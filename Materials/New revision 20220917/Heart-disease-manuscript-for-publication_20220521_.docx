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D4E14A" w14:textId="0F3B49E8" w:rsidR="00B51F61" w:rsidRPr="006F1E80" w:rsidRDefault="00B51F61" w:rsidP="00966AE0">
      <w:pPr>
        <w:spacing w:line="276" w:lineRule="auto"/>
        <w:jc w:val="center"/>
        <w:rPr>
          <w:rFonts w:ascii="Times New Roman" w:hAnsi="Times New Roman" w:cs="Times New Roman"/>
          <w:b/>
          <w:sz w:val="28"/>
          <w:szCs w:val="28"/>
        </w:rPr>
      </w:pPr>
      <w:r w:rsidRPr="006F1E80">
        <w:rPr>
          <w:rFonts w:ascii="Times New Roman" w:hAnsi="Times New Roman" w:cs="Times New Roman"/>
          <w:sz w:val="28"/>
          <w:szCs w:val="28"/>
        </w:rPr>
        <w:t>Performance Analysis of Supervised Classification Models on Heart Disease Prediction</w:t>
      </w:r>
    </w:p>
    <w:p w14:paraId="369DA601" w14:textId="06FECFB4" w:rsidR="00583EF8" w:rsidRPr="006F1E80" w:rsidRDefault="00583EF8" w:rsidP="00583EF8">
      <w:pPr>
        <w:jc w:val="center"/>
        <w:rPr>
          <w:rFonts w:ascii="Times New Roman" w:hAnsi="Times New Roman" w:cs="Times New Roman"/>
          <w:b/>
        </w:rPr>
      </w:pPr>
      <w:r w:rsidRPr="006F1E80">
        <w:rPr>
          <w:rFonts w:ascii="Times New Roman" w:hAnsi="Times New Roman" w:cs="Times New Roman"/>
          <w:b/>
        </w:rPr>
        <w:t>Ezekiel Adebayo Ogundepo</w:t>
      </w:r>
      <w:r w:rsidRPr="006F1E80">
        <w:rPr>
          <w:rFonts w:ascii="Times New Roman" w:hAnsi="Times New Roman" w:cs="Times New Roman"/>
          <w:b/>
          <w:vertAlign w:val="superscript"/>
        </w:rPr>
        <w:t>1</w:t>
      </w:r>
      <w:r w:rsidR="002D4884">
        <w:rPr>
          <w:rFonts w:ascii="Times New Roman" w:hAnsi="Times New Roman" w:cs="Times New Roman"/>
          <w:b/>
          <w:vertAlign w:val="superscript"/>
        </w:rPr>
        <w:t>*</w:t>
      </w:r>
      <w:r w:rsidRPr="006F1E80">
        <w:rPr>
          <w:rFonts w:ascii="Times New Roman" w:hAnsi="Times New Roman" w:cs="Times New Roman"/>
          <w:b/>
        </w:rPr>
        <w:t xml:space="preserve">; </w:t>
      </w:r>
      <w:proofErr w:type="spellStart"/>
      <w:r w:rsidRPr="006F1E80">
        <w:rPr>
          <w:rFonts w:ascii="Times New Roman" w:hAnsi="Times New Roman" w:cs="Times New Roman"/>
          <w:b/>
        </w:rPr>
        <w:t>Waheed</w:t>
      </w:r>
      <w:proofErr w:type="spellEnd"/>
      <w:r w:rsidRPr="006F1E80">
        <w:rPr>
          <w:rFonts w:ascii="Times New Roman" w:hAnsi="Times New Roman" w:cs="Times New Roman"/>
          <w:b/>
        </w:rPr>
        <w:t xml:space="preserve"> Babatunde Yahya</w:t>
      </w:r>
      <w:r w:rsidRPr="006F1E80">
        <w:rPr>
          <w:rFonts w:ascii="Times New Roman" w:hAnsi="Times New Roman" w:cs="Times New Roman"/>
          <w:b/>
          <w:vertAlign w:val="superscript"/>
        </w:rPr>
        <w:t>2</w:t>
      </w:r>
    </w:p>
    <w:p w14:paraId="58F653BF" w14:textId="287127B1" w:rsidR="00583EF8" w:rsidRPr="006F1E80" w:rsidRDefault="00583EF8" w:rsidP="00583EF8">
      <w:pPr>
        <w:jc w:val="center"/>
        <w:rPr>
          <w:rFonts w:ascii="Times New Roman" w:hAnsi="Times New Roman" w:cs="Times New Roman"/>
          <w:sz w:val="20"/>
          <w:szCs w:val="20"/>
        </w:rPr>
      </w:pPr>
      <w:r w:rsidRPr="006F1E80">
        <w:rPr>
          <w:rFonts w:ascii="Times New Roman" w:hAnsi="Times New Roman" w:cs="Times New Roman"/>
          <w:sz w:val="20"/>
          <w:szCs w:val="20"/>
          <w:vertAlign w:val="superscript"/>
        </w:rPr>
        <w:t>1</w:t>
      </w:r>
      <w:r w:rsidR="009D0A9A" w:rsidRPr="006F1E80">
        <w:rPr>
          <w:rFonts w:ascii="Times New Roman" w:hAnsi="Times New Roman" w:cs="Times New Roman"/>
          <w:sz w:val="20"/>
          <w:szCs w:val="20"/>
          <w:vertAlign w:val="superscript"/>
        </w:rPr>
        <w:t>,2</w:t>
      </w:r>
      <w:r w:rsidR="008879D9" w:rsidRPr="006F1E80">
        <w:rPr>
          <w:rFonts w:ascii="Times New Roman" w:hAnsi="Times New Roman" w:cs="Times New Roman"/>
          <w:sz w:val="20"/>
          <w:szCs w:val="20"/>
          <w:vertAlign w:val="superscript"/>
        </w:rPr>
        <w:t xml:space="preserve"> </w:t>
      </w:r>
      <w:r w:rsidR="009D0A9A" w:rsidRPr="006F1E80">
        <w:rPr>
          <w:rFonts w:ascii="Times New Roman" w:hAnsi="Times New Roman" w:cs="Times New Roman"/>
          <w:sz w:val="20"/>
          <w:szCs w:val="20"/>
        </w:rPr>
        <w:t>University of Ilorin, Department of Statistics, Ilorin, Nigeria</w:t>
      </w:r>
    </w:p>
    <w:p w14:paraId="708EF017" w14:textId="58E29A7D" w:rsidR="00583EF8" w:rsidRPr="006F1E80" w:rsidRDefault="00583EF8" w:rsidP="00583EF8">
      <w:pPr>
        <w:jc w:val="center"/>
        <w:rPr>
          <w:rFonts w:ascii="Times New Roman" w:hAnsi="Times New Roman" w:cs="Times New Roman"/>
          <w:sz w:val="20"/>
          <w:szCs w:val="20"/>
          <w:vertAlign w:val="superscript"/>
        </w:rPr>
      </w:pPr>
      <w:r w:rsidRPr="006F1E80">
        <w:rPr>
          <w:rFonts w:ascii="Times New Roman" w:hAnsi="Times New Roman" w:cs="Times New Roman"/>
          <w:sz w:val="20"/>
          <w:szCs w:val="20"/>
        </w:rPr>
        <w:t xml:space="preserve">e-mail: </w:t>
      </w:r>
      <w:r w:rsidR="00881629" w:rsidRPr="006F1E80">
        <w:rPr>
          <w:rFonts w:ascii="Times New Roman" w:hAnsi="Times New Roman" w:cs="Times New Roman"/>
          <w:sz w:val="20"/>
          <w:szCs w:val="20"/>
        </w:rPr>
        <w:t>ogundepoezekiel@gmail.com</w:t>
      </w:r>
      <w:r w:rsidRPr="006F1E80">
        <w:rPr>
          <w:rFonts w:ascii="Times New Roman" w:hAnsi="Times New Roman" w:cs="Times New Roman"/>
          <w:sz w:val="20"/>
          <w:szCs w:val="20"/>
          <w:vertAlign w:val="superscript"/>
        </w:rPr>
        <w:t>1</w:t>
      </w:r>
      <w:r w:rsidRPr="006F1E80">
        <w:rPr>
          <w:rFonts w:ascii="Times New Roman" w:hAnsi="Times New Roman" w:cs="Times New Roman"/>
          <w:sz w:val="20"/>
          <w:szCs w:val="20"/>
        </w:rPr>
        <w:t>; wbyahya@unilorin.edu.ng</w:t>
      </w:r>
      <w:r w:rsidRPr="006F1E80">
        <w:rPr>
          <w:rFonts w:ascii="Times New Roman" w:hAnsi="Times New Roman" w:cs="Times New Roman"/>
          <w:sz w:val="20"/>
          <w:szCs w:val="20"/>
          <w:vertAlign w:val="superscript"/>
        </w:rPr>
        <w:t>2</w:t>
      </w:r>
    </w:p>
    <w:p w14:paraId="43A432E5" w14:textId="7872F0CC" w:rsidR="002D4884" w:rsidRPr="002D4884" w:rsidRDefault="002D4884" w:rsidP="00C84E5A">
      <w:pPr>
        <w:spacing w:after="0"/>
        <w:rPr>
          <w:rFonts w:ascii="Times New Roman" w:hAnsi="Times New Roman" w:cs="Times New Roman"/>
          <w:sz w:val="20"/>
          <w:szCs w:val="20"/>
          <w:vertAlign w:val="superscript"/>
        </w:rPr>
      </w:pPr>
      <w:r w:rsidRPr="002D4884">
        <w:rPr>
          <w:rFonts w:ascii="Times New Roman" w:hAnsi="Times New Roman" w:cs="Times New Roman"/>
        </w:rPr>
        <w:t>* Corresponding author: ogundepoezekiel@gmail.com</w:t>
      </w:r>
    </w:p>
    <w:p w14:paraId="20536F77" w14:textId="77777777" w:rsidR="002D4884" w:rsidRDefault="002D4884" w:rsidP="00C84E5A">
      <w:pPr>
        <w:spacing w:after="0"/>
        <w:rPr>
          <w:rFonts w:ascii="Times New Roman" w:hAnsi="Times New Roman" w:cs="Times New Roman"/>
          <w:sz w:val="20"/>
          <w:szCs w:val="20"/>
          <w:vertAlign w:val="superscript"/>
        </w:rPr>
      </w:pPr>
    </w:p>
    <w:p w14:paraId="6FA73F8C" w14:textId="0D4161D9" w:rsidR="00866C7B" w:rsidRPr="006F1E80" w:rsidRDefault="00866C7B" w:rsidP="00C84E5A">
      <w:pPr>
        <w:spacing w:after="0"/>
        <w:rPr>
          <w:rFonts w:ascii="Times New Roman" w:hAnsi="Times New Roman" w:cs="Times New Roman"/>
          <w:sz w:val="20"/>
          <w:szCs w:val="20"/>
        </w:rPr>
      </w:pPr>
      <w:r w:rsidRPr="006F1E80">
        <w:rPr>
          <w:rFonts w:ascii="Times New Roman" w:hAnsi="Times New Roman" w:cs="Times New Roman"/>
          <w:sz w:val="20"/>
          <w:szCs w:val="20"/>
          <w:vertAlign w:val="superscript"/>
        </w:rPr>
        <w:t xml:space="preserve">1 </w:t>
      </w:r>
      <w:hyperlink r:id="rId8" w:history="1">
        <w:r w:rsidR="00C84E5A" w:rsidRPr="006F1E80">
          <w:rPr>
            <w:rStyle w:val="Hyperlink"/>
            <w:rFonts w:ascii="Times New Roman" w:hAnsi="Times New Roman" w:cs="Times New Roman"/>
            <w:color w:val="auto"/>
            <w:sz w:val="20"/>
            <w:szCs w:val="20"/>
            <w:u w:val="none"/>
          </w:rPr>
          <w:t>https://orcid.org/0000-0003-3974-2733</w:t>
        </w:r>
      </w:hyperlink>
    </w:p>
    <w:p w14:paraId="2C54CC80" w14:textId="75C6A379" w:rsidR="00C84E5A" w:rsidRPr="006F1E80" w:rsidRDefault="00C84E5A" w:rsidP="00C84E5A">
      <w:pPr>
        <w:spacing w:after="0"/>
        <w:rPr>
          <w:rStyle w:val="Hyperlink"/>
          <w:rFonts w:ascii="Times New Roman" w:hAnsi="Times New Roman" w:cs="Times New Roman"/>
          <w:color w:val="auto"/>
          <w:sz w:val="20"/>
          <w:szCs w:val="20"/>
          <w:u w:val="none"/>
        </w:rPr>
      </w:pPr>
      <w:r w:rsidRPr="006F1E80">
        <w:rPr>
          <w:rFonts w:ascii="Times New Roman" w:hAnsi="Times New Roman" w:cs="Times New Roman"/>
          <w:sz w:val="20"/>
          <w:szCs w:val="20"/>
          <w:vertAlign w:val="superscript"/>
        </w:rPr>
        <w:t xml:space="preserve">2 </w:t>
      </w:r>
      <w:r w:rsidRPr="006F1E80">
        <w:rPr>
          <w:rStyle w:val="Hyperlink"/>
          <w:rFonts w:ascii="Times New Roman" w:hAnsi="Times New Roman" w:cs="Times New Roman"/>
          <w:color w:val="auto"/>
          <w:sz w:val="20"/>
          <w:szCs w:val="20"/>
          <w:u w:val="none"/>
        </w:rPr>
        <w:t>https://orcid.org/0000-0001-9193-5458</w:t>
      </w:r>
    </w:p>
    <w:p w14:paraId="55747487" w14:textId="77777777" w:rsidR="00866C7B" w:rsidRPr="006F1E80" w:rsidRDefault="00866C7B" w:rsidP="00C41C53">
      <w:pPr>
        <w:rPr>
          <w:rFonts w:ascii="Times New Roman" w:hAnsi="Times New Roman" w:cs="Times New Roman"/>
          <w:b/>
          <w:sz w:val="24"/>
          <w:szCs w:val="24"/>
        </w:rPr>
      </w:pPr>
    </w:p>
    <w:p w14:paraId="7E786746" w14:textId="0CD15347" w:rsidR="00DF1A14" w:rsidRPr="006F1E80" w:rsidRDefault="0072338A" w:rsidP="00C41C53">
      <w:pPr>
        <w:rPr>
          <w:rFonts w:ascii="Times New Roman" w:hAnsi="Times New Roman" w:cs="Times New Roman"/>
          <w:sz w:val="24"/>
          <w:szCs w:val="24"/>
        </w:rPr>
      </w:pPr>
      <w:r w:rsidRPr="006F1E80">
        <w:rPr>
          <w:rFonts w:ascii="Times New Roman" w:hAnsi="Times New Roman" w:cs="Times New Roman"/>
          <w:b/>
          <w:sz w:val="24"/>
          <w:szCs w:val="24"/>
        </w:rPr>
        <w:t>Abstract</w:t>
      </w:r>
    </w:p>
    <w:p w14:paraId="62A89D72" w14:textId="0F0500BA" w:rsidR="000B3A3E" w:rsidRPr="006F1E80" w:rsidRDefault="000B3A3E" w:rsidP="000B3A3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This paper presents a predictive analysis of data on heart disease patients to determine the possible risk factors associated with their heart disease status. Two independent (but similar) published heart disease datasets, the Cleveland data (used to build classification models) and the </w:t>
      </w:r>
      <w:proofErr w:type="spellStart"/>
      <w:r w:rsidRPr="006F1E80">
        <w:rPr>
          <w:rFonts w:ascii="Times New Roman" w:hAnsi="Times New Roman" w:cs="Times New Roman"/>
          <w:sz w:val="24"/>
          <w:szCs w:val="24"/>
        </w:rPr>
        <w:t>Statlog</w:t>
      </w:r>
      <w:proofErr w:type="spellEnd"/>
      <w:r w:rsidRPr="006F1E80">
        <w:rPr>
          <w:rFonts w:ascii="Times New Roman" w:hAnsi="Times New Roman" w:cs="Times New Roman"/>
          <w:sz w:val="24"/>
          <w:szCs w:val="24"/>
        </w:rPr>
        <w:t xml:space="preserve"> data (used for results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validation)</w:t>
      </w:r>
      <w:r w:rsidR="00C57673"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were considered for analysis. Detail exploratory analysis using the Chi-square test of independence was performed on the Cleveland data after which ten standard classification models were </w:t>
      </w:r>
      <w:del w:id="0" w:author="Ezekiel Ogundepo" w:date="2022-11-05T15:52:00Z">
        <w:r w:rsidRPr="006F1E80" w:rsidDel="00BE6F9C">
          <w:rPr>
            <w:rFonts w:ascii="Times New Roman" w:hAnsi="Times New Roman" w:cs="Times New Roman"/>
            <w:sz w:val="24"/>
            <w:szCs w:val="24"/>
          </w:rPr>
          <w:delText xml:space="preserve">constructed </w:delText>
        </w:r>
      </w:del>
      <w:ins w:id="1" w:author="Ezekiel Ogundepo" w:date="2022-11-05T15:52:00Z">
        <w:r w:rsidR="00BE6F9C">
          <w:rPr>
            <w:rFonts w:ascii="Times New Roman" w:hAnsi="Times New Roman" w:cs="Times New Roman"/>
            <w:sz w:val="24"/>
            <w:szCs w:val="24"/>
          </w:rPr>
          <w:t>trained</w:t>
        </w:r>
        <w:r w:rsidR="00BE6F9C" w:rsidRPr="006F1E80">
          <w:rPr>
            <w:rFonts w:ascii="Times New Roman" w:hAnsi="Times New Roman" w:cs="Times New Roman"/>
            <w:sz w:val="24"/>
            <w:szCs w:val="24"/>
          </w:rPr>
          <w:t xml:space="preserve"> </w:t>
        </w:r>
      </w:ins>
      <w:r w:rsidRPr="006F1E80">
        <w:rPr>
          <w:rFonts w:ascii="Times New Roman" w:hAnsi="Times New Roman" w:cs="Times New Roman"/>
          <w:sz w:val="24"/>
          <w:szCs w:val="24"/>
        </w:rPr>
        <w:t xml:space="preserve">for class prediction. The classification models were </w:t>
      </w:r>
      <w:ins w:id="2" w:author="Ezekiel Ogundepo" w:date="2022-11-05T15:53:00Z">
        <w:r w:rsidR="00BE6F9C">
          <w:rPr>
            <w:rFonts w:ascii="Times New Roman" w:hAnsi="Times New Roman" w:cs="Times New Roman"/>
            <w:sz w:val="24"/>
            <w:szCs w:val="24"/>
          </w:rPr>
          <w:t>built</w:t>
        </w:r>
      </w:ins>
      <w:del w:id="3" w:author="Ezekiel Ogundepo" w:date="2022-11-05T15:53:00Z">
        <w:r w:rsidRPr="006F1E80" w:rsidDel="00BE6F9C">
          <w:rPr>
            <w:rFonts w:ascii="Times New Roman" w:hAnsi="Times New Roman" w:cs="Times New Roman"/>
            <w:sz w:val="24"/>
            <w:szCs w:val="24"/>
          </w:rPr>
          <w:delText>constructed</w:delText>
        </w:r>
      </w:del>
      <w:r w:rsidRPr="006F1E80">
        <w:rPr>
          <w:rFonts w:ascii="Times New Roman" w:hAnsi="Times New Roman" w:cs="Times New Roman"/>
          <w:sz w:val="24"/>
          <w:szCs w:val="24"/>
        </w:rPr>
        <w:t xml:space="preserve"> by partitioning the Cleveland data randomly into 208 (70%) training samples and 89 (30%) test samples over 200 replications. Preliminary results showed that some of the bio-clinical categorical variables are strongly associated with the heart disease conditions of the patients (p &lt; 0.001). The classification results from the test samples indicated that the Support Vector Machine yielded the best predictive performances with 85% Accuracy, 82% Sensitivity, 88% Specificity, 87% Precision, 91% Area under the ROC curve (AUC), and 38% Log</w:t>
      </w:r>
      <w:r w:rsidR="00C2072B" w:rsidRPr="006F1E80">
        <w:rPr>
          <w:rFonts w:ascii="Times New Roman" w:hAnsi="Times New Roman" w:cs="Times New Roman"/>
          <w:sz w:val="24"/>
          <w:szCs w:val="24"/>
        </w:rPr>
        <w:t xml:space="preserve"> </w:t>
      </w:r>
      <w:r w:rsidRPr="006F1E80">
        <w:rPr>
          <w:rFonts w:ascii="Times New Roman" w:hAnsi="Times New Roman" w:cs="Times New Roman"/>
          <w:sz w:val="24"/>
          <w:szCs w:val="24"/>
        </w:rPr>
        <w:t xml:space="preserve">Loss value. These results were validated on the </w:t>
      </w:r>
      <w:proofErr w:type="spellStart"/>
      <w:r w:rsidRPr="006F1E80">
        <w:rPr>
          <w:rFonts w:ascii="Times New Roman" w:hAnsi="Times New Roman" w:cs="Times New Roman"/>
          <w:sz w:val="24"/>
          <w:szCs w:val="24"/>
        </w:rPr>
        <w:t>Statlog</w:t>
      </w:r>
      <w:proofErr w:type="spellEnd"/>
      <w:r w:rsidRPr="006F1E80">
        <w:rPr>
          <w:rFonts w:ascii="Times New Roman" w:hAnsi="Times New Roman" w:cs="Times New Roman"/>
          <w:sz w:val="24"/>
          <w:szCs w:val="24"/>
        </w:rPr>
        <w:t xml:space="preserve"> data in 10-fold cross-validation which were all consistent with those obtained from the Cleveland dataset.</w:t>
      </w:r>
    </w:p>
    <w:p w14:paraId="7BC50BCA" w14:textId="79AD1A0B" w:rsidR="000B3A3E" w:rsidRPr="006F1E80" w:rsidRDefault="00A11D07" w:rsidP="005C756C">
      <w:pPr>
        <w:spacing w:line="360" w:lineRule="auto"/>
        <w:jc w:val="both"/>
        <w:rPr>
          <w:rFonts w:ascii="Times New Roman" w:hAnsi="Times New Roman" w:cs="Times New Roman"/>
          <w:b/>
          <w:bCs/>
          <w:sz w:val="20"/>
          <w:szCs w:val="20"/>
        </w:rPr>
      </w:pPr>
      <w:r w:rsidRPr="006F1E80">
        <w:rPr>
          <w:rFonts w:ascii="Times New Roman" w:hAnsi="Times New Roman" w:cs="Times New Roman"/>
          <w:b/>
          <w:bCs/>
          <w:sz w:val="24"/>
          <w:szCs w:val="24"/>
        </w:rPr>
        <w:t>Keywords</w:t>
      </w:r>
    </w:p>
    <w:p w14:paraId="76CAD805" w14:textId="6709BDD9" w:rsidR="0072338A" w:rsidRPr="006F1E80" w:rsidRDefault="008D0E57" w:rsidP="005C756C">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Classifier</w:t>
      </w:r>
      <w:r w:rsidR="001D5327"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r w:rsidR="00745C4C" w:rsidRPr="006F1E80">
        <w:rPr>
          <w:rFonts w:ascii="Times New Roman" w:hAnsi="Times New Roman" w:cs="Times New Roman"/>
          <w:sz w:val="24"/>
          <w:szCs w:val="24"/>
        </w:rPr>
        <w:t xml:space="preserve">Model Selection, </w:t>
      </w:r>
      <w:r w:rsidRPr="006F1E80">
        <w:rPr>
          <w:rFonts w:ascii="Times New Roman" w:hAnsi="Times New Roman" w:cs="Times New Roman"/>
          <w:sz w:val="24"/>
          <w:szCs w:val="24"/>
        </w:rPr>
        <w:t xml:space="preserve">Feature Selection, Exploratory Data Analysis, </w:t>
      </w:r>
      <w:r w:rsidR="003A06B5" w:rsidRPr="006F1E80">
        <w:rPr>
          <w:rFonts w:ascii="Times New Roman" w:hAnsi="Times New Roman" w:cs="Times New Roman"/>
          <w:sz w:val="24"/>
          <w:szCs w:val="24"/>
        </w:rPr>
        <w:t>Evaluation metrics</w:t>
      </w:r>
      <w:r w:rsidR="0010027C" w:rsidRPr="006F1E80">
        <w:rPr>
          <w:rFonts w:ascii="Times New Roman" w:hAnsi="Times New Roman" w:cs="Times New Roman"/>
          <w:sz w:val="24"/>
          <w:szCs w:val="24"/>
        </w:rPr>
        <w:t>.</w:t>
      </w:r>
    </w:p>
    <w:p w14:paraId="7A5F66A0" w14:textId="401C376A" w:rsidR="003D4C31" w:rsidRPr="006F1E80" w:rsidRDefault="003D4C31">
      <w:pPr>
        <w:rPr>
          <w:rFonts w:ascii="Times New Roman" w:eastAsiaTheme="majorEastAsia" w:hAnsi="Times New Roman" w:cs="Times New Roman"/>
          <w:b/>
          <w:bCs/>
          <w:sz w:val="24"/>
          <w:szCs w:val="24"/>
        </w:rPr>
      </w:pPr>
      <w:r w:rsidRPr="006F1E80">
        <w:rPr>
          <w:rFonts w:ascii="Times New Roman" w:hAnsi="Times New Roman" w:cs="Times New Roman"/>
          <w:b/>
          <w:bCs/>
          <w:sz w:val="24"/>
          <w:szCs w:val="24"/>
        </w:rPr>
        <w:br w:type="page"/>
      </w:r>
    </w:p>
    <w:p w14:paraId="5ECE29A2" w14:textId="505D741C" w:rsidR="009430F7" w:rsidRPr="006F1E80" w:rsidRDefault="0062580E" w:rsidP="005A4E4D">
      <w:pPr>
        <w:pStyle w:val="Heading1"/>
        <w:spacing w:after="240" w:line="360" w:lineRule="auto"/>
        <w:rPr>
          <w:rFonts w:eastAsia="Times New Roman"/>
          <w:sz w:val="24"/>
          <w:szCs w:val="28"/>
          <w:lang w:val="en-US"/>
        </w:rPr>
        <w:pPrChange w:id="4" w:author="Ezekiel Ogundepo" w:date="2022-11-06T17:34:00Z">
          <w:pPr>
            <w:pStyle w:val="Heading1"/>
            <w:spacing w:line="360" w:lineRule="auto"/>
          </w:pPr>
        </w:pPrChange>
      </w:pPr>
      <w:r w:rsidRPr="006F1E80">
        <w:rPr>
          <w:rFonts w:eastAsia="Times New Roman"/>
          <w:sz w:val="24"/>
          <w:szCs w:val="28"/>
          <w:lang w:val="en-US"/>
        </w:rPr>
        <w:lastRenderedPageBreak/>
        <w:t>1.</w:t>
      </w:r>
      <w:del w:id="5" w:author="Ezekiel Ogundepo" w:date="2022-11-06T18:33:00Z">
        <w:r w:rsidRPr="006F1E80" w:rsidDel="00FA4425">
          <w:rPr>
            <w:rFonts w:eastAsia="Times New Roman"/>
            <w:sz w:val="24"/>
            <w:szCs w:val="28"/>
            <w:lang w:val="en-US"/>
          </w:rPr>
          <w:delText>0</w:delText>
        </w:r>
      </w:del>
      <w:r w:rsidRPr="006F1E80">
        <w:rPr>
          <w:rFonts w:eastAsia="Times New Roman"/>
          <w:sz w:val="24"/>
          <w:szCs w:val="28"/>
          <w:lang w:val="en-US"/>
        </w:rPr>
        <w:tab/>
      </w:r>
      <w:r w:rsidR="009430F7" w:rsidRPr="006F1E80">
        <w:rPr>
          <w:rFonts w:eastAsia="Times New Roman"/>
          <w:sz w:val="24"/>
          <w:szCs w:val="28"/>
          <w:lang w:val="en-US"/>
        </w:rPr>
        <w:t>Introduction</w:t>
      </w:r>
    </w:p>
    <w:p w14:paraId="300F8F54" w14:textId="74E50CAF" w:rsidR="009E23BE" w:rsidRPr="009E23BE" w:rsidRDefault="009E23BE" w:rsidP="009E23BE">
      <w:pPr>
        <w:spacing w:line="360" w:lineRule="auto"/>
        <w:jc w:val="both"/>
        <w:rPr>
          <w:ins w:id="6" w:author="Ezekiel Ogundepo" w:date="2022-11-06T17:26:00Z"/>
          <w:rFonts w:ascii="Times New Roman" w:eastAsia="Times New Roman" w:hAnsi="Times New Roman" w:cs="Times New Roman"/>
          <w:sz w:val="24"/>
          <w:szCs w:val="24"/>
          <w:lang w:val="en-US"/>
          <w:rPrChange w:id="7" w:author="Ezekiel Ogundepo" w:date="2022-11-06T17:26:00Z">
            <w:rPr>
              <w:ins w:id="8" w:author="Ezekiel Ogundepo" w:date="2022-11-06T17:26:00Z"/>
            </w:rPr>
          </w:rPrChange>
        </w:rPr>
        <w:pPrChange w:id="9" w:author="Ezekiel Ogundepo" w:date="2022-11-06T17:26:00Z">
          <w:pPr>
            <w:jc w:val="both"/>
          </w:pPr>
        </w:pPrChange>
      </w:pPr>
      <w:ins w:id="10" w:author="Ezekiel Ogundepo" w:date="2022-11-06T17:26:00Z">
        <w:r w:rsidRPr="009E23BE">
          <w:rPr>
            <w:rFonts w:ascii="Times New Roman" w:eastAsia="Times New Roman" w:hAnsi="Times New Roman" w:cs="Times New Roman"/>
            <w:sz w:val="24"/>
            <w:szCs w:val="24"/>
            <w:lang w:val="en-US"/>
            <w:rPrChange w:id="11" w:author="Ezekiel Ogundepo" w:date="2022-11-06T17:26:00Z">
              <w:rPr>
                <w:color w:val="FF0000"/>
              </w:rPr>
            </w:rPrChange>
          </w:rPr>
          <w:t xml:space="preserve">Heart is a vital organ of the body </w:t>
        </w:r>
        <w:r w:rsidRPr="005D7E23">
          <w:rPr>
            <w:rFonts w:ascii="Times New Roman" w:eastAsia="Times New Roman" w:hAnsi="Times New Roman" w:cs="Times New Roman"/>
            <w:color w:val="FF0000"/>
            <w:sz w:val="24"/>
            <w:szCs w:val="24"/>
            <w:lang w:val="en-US"/>
            <w:rPrChange w:id="12" w:author="Ezekiel Ogundepo" w:date="2022-11-06T17:45:00Z">
              <w:rPr>
                <w:color w:val="FF0000"/>
              </w:rPr>
            </w:rPrChange>
          </w:rPr>
          <w:t>[Libby]</w:t>
        </w:r>
        <w:r w:rsidRPr="009E23BE">
          <w:rPr>
            <w:rFonts w:ascii="Times New Roman" w:eastAsia="Times New Roman" w:hAnsi="Times New Roman" w:cs="Times New Roman"/>
            <w:sz w:val="24"/>
            <w:szCs w:val="24"/>
            <w:lang w:val="en-US"/>
            <w:rPrChange w:id="13" w:author="Ezekiel Ogundepo" w:date="2022-11-06T17:26:00Z">
              <w:rPr>
                <w:sz w:val="24"/>
              </w:rPr>
            </w:rPrChange>
          </w:rPr>
          <w:t>. Life is dependent on the efficient operation of the heart. If the heart is not functioning properly, it will affect the other human body organs, such as the mind, kidneys, etc.</w:t>
        </w:r>
        <w:r w:rsidRPr="009E23BE">
          <w:rPr>
            <w:rFonts w:ascii="Times New Roman" w:eastAsia="Times New Roman" w:hAnsi="Times New Roman" w:cs="Times New Roman"/>
            <w:sz w:val="24"/>
            <w:szCs w:val="24"/>
            <w:lang w:val="en-US"/>
            <w:rPrChange w:id="14" w:author="Ezekiel Ogundepo" w:date="2022-11-06T17:26:00Z">
              <w:rPr/>
            </w:rPrChange>
          </w:rPr>
          <w:t xml:space="preserve"> </w:t>
        </w:r>
        <w:r w:rsidRPr="005D7E23">
          <w:rPr>
            <w:rFonts w:ascii="Times New Roman" w:eastAsia="Times New Roman" w:hAnsi="Times New Roman" w:cs="Times New Roman"/>
            <w:color w:val="FF0000"/>
            <w:sz w:val="24"/>
            <w:szCs w:val="24"/>
            <w:lang w:val="en-US"/>
            <w:rPrChange w:id="15" w:author="Ezekiel Ogundepo" w:date="2022-11-06T17:46:00Z">
              <w:rPr/>
            </w:rPrChange>
          </w:rPr>
          <w:t>[12]</w:t>
        </w:r>
        <w:r w:rsidRPr="009E23BE">
          <w:rPr>
            <w:rFonts w:ascii="Times New Roman" w:eastAsia="Times New Roman" w:hAnsi="Times New Roman" w:cs="Times New Roman"/>
            <w:sz w:val="24"/>
            <w:szCs w:val="24"/>
            <w:lang w:val="en-US"/>
            <w:rPrChange w:id="16" w:author="Ezekiel Ogundepo" w:date="2022-11-06T17:26:00Z">
              <w:rPr/>
            </w:rPrChange>
          </w:rPr>
          <w:t>.</w:t>
        </w:r>
        <w:r w:rsidRPr="009E23BE">
          <w:rPr>
            <w:rFonts w:ascii="Times New Roman" w:eastAsia="Times New Roman" w:hAnsi="Times New Roman" w:cs="Times New Roman"/>
            <w:sz w:val="24"/>
            <w:szCs w:val="24"/>
            <w:lang w:val="en-US"/>
            <w:rPrChange w:id="17" w:author="Ezekiel Ogundepo" w:date="2022-11-06T17:26:00Z">
              <w:rPr>
                <w:sz w:val="24"/>
              </w:rPr>
            </w:rPrChange>
          </w:rPr>
          <w:t xml:space="preserve"> The heart is only a pump that moves blood around the body. If there is not enough blood in the body, many organs, including the brain, suffer. If the heart stops beating, death occurs within minutes. The heart's ability to perform effectively determines everything in life. </w:t>
        </w:r>
        <w:r w:rsidRPr="009E23BE">
          <w:rPr>
            <w:rFonts w:ascii="Times New Roman" w:eastAsia="Times New Roman" w:hAnsi="Times New Roman" w:cs="Times New Roman"/>
            <w:sz w:val="24"/>
            <w:szCs w:val="24"/>
            <w:lang w:val="en-US"/>
            <w:rPrChange w:id="18" w:author="Ezekiel Ogundepo" w:date="2022-11-06T17:26:00Z">
              <w:rPr/>
            </w:rPrChange>
          </w:rPr>
          <w:t>Heart disease is a broad term that refers to a variety of various heart conditions and problems.</w:t>
        </w:r>
      </w:ins>
    </w:p>
    <w:p w14:paraId="3924C81F" w14:textId="57A532A7" w:rsidR="003D4C31" w:rsidRDefault="00822553" w:rsidP="0089421D">
      <w:pPr>
        <w:spacing w:line="360" w:lineRule="auto"/>
        <w:jc w:val="both"/>
        <w:rPr>
          <w:ins w:id="19" w:author="Ezekiel Ogundepo" w:date="2022-11-05T15:15:00Z"/>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Heart disease refers to several types of heart conditions, and it is one of the dominant and severe illnesses that affect people worldwide and often results in death </w:t>
      </w:r>
      <w:r w:rsidR="00E5564B"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{"citationID":"s176oAdO","properties":{"formattedCitation":"[1, 2]","plainCitation":"[1, 2]","noteIndex":0},"citationItems":[{"id":4,"uris":["http://zotero.org/users/local/2a3hGqw7/items/YZ77C3S9"],"itemData":{"id":4,"type":"article-journal","abstract":"How did the causes of death change over time?","container-title":"Our World in Data","journalAbbreviation":"Our World in Data","source":"ourworldindata.org","title":"Causes of Death","URL":"https://ourworldindata.org/causes-of-death","author":[{"family":"Hannah","given":"Ritchie"},{"family":"Max","given":"Roser"}],"accessed":{"date-parts":[["2021",5,14]]},"issued":{"date-parts":[["2018",2,14]]}}},{"id":1,"uris":["http://zotero.org/users/local/2a3hGqw7/items/MBYWI4TU"],"itemData":{"id":1,"type":"article-journal","source":"Google Scholar","title":"Deaths: final data for 2017","title-short":"Deaths","URL":"https://stacks.cdc.gov/view/cdc/79486","author":[{"family":"Kochanek","given":"Kenneth D."},{"family":"Murphy","given":"Sherry L."},{"family":"Xu","given":"Jiaquan"},{"family":"Arias","given":"Elizabeth"}],"accessed":{"date-parts":[["2020",2,2]]},"issued":{"date-parts":[["2019"]]}}}],"schema":"https://github.com/citation-style-language/schema/raw/master/csl-citation.json"} </w:instrText>
      </w:r>
      <w:r w:rsidR="00E5564B"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[1, 2]</w:t>
      </w:r>
      <w:r w:rsidR="00E5564B"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The World Health Organization (WHO) estimated that about 17 million lives are lost yearly due to heart-related diseases, which are relatively more prevalent in Asia, India, and the United States of America </w:t>
      </w:r>
      <w:r w:rsidR="00990D81"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{"citationID":"uTFD80rr","properties":{"formattedCitation":"[3]","plainCitation":"[3]","noteIndex":0},"citationItems":[{"id":8,"uris":["http://zotero.org/users/local/2a3hGqw7/items/3A3F2UWY"],"itemData":{"id":8,"type":"paper-conference","container-title":"2011 IEEE 14th International Multitopic Conference","DOI":"10.1109/INMIC.2011.6151471","page":"19–24","publisher":"IEEE","source":"Google Scholar","title":"Heart disease classification ensemble optimization using genetic algorithm","author":[{"family":"Fida","given":"Benish"},{"family":"Nazir","given":"Muhammad"},{"family":"Naveed","given":"Nawazish"},{"family":"Akram","given":"Sheeraz"}],"issued":{"date-parts":[["2011"]]}}}],"schema":"https://github.com/citation-style-language/schema/raw/master/csl-citation.json"} </w:instrText>
      </w:r>
      <w:r w:rsidR="00990D81"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[3]</w:t>
      </w:r>
      <w:r w:rsidR="00990D81" w:rsidRPr="006F1E80">
        <w:rPr>
          <w:rFonts w:ascii="Times New Roman" w:eastAsia="Times New Roman" w:hAnsi="Times New Roman" w:cs="Times New Roman"/>
          <w:sz w:val="24"/>
          <w:szCs w:val="24"/>
          <w:lang w:val="en-US"/>
        </w:rPr>
        <w:fldChar w:fldCharType="end"/>
      </w:r>
      <w:r w:rsidRPr="006F1E80">
        <w:rPr>
          <w:rFonts w:ascii="Times New Roman" w:eastAsia="Times New Roman" w:hAnsi="Times New Roman" w:cs="Times New Roman"/>
          <w:sz w:val="24"/>
          <w:szCs w:val="24"/>
          <w:lang w:val="en-US"/>
        </w:rPr>
        <w:t xml:space="preserve">. </w:t>
      </w:r>
      <w:r w:rsidR="00F2207C" w:rsidRPr="006F1E80">
        <w:rPr>
          <w:rFonts w:ascii="Times New Roman" w:eastAsia="Times New Roman" w:hAnsi="Times New Roman" w:cs="Times New Roman"/>
          <w:sz w:val="24"/>
          <w:szCs w:val="24"/>
          <w:lang w:val="en-US"/>
        </w:rPr>
        <w:t xml:space="preserve">Heart </w:t>
      </w:r>
      <w:r w:rsidR="00C57673" w:rsidRPr="006F1E80">
        <w:rPr>
          <w:rFonts w:ascii="Times New Roman" w:eastAsia="Times New Roman" w:hAnsi="Times New Roman" w:cs="Times New Roman"/>
          <w:sz w:val="24"/>
          <w:szCs w:val="24"/>
          <w:lang w:val="en-US"/>
        </w:rPr>
        <w:t>conditions</w:t>
      </w:r>
      <w:r w:rsidR="00F2207C" w:rsidRPr="006F1E80">
        <w:rPr>
          <w:rFonts w:ascii="Times New Roman" w:eastAsia="Times New Roman" w:hAnsi="Times New Roman" w:cs="Times New Roman"/>
          <w:sz w:val="24"/>
          <w:szCs w:val="24"/>
          <w:lang w:val="en-US"/>
        </w:rPr>
        <w:t xml:space="preserve"> are usually dominant in males than females and </w:t>
      </w:r>
      <w:r w:rsidR="00646415" w:rsidRPr="006F1E80">
        <w:rPr>
          <w:rFonts w:ascii="Times New Roman" w:eastAsia="Times New Roman" w:hAnsi="Times New Roman" w:cs="Times New Roman"/>
          <w:sz w:val="24"/>
          <w:szCs w:val="24"/>
          <w:lang w:val="en-US"/>
        </w:rPr>
        <w:t>primari</w:t>
      </w:r>
      <w:r w:rsidR="00F2207C" w:rsidRPr="006F1E80">
        <w:rPr>
          <w:rFonts w:ascii="Times New Roman" w:eastAsia="Times New Roman" w:hAnsi="Times New Roman" w:cs="Times New Roman"/>
          <w:sz w:val="24"/>
          <w:szCs w:val="24"/>
          <w:lang w:val="en-US"/>
        </w:rPr>
        <w:t xml:space="preserve">ly affects middle-aged and older people </w:t>
      </w:r>
      <w:r w:rsidR="00326BB7"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{"citationID":"PzF4oB0d","properties":{"formattedCitation":"[4]","plainCitation":"[4]","noteIndex":0},"citationItems":[{"id":10,"uris":["http://zotero.org/users/local/2a3hGqw7/items/TI8I3LE4"],"itemData":{"id":10,"type":"article-journal","note":"publisher: Citeseer","source":"Google Scholar","title":"Deaths: leading causes for 2001","title-short":"Deaths","URL":"https://citeseerx.ist.psu.edu/viewdoc/download?doi=10.1.1.207.4565&amp;rep=rep1&amp;type=pdf","author":[{"family":"Anderson","given":"Robert N."},{"family":"Smith","given":"Betty L."}],"accessed":{"date-parts":[["2021",5,1]]},"issued":{"date-parts":[["2003"]]}}}],"schema":"https://github.com/citation-style-language/schema/raw/master/csl-citation.json"} </w:instrText>
      </w:r>
      <w:r w:rsidR="00326BB7"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[4]</w:t>
      </w:r>
      <w:r w:rsidR="00326BB7"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Medical research has identified that lifestyles, obesity, eating habits</w:t>
      </w:r>
      <w:r w:rsidR="00C57673" w:rsidRPr="006F1E80">
        <w:rPr>
          <w:rFonts w:ascii="Times New Roman" w:eastAsia="Times New Roman" w:hAnsi="Times New Roman" w:cs="Times New Roman"/>
          <w:sz w:val="24"/>
          <w:szCs w:val="24"/>
          <w:lang w:val="en-US"/>
        </w:rPr>
        <w:t>,</w:t>
      </w:r>
      <w:r w:rsidR="00F2207C" w:rsidRPr="006F1E80">
        <w:rPr>
          <w:rFonts w:ascii="Times New Roman" w:eastAsia="Times New Roman" w:hAnsi="Times New Roman" w:cs="Times New Roman"/>
          <w:sz w:val="24"/>
          <w:szCs w:val="24"/>
          <w:lang w:val="en-US"/>
        </w:rPr>
        <w:t xml:space="preserve"> and physical inactivity are significant factors </w:t>
      </w:r>
      <w:r w:rsidR="00C57673" w:rsidRPr="006F1E80">
        <w:rPr>
          <w:rFonts w:ascii="Times New Roman" w:eastAsia="Times New Roman" w:hAnsi="Times New Roman" w:cs="Times New Roman"/>
          <w:sz w:val="24"/>
          <w:szCs w:val="24"/>
          <w:lang w:val="en-US"/>
        </w:rPr>
        <w:t>leading</w:t>
      </w:r>
      <w:r w:rsidR="00F2207C" w:rsidRPr="006F1E80">
        <w:rPr>
          <w:rFonts w:ascii="Times New Roman" w:eastAsia="Times New Roman" w:hAnsi="Times New Roman" w:cs="Times New Roman"/>
          <w:sz w:val="24"/>
          <w:szCs w:val="24"/>
          <w:lang w:val="en-US"/>
        </w:rPr>
        <w:t xml:space="preserve"> to heart-related diseases </w:t>
      </w:r>
      <w:r w:rsidR="00784F8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{"citationID":"5JbMea07","properties":{"formattedCitation":"[5]","plainCitation":"[5]","noteIndex":0},"citationItems":[{"id":12,"uris":["http://zotero.org/users/local/2a3hGqw7/items/RJAZYKJ2"],"itemData":{"id":12,"type":"article-journal","container-title":"Expert Systems with Applications","DOI":"https://doi.org/10.1016/j.eswa.2012.07.032","issue":"1","note":"publisher: Elsevier","page":"96–104","source":"Google Scholar","title":"Computational intelligence for heart disease diagnosis: A medical knowledge driven approach","title-short":"Computational intelligence for heart disease diagnosis","volume":"40","author":[{"family":"Nahar","given":"Jesmin"},{"family":"Imam","given":"Tasadduq"},{"family":"Tickle","given":"Kevin S."},{"family":"Chen","given":"Yi-Ping Phoebe"}],"issued":{"date-parts":[["2013"]]}}}],"schema":"https://github.com/citation-style-language/schema/raw/master/csl-citation.json"} </w:instrText>
      </w:r>
      <w:r w:rsidR="00784F8E" w:rsidRPr="006F1E80">
        <w:rPr>
          <w:rFonts w:ascii="Times New Roman" w:eastAsia="Times New Roman" w:hAnsi="Times New Roman" w:cs="Times New Roman"/>
          <w:sz w:val="24"/>
          <w:szCs w:val="24"/>
          <w:lang w:val="en-US"/>
        </w:rPr>
        <w:fldChar w:fldCharType="separate"/>
      </w:r>
      <w:r w:rsidR="002C50D6" w:rsidRPr="006F1E80">
        <w:rPr>
          <w:rFonts w:ascii="Times New Roman" w:hAnsi="Times New Roman" w:cs="Times New Roman"/>
          <w:sz w:val="24"/>
        </w:rPr>
        <w:t>[5]</w:t>
      </w:r>
      <w:r w:rsidR="00784F8E" w:rsidRPr="006F1E80">
        <w:rPr>
          <w:rFonts w:ascii="Times New Roman" w:eastAsia="Times New Roman" w:hAnsi="Times New Roman" w:cs="Times New Roman"/>
          <w:sz w:val="24"/>
          <w:szCs w:val="24"/>
          <w:lang w:val="en-US"/>
        </w:rPr>
        <w:fldChar w:fldCharType="end"/>
      </w:r>
      <w:r w:rsidR="00F2207C" w:rsidRPr="006F1E80">
        <w:rPr>
          <w:rFonts w:ascii="Times New Roman" w:eastAsia="Times New Roman" w:hAnsi="Times New Roman" w:cs="Times New Roman"/>
          <w:sz w:val="24"/>
          <w:szCs w:val="24"/>
          <w:lang w:val="en-US"/>
        </w:rPr>
        <w:t xml:space="preserve">. </w:t>
      </w:r>
      <w:r w:rsidR="00C57673" w:rsidRPr="006F1E80">
        <w:rPr>
          <w:rFonts w:ascii="Times New Roman" w:eastAsia="Times New Roman" w:hAnsi="Times New Roman" w:cs="Times New Roman"/>
          <w:sz w:val="24"/>
          <w:szCs w:val="24"/>
          <w:lang w:val="en-US"/>
        </w:rPr>
        <w:t>S</w:t>
      </w:r>
      <w:r w:rsidR="00F2207C" w:rsidRPr="006F1E80">
        <w:rPr>
          <w:rFonts w:ascii="Times New Roman" w:eastAsia="Times New Roman" w:hAnsi="Times New Roman" w:cs="Times New Roman"/>
          <w:sz w:val="24"/>
          <w:szCs w:val="24"/>
          <w:lang w:val="en-US"/>
        </w:rPr>
        <w:t>moking, high blood pressure, ECG rate, cholesterol level, height, and hypertension can increase heart disease chances</w:t>
      </w:r>
      <w:ins w:id="20" w:author="Ezekiel Ogundepo" w:date="2022-11-05T15:21:00Z">
        <w:r w:rsidR="001E6A1E">
          <w:rPr>
            <w:rFonts w:ascii="Times New Roman" w:eastAsia="Times New Roman" w:hAnsi="Times New Roman" w:cs="Times New Roman"/>
            <w:sz w:val="24"/>
            <w:szCs w:val="24"/>
            <w:lang w:val="en-US"/>
          </w:rPr>
          <w:t xml:space="preserve"> </w:t>
        </w:r>
      </w:ins>
      <w:ins w:id="21" w:author="Ezekiel Ogundepo" w:date="2022-11-06T17:46:00Z">
        <w:r w:rsidR="005D7E23">
          <w:rPr>
            <w:rFonts w:ascii="Times New Roman" w:eastAsia="Times New Roman" w:hAnsi="Times New Roman" w:cs="Times New Roman"/>
            <w:color w:val="FF0000"/>
            <w:sz w:val="24"/>
            <w:szCs w:val="24"/>
            <w:lang w:val="en-US"/>
          </w:rPr>
          <w:t>[</w:t>
        </w:r>
      </w:ins>
      <w:ins w:id="22" w:author="Ezekiel Ogundepo" w:date="2022-11-05T15:22:00Z">
        <w:r w:rsidR="001E6A1E" w:rsidRPr="001E6A1E">
          <w:rPr>
            <w:rFonts w:ascii="Arial" w:hAnsi="Arial" w:cs="Arial"/>
            <w:color w:val="FF0000"/>
            <w:sz w:val="20"/>
            <w:szCs w:val="20"/>
            <w:shd w:val="clear" w:color="auto" w:fill="FFFFFF"/>
            <w:rPrChange w:id="23" w:author="Ezekiel Ogundepo" w:date="2022-11-05T15:22:00Z">
              <w:rPr>
                <w:rFonts w:ascii="Arial" w:hAnsi="Arial" w:cs="Arial"/>
                <w:color w:val="222222"/>
                <w:sz w:val="20"/>
                <w:szCs w:val="20"/>
                <w:shd w:val="clear" w:color="auto" w:fill="FFFFFF"/>
              </w:rPr>
            </w:rPrChange>
          </w:rPr>
          <w:t>Dalen JE</w:t>
        </w:r>
      </w:ins>
      <w:ins w:id="24" w:author="Ezekiel Ogundepo" w:date="2022-11-06T17:46:00Z">
        <w:r w:rsidR="005D7E23">
          <w:rPr>
            <w:rFonts w:ascii="Arial" w:hAnsi="Arial" w:cs="Arial"/>
            <w:color w:val="FF0000"/>
            <w:sz w:val="20"/>
            <w:szCs w:val="20"/>
            <w:shd w:val="clear" w:color="auto" w:fill="FFFFFF"/>
          </w:rPr>
          <w:t>]</w:t>
        </w:r>
      </w:ins>
      <w:r w:rsidR="00F2207C" w:rsidRPr="001E6A1E">
        <w:rPr>
          <w:rFonts w:ascii="Times New Roman" w:eastAsia="Times New Roman" w:hAnsi="Times New Roman" w:cs="Times New Roman"/>
          <w:color w:val="FF0000"/>
          <w:sz w:val="24"/>
          <w:szCs w:val="24"/>
          <w:lang w:val="en-US"/>
          <w:rPrChange w:id="25" w:author="Ezekiel Ogundepo" w:date="2022-11-05T15:22:00Z">
            <w:rPr>
              <w:rFonts w:ascii="Times New Roman" w:eastAsia="Times New Roman" w:hAnsi="Times New Roman" w:cs="Times New Roman"/>
              <w:sz w:val="24"/>
              <w:szCs w:val="24"/>
              <w:lang w:val="en-US"/>
            </w:rPr>
          </w:rPrChange>
        </w:rPr>
        <w:t>.</w:t>
      </w:r>
    </w:p>
    <w:p w14:paraId="0461C22C" w14:textId="5E036037" w:rsidR="001E6A1E" w:rsidRPr="006F1E80" w:rsidDel="00BE6F9C" w:rsidRDefault="001E6A1E" w:rsidP="0089421D">
      <w:pPr>
        <w:spacing w:line="360" w:lineRule="auto"/>
        <w:jc w:val="both"/>
        <w:rPr>
          <w:del w:id="26" w:author="Ezekiel Ogundepo" w:date="2022-11-05T15:58:00Z"/>
          <w:rFonts w:ascii="Times New Roman" w:eastAsia="Times New Roman" w:hAnsi="Times New Roman" w:cs="Times New Roman"/>
          <w:sz w:val="24"/>
          <w:szCs w:val="24"/>
          <w:lang w:val="en-US"/>
        </w:rPr>
      </w:pPr>
    </w:p>
    <w:p w14:paraId="1AAAA8BC" w14:textId="5F734F98" w:rsidR="00BE6F9C" w:rsidRDefault="000157B1" w:rsidP="00BE6F9C">
      <w:pPr>
        <w:shd w:val="clear" w:color="auto" w:fill="FFFFFF"/>
        <w:spacing w:after="240" w:line="360" w:lineRule="auto"/>
        <w:jc w:val="both"/>
        <w:rPr>
          <w:ins w:id="27" w:author="Ezekiel Ogundepo" w:date="2022-11-05T16:03:00Z"/>
          <w:rFonts w:ascii="Times New Roman" w:eastAsia="Times New Roman" w:hAnsi="Times New Roman" w:cs="Times New Roman"/>
          <w:color w:val="FF0000"/>
          <w:sz w:val="24"/>
          <w:szCs w:val="24"/>
          <w:lang w:val="en-US"/>
        </w:rPr>
      </w:pPr>
      <w:r w:rsidRPr="006F1E80">
        <w:rPr>
          <w:rFonts w:ascii="Times New Roman" w:eastAsia="Times New Roman" w:hAnsi="Times New Roman" w:cs="Times New Roman"/>
          <w:sz w:val="24"/>
          <w:szCs w:val="24"/>
          <w:lang w:val="en-US"/>
        </w:rPr>
        <w:t>Heart disease prevention is essential</w:t>
      </w:r>
      <w:r w:rsidR="00036209" w:rsidRPr="006F1E80">
        <w:rPr>
          <w:rFonts w:ascii="Times New Roman" w:eastAsia="Times New Roman" w:hAnsi="Times New Roman" w:cs="Times New Roman"/>
          <w:sz w:val="24"/>
          <w:szCs w:val="24"/>
          <w:lang w:val="en-US"/>
        </w:rPr>
        <w:t xml:space="preserve"> and a </w:t>
      </w:r>
      <w:r w:rsidRPr="006F1E80">
        <w:rPr>
          <w:rFonts w:ascii="Times New Roman" w:eastAsia="Times New Roman" w:hAnsi="Times New Roman" w:cs="Times New Roman"/>
          <w:sz w:val="24"/>
          <w:szCs w:val="24"/>
          <w:lang w:val="en-US"/>
        </w:rPr>
        <w:t>sound data-driven system for predicting heart disease will enable us to learn how to reliably detect it and improve the entire research and prevention process</w:t>
      </w:r>
      <w:r w:rsidR="00646415"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making sure that more people can live healthy lives. Many studies have shown that machine learning techniques</w:t>
      </w:r>
      <w:r w:rsidR="001D49C5" w:rsidRPr="006F1E80">
        <w:rPr>
          <w:rFonts w:ascii="Times New Roman" w:eastAsia="Times New Roman" w:hAnsi="Times New Roman" w:cs="Times New Roman"/>
          <w:sz w:val="24"/>
          <w:szCs w:val="24"/>
          <w:lang w:val="en-US"/>
        </w:rPr>
        <w:t xml:space="preserve"> can</w:t>
      </w:r>
      <w:r w:rsidRPr="006F1E80">
        <w:rPr>
          <w:rFonts w:ascii="Times New Roman" w:eastAsia="Times New Roman" w:hAnsi="Times New Roman" w:cs="Times New Roman"/>
          <w:sz w:val="24"/>
          <w:szCs w:val="24"/>
          <w:lang w:val="en-US"/>
        </w:rPr>
        <w:t xml:space="preserve"> effectively predict heart disease given a set of prognostic and bio-clinical variables</w:t>
      </w:r>
      <w:ins w:id="28" w:author="Ezekiel Ogundepo" w:date="2022-11-05T16:00:00Z">
        <w:r w:rsidR="00BE6F9C">
          <w:rPr>
            <w:rFonts w:ascii="Times New Roman" w:eastAsia="Times New Roman" w:hAnsi="Times New Roman" w:cs="Times New Roman"/>
            <w:sz w:val="24"/>
            <w:szCs w:val="24"/>
            <w:lang w:val="en-US"/>
          </w:rPr>
          <w:t xml:space="preserve"> namely, </w:t>
        </w:r>
      </w:ins>
      <w:del w:id="29" w:author="Ezekiel Ogundepo" w:date="2022-11-05T16:00:00Z">
        <w:r w:rsidRPr="006F1E80" w:rsidDel="00BE6F9C">
          <w:rPr>
            <w:rFonts w:ascii="Times New Roman" w:eastAsia="Times New Roman" w:hAnsi="Times New Roman" w:cs="Times New Roman"/>
            <w:sz w:val="24"/>
            <w:szCs w:val="24"/>
            <w:lang w:val="en-US"/>
          </w:rPr>
          <w:delText xml:space="preserve">. </w:delText>
        </w:r>
      </w:del>
      <w:ins w:id="30" w:author="Ezekiel Ogundepo" w:date="2022-11-05T15:59:00Z">
        <w:r w:rsidR="00BE6F9C" w:rsidRPr="00BE6F9C">
          <w:rPr>
            <w:rFonts w:ascii="Times New Roman" w:eastAsia="Times New Roman" w:hAnsi="Times New Roman" w:cs="Times New Roman"/>
            <w:sz w:val="24"/>
            <w:szCs w:val="24"/>
            <w:lang w:val="en-US"/>
            <w:rPrChange w:id="31" w:author="Ezekiel Ogundepo" w:date="2022-11-05T16:00:00Z">
              <w:rPr>
                <w:rFonts w:ascii="Georgia" w:hAnsi="Georgia"/>
                <w:color w:val="333333"/>
                <w:sz w:val="27"/>
                <w:szCs w:val="27"/>
                <w:shd w:val="clear" w:color="auto" w:fill="FFFFFF"/>
              </w:rPr>
            </w:rPrChange>
          </w:rPr>
          <w:t>pulse rate, sex, age, and many others</w:t>
        </w:r>
      </w:ins>
      <w:ins w:id="32" w:author="Ezekiel Ogundepo" w:date="2022-11-05T16:01:00Z">
        <w:r w:rsidR="00BE6F9C">
          <w:rPr>
            <w:rFonts w:ascii="Times New Roman" w:eastAsia="Times New Roman" w:hAnsi="Times New Roman" w:cs="Times New Roman"/>
            <w:sz w:val="24"/>
            <w:szCs w:val="24"/>
            <w:lang w:val="en-US"/>
          </w:rPr>
          <w:t xml:space="preserve"> </w:t>
        </w:r>
        <w:r w:rsidR="00BE6F9C" w:rsidRPr="00BE6F9C">
          <w:rPr>
            <w:rFonts w:ascii="Times New Roman" w:eastAsia="Times New Roman" w:hAnsi="Times New Roman" w:cs="Times New Roman"/>
            <w:color w:val="FF0000"/>
            <w:sz w:val="24"/>
            <w:szCs w:val="24"/>
            <w:lang w:val="en-US"/>
            <w:rPrChange w:id="33" w:author="Ezekiel Ogundepo" w:date="2022-11-05T16:02:00Z">
              <w:rPr>
                <w:rFonts w:ascii="Times New Roman" w:eastAsia="Times New Roman" w:hAnsi="Times New Roman" w:cs="Times New Roman"/>
                <w:sz w:val="24"/>
                <w:szCs w:val="24"/>
                <w:lang w:val="en-US"/>
              </w:rPr>
            </w:rPrChange>
          </w:rPr>
          <w:t>(</w:t>
        </w:r>
      </w:ins>
      <w:ins w:id="34" w:author="Ezekiel Ogundepo" w:date="2022-11-05T16:02:00Z">
        <w:r w:rsidR="00BE6F9C" w:rsidRPr="00BE6F9C">
          <w:rPr>
            <w:rFonts w:ascii="Times New Roman" w:eastAsia="Times New Roman" w:hAnsi="Times New Roman" w:cs="Times New Roman"/>
            <w:color w:val="FF0000"/>
            <w:sz w:val="24"/>
            <w:szCs w:val="24"/>
            <w:lang w:val="en-US"/>
            <w:rPrChange w:id="35" w:author="Ezekiel Ogundepo" w:date="2022-11-05T16:02:00Z">
              <w:rPr/>
            </w:rPrChange>
          </w:rPr>
          <w:t>S. Mohan</w:t>
        </w:r>
      </w:ins>
      <w:ins w:id="36" w:author="Ezekiel Ogundepo" w:date="2022-11-05T16:01:00Z">
        <w:r w:rsidR="00BE6F9C" w:rsidRPr="00BE6F9C">
          <w:rPr>
            <w:rFonts w:ascii="Times New Roman" w:eastAsia="Times New Roman" w:hAnsi="Times New Roman" w:cs="Times New Roman"/>
            <w:color w:val="FF0000"/>
            <w:sz w:val="24"/>
            <w:szCs w:val="24"/>
            <w:lang w:val="en-US"/>
            <w:rPrChange w:id="37" w:author="Ezekiel Ogundepo" w:date="2022-11-05T16:02:00Z">
              <w:rPr>
                <w:rFonts w:ascii="Times New Roman" w:eastAsia="Times New Roman" w:hAnsi="Times New Roman" w:cs="Times New Roman"/>
                <w:sz w:val="24"/>
                <w:szCs w:val="24"/>
                <w:lang w:val="en-US"/>
              </w:rPr>
            </w:rPrChange>
          </w:rPr>
          <w:t>)</w:t>
        </w:r>
      </w:ins>
      <w:ins w:id="38" w:author="Ezekiel Ogundepo" w:date="2022-11-05T16:03:00Z">
        <w:r w:rsidR="00F90F64">
          <w:rPr>
            <w:rFonts w:ascii="Times New Roman" w:eastAsia="Times New Roman" w:hAnsi="Times New Roman" w:cs="Times New Roman"/>
            <w:color w:val="FF0000"/>
            <w:sz w:val="24"/>
            <w:szCs w:val="24"/>
            <w:lang w:val="en-US"/>
          </w:rPr>
          <w:t xml:space="preserve">. </w:t>
        </w:r>
      </w:ins>
    </w:p>
    <w:p w14:paraId="697087D0" w14:textId="4B1383B8" w:rsidR="000449E1" w:rsidRPr="006F1E80" w:rsidRDefault="000B1FCD" w:rsidP="000449E1">
      <w:pPr>
        <w:shd w:val="clear" w:color="auto" w:fill="FFFFFF"/>
        <w:spacing w:after="240" w:line="360" w:lineRule="auto"/>
        <w:jc w:val="both"/>
        <w:rPr>
          <w:rFonts w:ascii="Times New Roman" w:eastAsia="Times New Roman" w:hAnsi="Times New Roman" w:cs="Times New Roman"/>
          <w:sz w:val="24"/>
          <w:szCs w:val="24"/>
          <w:lang w:val="en-US"/>
        </w:rPr>
      </w:pPr>
      <w:ins w:id="39" w:author="Ezekiel Ogundepo" w:date="2022-11-05T16:32:00Z">
        <w:r w:rsidRPr="000B1FCD">
          <w:rPr>
            <w:rFonts w:ascii="Times New Roman" w:eastAsia="Times New Roman" w:hAnsi="Times New Roman" w:cs="Times New Roman"/>
            <w:color w:val="FF0000"/>
            <w:sz w:val="24"/>
            <w:szCs w:val="24"/>
            <w:lang w:val="en-US"/>
          </w:rPr>
          <w:t xml:space="preserve">An intelligent web-based strategy combined with naive Bayes was used by </w:t>
        </w:r>
        <w:proofErr w:type="spellStart"/>
        <w:r w:rsidRPr="000B1FCD">
          <w:rPr>
            <w:rFonts w:ascii="Times New Roman" w:eastAsia="Times New Roman" w:hAnsi="Times New Roman" w:cs="Times New Roman"/>
            <w:color w:val="FF0000"/>
            <w:sz w:val="24"/>
            <w:szCs w:val="24"/>
            <w:lang w:val="en-US"/>
          </w:rPr>
          <w:t>Pattekari</w:t>
        </w:r>
        <w:proofErr w:type="spellEnd"/>
        <w:r w:rsidRPr="000B1FCD">
          <w:rPr>
            <w:rFonts w:ascii="Times New Roman" w:eastAsia="Times New Roman" w:hAnsi="Times New Roman" w:cs="Times New Roman"/>
            <w:color w:val="FF0000"/>
            <w:sz w:val="24"/>
            <w:szCs w:val="24"/>
            <w:lang w:val="en-US"/>
          </w:rPr>
          <w:t xml:space="preserve"> et al. [6] to help medical experts make better clinical decisions and detect heart diseases early.</w:t>
        </w:r>
      </w:ins>
      <w:ins w:id="40" w:author="Ezekiel Ogundepo" w:date="2022-11-05T16:35:00Z">
        <w:r w:rsidR="00F24CBE">
          <w:rPr>
            <w:rFonts w:ascii="Times New Roman" w:eastAsia="Times New Roman" w:hAnsi="Times New Roman" w:cs="Times New Roman"/>
            <w:color w:val="FF0000"/>
            <w:sz w:val="24"/>
            <w:szCs w:val="24"/>
            <w:lang w:val="en-US"/>
          </w:rPr>
          <w:t xml:space="preserve"> </w:t>
        </w:r>
      </w:ins>
      <w:ins w:id="41" w:author="Ezekiel Ogundepo" w:date="2022-11-05T16:13:00Z">
        <w:r w:rsidR="00BC1EBD" w:rsidRPr="00BC1EBD">
          <w:rPr>
            <w:rFonts w:ascii="Times New Roman" w:eastAsia="Times New Roman" w:hAnsi="Times New Roman" w:cs="Times New Roman"/>
            <w:color w:val="FF0000"/>
            <w:sz w:val="24"/>
            <w:szCs w:val="24"/>
            <w:lang w:val="en-US"/>
          </w:rPr>
          <w:t>As demonstrated in [8] and [12], the ML method using Neural Networks is introduced, and its findings are more accurate and reliable</w:t>
        </w:r>
      </w:ins>
      <w:ins w:id="42" w:author="Ezekiel Ogundepo" w:date="2022-11-05T16:35:00Z">
        <w:r w:rsidR="00F24CBE">
          <w:rPr>
            <w:rFonts w:ascii="Times New Roman" w:eastAsia="Times New Roman" w:hAnsi="Times New Roman" w:cs="Times New Roman"/>
            <w:color w:val="FF0000"/>
            <w:sz w:val="24"/>
            <w:szCs w:val="24"/>
            <w:lang w:val="en-US"/>
          </w:rPr>
          <w:t xml:space="preserve">. </w:t>
        </w:r>
      </w:ins>
      <w:r w:rsidR="0067407A"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{"citationID":"3nAXqJdp","properties":{"formattedCitation":"(Patel et al. 2013)","plainCitation":"(Patel et al. 2013)","dontUpdate":true,"noteIndex":0},"citationItems":[{"id":16,"uris":["http://zotero.org/users/local/2a3hGqw7/items/NXGZYILX"],"itemData":{"id":16,"type":"article-journal","container-title":"IOSR Journal of Agriculture and Veterinary Science (IOSR-JAVS)","issue":"2","page":"61–64","source":"Google Scholar","title":"Predict the diagnosis of heart disease patients using classification mining techniques","volume":"4","author":[{"family":"Patel","given":"Shamsher Bahadur"},{"family":"Yadav","given":"Pramod Kumar"},{"family":"Shukla","given":"D. P."}],"issued":{"date-parts":[["2013"]]}}}],"schema":"https://github.com/citation-style-language/schema/raw/master/csl-citation.json"} </w:instrText>
      </w:r>
      <w:r w:rsidR="0067407A" w:rsidRPr="006F1E80">
        <w:rPr>
          <w:rFonts w:ascii="Times New Roman" w:eastAsia="Times New Roman" w:hAnsi="Times New Roman" w:cs="Times New Roman"/>
          <w:sz w:val="24"/>
          <w:szCs w:val="24"/>
          <w:lang w:val="en-US"/>
        </w:rPr>
        <w:fldChar w:fldCharType="separate"/>
      </w:r>
      <w:r w:rsidR="0067407A" w:rsidRPr="006F1E80">
        <w:rPr>
          <w:rFonts w:ascii="Times New Roman" w:hAnsi="Times New Roman" w:cs="Times New Roman"/>
          <w:sz w:val="24"/>
        </w:rPr>
        <w:t xml:space="preserve">Patel et al. </w:t>
      </w:r>
      <w:r w:rsidR="00063DEC" w:rsidRPr="006F1E80">
        <w:rPr>
          <w:rFonts w:ascii="Times New Roman" w:hAnsi="Times New Roman" w:cs="Times New Roman"/>
          <w:sz w:val="24"/>
        </w:rPr>
        <w:t>(</w:t>
      </w:r>
      <w:r w:rsidR="0067407A" w:rsidRPr="006F1E80">
        <w:rPr>
          <w:rFonts w:ascii="Times New Roman" w:hAnsi="Times New Roman" w:cs="Times New Roman"/>
          <w:sz w:val="24"/>
        </w:rPr>
        <w:t>2013)</w:t>
      </w:r>
      <w:r w:rsidR="0067407A" w:rsidRPr="006F1E80">
        <w:rPr>
          <w:rFonts w:ascii="Times New Roman" w:eastAsia="Times New Roman" w:hAnsi="Times New Roman" w:cs="Times New Roman"/>
          <w:sz w:val="24"/>
          <w:szCs w:val="24"/>
          <w:lang w:val="en-US"/>
        </w:rPr>
        <w:fldChar w:fldCharType="end"/>
      </w:r>
      <w:r w:rsidR="00D86BB6" w:rsidRPr="006F1E80">
        <w:rPr>
          <w:rFonts w:ascii="Times New Roman" w:eastAsia="Times New Roman" w:hAnsi="Times New Roman" w:cs="Times New Roman"/>
          <w:sz w:val="24"/>
          <w:szCs w:val="24"/>
          <w:lang w:val="en-US"/>
        </w:rPr>
        <w:t xml:space="preserve"> [6]</w:t>
      </w:r>
      <w:r w:rsidR="000157B1" w:rsidRPr="006F1E80">
        <w:rPr>
          <w:rFonts w:ascii="Times New Roman" w:eastAsia="Times New Roman" w:hAnsi="Times New Roman" w:cs="Times New Roman"/>
          <w:sz w:val="24"/>
          <w:szCs w:val="24"/>
          <w:lang w:val="en-US"/>
        </w:rPr>
        <w:t xml:space="preserve"> used Naive Bayes, classification by clustering, and Decision Tree with </w:t>
      </w:r>
      <w:r w:rsidR="00C57673" w:rsidRPr="006F1E80">
        <w:rPr>
          <w:rFonts w:ascii="Times New Roman" w:eastAsia="Times New Roman" w:hAnsi="Times New Roman" w:cs="Times New Roman"/>
          <w:sz w:val="24"/>
          <w:szCs w:val="24"/>
          <w:lang w:val="en-US"/>
        </w:rPr>
        <w:t>fewer</w:t>
      </w:r>
      <w:r w:rsidR="000157B1" w:rsidRPr="006F1E80">
        <w:rPr>
          <w:rFonts w:ascii="Times New Roman" w:eastAsia="Times New Roman" w:hAnsi="Times New Roman" w:cs="Times New Roman"/>
          <w:sz w:val="24"/>
          <w:szCs w:val="24"/>
          <w:lang w:val="en-US"/>
        </w:rPr>
        <w:t xml:space="preserve"> features to predict heart disease risk.</w:t>
      </w:r>
      <w:r w:rsidR="00817EE2" w:rsidRPr="006F1E80">
        <w:rPr>
          <w:rFonts w:ascii="Times New Roman" w:eastAsia="Times New Roman" w:hAnsi="Times New Roman" w:cs="Times New Roman"/>
          <w:sz w:val="24"/>
          <w:szCs w:val="24"/>
          <w:lang w:val="en-US"/>
        </w:rPr>
        <w:t xml:space="preserve"> </w:t>
      </w:r>
      <w:r w:rsidR="00B55DB4"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{"citationID":"2yfvN5FY","properties":{"formattedCitation":"(Yahya et al. 2014)","plainCitation":"(Yahya et al. 2014)","dontUpdate":true,"noteIndex":0},"citationItems":[{"id":18,"uris":["http://zotero.org/users/local/2a3hGqw7/items/C6RLIXMI"],"itemData":{"id":18,"type":"article-journal","container-title":"Turkiye Klinikleri Journal of Biostatistics","issue":"1","source":"Google Scholar","title":"Microarray-based Classification of Histopathologic Responses of Locally Advanced Rectal Carcinomas to Neoadjuvant Radiochemotherapy Treatment.","volume":"6","author":[{"family":"Yahya","given":"Waheed Babatunde"},{"family":"Rosenberg","given":"Robert"},{"family":"Ulm","given":"Kurt"}],"issued":{"date-parts":[["2014"]]}}}],"schema":"https://github.com/citation-style-language/schema/raw/master/csl-citation.json"} </w:instrText>
      </w:r>
      <w:r w:rsidR="00B55DB4" w:rsidRPr="006F1E80">
        <w:rPr>
          <w:rFonts w:ascii="Times New Roman" w:eastAsia="Times New Roman" w:hAnsi="Times New Roman" w:cs="Times New Roman"/>
          <w:sz w:val="24"/>
          <w:szCs w:val="24"/>
          <w:lang w:val="en-US"/>
        </w:rPr>
        <w:fldChar w:fldCharType="separate"/>
      </w:r>
      <w:r w:rsidR="00B55DB4" w:rsidRPr="006F1E80">
        <w:rPr>
          <w:rFonts w:ascii="Times New Roman" w:hAnsi="Times New Roman" w:cs="Times New Roman"/>
          <w:sz w:val="24"/>
        </w:rPr>
        <w:t>Yahya et al. (2014)</w:t>
      </w:r>
      <w:r w:rsidR="00B55DB4" w:rsidRPr="006F1E80">
        <w:rPr>
          <w:rFonts w:ascii="Times New Roman" w:eastAsia="Times New Roman" w:hAnsi="Times New Roman" w:cs="Times New Roman"/>
          <w:sz w:val="24"/>
          <w:szCs w:val="24"/>
          <w:lang w:val="en-US"/>
        </w:rPr>
        <w:fldChar w:fldCharType="end"/>
      </w:r>
      <w:r w:rsidR="000449E1" w:rsidRPr="006F1E80">
        <w:rPr>
          <w:rFonts w:ascii="Times New Roman" w:eastAsia="Times New Roman" w:hAnsi="Times New Roman" w:cs="Times New Roman"/>
          <w:sz w:val="24"/>
          <w:szCs w:val="24"/>
          <w:lang w:val="en-US"/>
        </w:rPr>
        <w:t xml:space="preserve"> </w:t>
      </w:r>
      <w:r w:rsidR="00742387" w:rsidRPr="006F1E80">
        <w:rPr>
          <w:rFonts w:ascii="Times New Roman" w:eastAsia="Times New Roman" w:hAnsi="Times New Roman" w:cs="Times New Roman"/>
          <w:sz w:val="24"/>
          <w:szCs w:val="24"/>
          <w:lang w:val="en-US"/>
        </w:rPr>
        <w:t xml:space="preserve">[21] </w:t>
      </w:r>
      <w:r w:rsidR="000449E1" w:rsidRPr="006F1E80">
        <w:rPr>
          <w:rFonts w:ascii="Times New Roman" w:eastAsia="Times New Roman" w:hAnsi="Times New Roman" w:cs="Times New Roman"/>
          <w:sz w:val="24"/>
          <w:szCs w:val="24"/>
          <w:lang w:val="en-US"/>
        </w:rPr>
        <w:t xml:space="preserve">developed a sequential-based feature selection and classification method to efficiently select the core gene biomarkers to predict the histopathological responses of 43 patients with locally advanced rectal carcinomas. </w:t>
      </w:r>
      <w:r w:rsidR="00B22181"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{"citationID":"5hnrI0Wl","properties":{"formattedCitation":"(Pouriyeh et al. 2017)","plainCitation":"(Pouriyeh et al. 2017)","dontUpdate":true,"noteIndex":0},"citationItems":[{"id":"CyC6K9NM/w2ebPDNd","uris":["http://zotero.org/users/local/2a3hGqw7/items/NW9EM6JM"],"itemData":{"id":22,"type":"paper-conference","container-title":"2017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22181" w:rsidRPr="006F1E80">
        <w:rPr>
          <w:rFonts w:ascii="Times New Roman" w:eastAsia="Times New Roman" w:hAnsi="Times New Roman" w:cs="Times New Roman"/>
          <w:sz w:val="24"/>
          <w:szCs w:val="24"/>
          <w:lang w:val="en-US"/>
        </w:rPr>
        <w:fldChar w:fldCharType="separate"/>
      </w:r>
      <w:r w:rsidR="00B22181" w:rsidRPr="006F1E80">
        <w:rPr>
          <w:rFonts w:ascii="Times New Roman" w:hAnsi="Times New Roman" w:cs="Times New Roman"/>
          <w:sz w:val="24"/>
        </w:rPr>
        <w:t>Pouriyeh et al. (2017)</w:t>
      </w:r>
      <w:r w:rsidR="00B22181" w:rsidRPr="006F1E80">
        <w:rPr>
          <w:rFonts w:ascii="Times New Roman" w:eastAsia="Times New Roman" w:hAnsi="Times New Roman" w:cs="Times New Roman"/>
          <w:sz w:val="24"/>
          <w:szCs w:val="24"/>
          <w:lang w:val="en-US"/>
        </w:rPr>
        <w:fldChar w:fldCharType="end"/>
      </w:r>
      <w:r w:rsidR="00544246" w:rsidRPr="006F1E80">
        <w:rPr>
          <w:rFonts w:ascii="Times New Roman" w:eastAsia="Times New Roman" w:hAnsi="Times New Roman" w:cs="Times New Roman"/>
          <w:sz w:val="24"/>
          <w:szCs w:val="24"/>
          <w:lang w:val="en-US"/>
        </w:rPr>
        <w:t xml:space="preserve"> [8]</w:t>
      </w:r>
      <w:r w:rsidR="000449E1" w:rsidRPr="006F1E80">
        <w:rPr>
          <w:rFonts w:ascii="Times New Roman" w:eastAsia="Times New Roman" w:hAnsi="Times New Roman" w:cs="Times New Roman"/>
          <w:sz w:val="24"/>
          <w:szCs w:val="24"/>
          <w:lang w:val="en-US"/>
        </w:rPr>
        <w:t xml:space="preserve"> investigated and compared the accuracy of seven classifiers for predicting heart disease in the Cleveland data. The experiments</w:t>
      </w:r>
      <w:r w:rsidR="00373200" w:rsidRPr="006F1E80">
        <w:rPr>
          <w:rFonts w:ascii="Times New Roman" w:eastAsia="Times New Roman" w:hAnsi="Times New Roman" w:cs="Times New Roman"/>
          <w:sz w:val="24"/>
          <w:szCs w:val="24"/>
          <w:lang w:val="en-US"/>
        </w:rPr>
        <w:t>’</w:t>
      </w:r>
      <w:r w:rsidR="000449E1" w:rsidRPr="006F1E80">
        <w:rPr>
          <w:rFonts w:ascii="Times New Roman" w:eastAsia="Times New Roman" w:hAnsi="Times New Roman" w:cs="Times New Roman"/>
          <w:sz w:val="24"/>
          <w:szCs w:val="24"/>
          <w:lang w:val="en-US"/>
        </w:rPr>
        <w:t xml:space="preserve"> results indicate that the SVM method using the boosting technique outperformed other methods. </w:t>
      </w:r>
      <w:r w:rsidR="002024CE" w:rsidRPr="006F1E80">
        <w:rPr>
          <w:rFonts w:ascii="Times New Roman" w:eastAsia="Times New Roman" w:hAnsi="Times New Roman" w:cs="Times New Roman"/>
          <w:sz w:val="24"/>
          <w:szCs w:val="24"/>
          <w:lang w:val="en-US"/>
        </w:rPr>
        <w:fldChar w:fldCharType="begin"/>
      </w:r>
      <w:r w:rsidR="002C50D6" w:rsidRPr="006F1E80">
        <w:rPr>
          <w:rFonts w:ascii="Times New Roman" w:eastAsia="Times New Roman" w:hAnsi="Times New Roman" w:cs="Times New Roman"/>
          <w:sz w:val="24"/>
          <w:szCs w:val="24"/>
          <w:lang w:val="en-US"/>
        </w:rPr>
        <w:instrText xml:space="preserve"> ADDIN ZOTERO_ITEM CSL_CITATION {"citationID":"pIDKmhap","properties":{"formattedCitation":"(Latha and Jeeva 2019)","plainCitation":"(Latha and Jeeva 2019)","dontUpdate":true,"noteIndex":0},"citationItems":[{"id":24,"uris":["http://zotero.org/users/local/2a3hGqw7/items/8RTW3SAP"],"itemData":{"id":24,"type":"article-journal","container-title":"Informatics in Medicine Unlocked","DOI":"10.1016/j.imu.2019.100203","note":"publisher: Elsevier","page":"100203","source":"Google Scholar","title":"Improving the accuracy of prediction of heart disease risk based on ensemble classification techniques","volume":"16","author":[{"family":"Latha","given":"C. Beulah Christalin"},{"family":"Jeeva","given":"S. Carolin"}],"issued":{"date-parts":[["2019"]]}}}],"schema":"https://github.com/citation-style-language/schema/raw/master/csl-citation.json"} </w:instrText>
      </w:r>
      <w:r w:rsidR="002024CE" w:rsidRPr="006F1E80">
        <w:rPr>
          <w:rFonts w:ascii="Times New Roman" w:eastAsia="Times New Roman" w:hAnsi="Times New Roman" w:cs="Times New Roman"/>
          <w:sz w:val="24"/>
          <w:szCs w:val="24"/>
          <w:lang w:val="en-US"/>
        </w:rPr>
        <w:fldChar w:fldCharType="separate"/>
      </w:r>
      <w:r w:rsidR="002024CE" w:rsidRPr="006F1E80">
        <w:rPr>
          <w:rFonts w:ascii="Times New Roman" w:hAnsi="Times New Roman" w:cs="Times New Roman"/>
          <w:sz w:val="24"/>
        </w:rPr>
        <w:t>Latha and Jeeva (2019)</w:t>
      </w:r>
      <w:r w:rsidR="002024CE" w:rsidRPr="006F1E80">
        <w:rPr>
          <w:rFonts w:ascii="Times New Roman" w:eastAsia="Times New Roman" w:hAnsi="Times New Roman" w:cs="Times New Roman"/>
          <w:sz w:val="24"/>
          <w:szCs w:val="24"/>
          <w:lang w:val="en-US"/>
        </w:rPr>
        <w:fldChar w:fldCharType="end"/>
      </w:r>
      <w:r w:rsidR="000449E1" w:rsidRPr="006F1E80">
        <w:rPr>
          <w:rFonts w:ascii="Times New Roman" w:eastAsia="Times New Roman" w:hAnsi="Times New Roman" w:cs="Times New Roman"/>
          <w:sz w:val="24"/>
          <w:szCs w:val="24"/>
          <w:lang w:val="en-US"/>
        </w:rPr>
        <w:t xml:space="preserve"> </w:t>
      </w:r>
      <w:r w:rsidR="0072729E" w:rsidRPr="006F1E80">
        <w:rPr>
          <w:rFonts w:ascii="Times New Roman" w:eastAsia="Times New Roman" w:hAnsi="Times New Roman" w:cs="Times New Roman"/>
          <w:sz w:val="24"/>
          <w:szCs w:val="24"/>
          <w:lang w:val="en-US"/>
        </w:rPr>
        <w:t xml:space="preserve">[9] </w:t>
      </w:r>
      <w:r w:rsidR="000449E1" w:rsidRPr="006F1E80">
        <w:rPr>
          <w:rFonts w:ascii="Times New Roman" w:eastAsia="Times New Roman" w:hAnsi="Times New Roman" w:cs="Times New Roman"/>
          <w:sz w:val="24"/>
          <w:szCs w:val="24"/>
          <w:lang w:val="en-US"/>
        </w:rPr>
        <w:t>used an ensemble technique to predict the risk of heart disease, and the result showed ensemble methods could increase accuracy by 7%.</w:t>
      </w:r>
    </w:p>
    <w:p w14:paraId="55FA86FD" w14:textId="3826EB8B" w:rsidR="00A93195" w:rsidRPr="006F1E80" w:rsidRDefault="00A93195" w:rsidP="00B66DCE">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This work aims to evaluate the performances of ten classifiers such as Logistic regression, Random Forest, Decision Tree, Naive Bayes, k-Nearest </w:t>
      </w:r>
      <w:r w:rsidR="00C2072B" w:rsidRPr="006F1E80">
        <w:rPr>
          <w:rFonts w:ascii="Times New Roman" w:eastAsia="Times New Roman" w:hAnsi="Times New Roman" w:cs="Times New Roman"/>
          <w:sz w:val="24"/>
          <w:szCs w:val="24"/>
          <w:lang w:val="en-US"/>
        </w:rPr>
        <w:t>Neighbor</w:t>
      </w:r>
      <w:r w:rsidRPr="006F1E80">
        <w:rPr>
          <w:rFonts w:ascii="Times New Roman" w:eastAsia="Times New Roman" w:hAnsi="Times New Roman" w:cs="Times New Roman"/>
          <w:sz w:val="24"/>
          <w:szCs w:val="24"/>
          <w:lang w:val="en-US"/>
        </w:rPr>
        <w:t xml:space="preserve">, Extreme Gradient Tree, Conditional Random Forests, Linear Discriminant Analysis, Artificial Neural Network and Support Vector Machine in predicting heart disease. The results </w:t>
      </w:r>
      <w:r w:rsidR="0069139A" w:rsidRPr="006F1E80">
        <w:rPr>
          <w:rFonts w:ascii="Times New Roman" w:eastAsia="Times New Roman" w:hAnsi="Times New Roman" w:cs="Times New Roman"/>
          <w:sz w:val="24"/>
          <w:szCs w:val="24"/>
          <w:lang w:val="en-US"/>
        </w:rPr>
        <w:t>from</w:t>
      </w:r>
      <w:r w:rsidRPr="006F1E80">
        <w:rPr>
          <w:rFonts w:ascii="Times New Roman" w:eastAsia="Times New Roman" w:hAnsi="Times New Roman" w:cs="Times New Roman"/>
          <w:sz w:val="24"/>
          <w:szCs w:val="24"/>
          <w:lang w:val="en-US"/>
        </w:rPr>
        <w:t xml:space="preserve"> this work would serve as a </w:t>
      </w:r>
      <w:r w:rsidR="00C57673" w:rsidRPr="006F1E80">
        <w:rPr>
          <w:rFonts w:ascii="Times New Roman" w:eastAsia="Times New Roman" w:hAnsi="Times New Roman" w:cs="Times New Roman"/>
          <w:sz w:val="24"/>
          <w:szCs w:val="24"/>
          <w:lang w:val="en-US"/>
        </w:rPr>
        <w:t>help</w:t>
      </w:r>
      <w:r w:rsidRPr="006F1E80">
        <w:rPr>
          <w:rFonts w:ascii="Times New Roman" w:eastAsia="Times New Roman" w:hAnsi="Times New Roman" w:cs="Times New Roman"/>
          <w:sz w:val="24"/>
          <w:szCs w:val="24"/>
          <w:lang w:val="en-US"/>
        </w:rPr>
        <w:t>ful guide in a future study in choosing the appropriate machine learning technique(s) to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 the kind of data presented in this work as there is no free lunch of statistical machine learning models</w:t>
      </w:r>
      <w:r w:rsidR="00752883" w:rsidRPr="006F1E80">
        <w:rPr>
          <w:rFonts w:ascii="Times New Roman" w:eastAsia="Times New Roman" w:hAnsi="Times New Roman" w:cs="Times New Roman"/>
          <w:sz w:val="24"/>
          <w:szCs w:val="24"/>
          <w:lang w:val="en-US"/>
        </w:rPr>
        <w:t xml:space="preserve"> [10]</w:t>
      </w:r>
      <w:r w:rsidRPr="006F1E80">
        <w:rPr>
          <w:rFonts w:ascii="Times New Roman" w:eastAsia="Times New Roman" w:hAnsi="Times New Roman" w:cs="Times New Roman"/>
          <w:sz w:val="24"/>
          <w:szCs w:val="24"/>
          <w:lang w:val="en-US"/>
        </w:rPr>
        <w:t>.</w:t>
      </w:r>
    </w:p>
    <w:p w14:paraId="25BE26F8" w14:textId="7D52350A" w:rsidR="00001DF4" w:rsidRPr="006F1E80" w:rsidRDefault="0062580E" w:rsidP="00DF1EF5">
      <w:pPr>
        <w:pStyle w:val="Heading1"/>
        <w:rPr>
          <w:sz w:val="24"/>
          <w:szCs w:val="28"/>
        </w:rPr>
      </w:pPr>
      <w:bookmarkStart w:id="43" w:name="_2.0_Materials_and"/>
      <w:bookmarkEnd w:id="43"/>
      <w:r w:rsidRPr="006F1E80">
        <w:rPr>
          <w:sz w:val="24"/>
          <w:szCs w:val="28"/>
        </w:rPr>
        <w:t>2.</w:t>
      </w:r>
      <w:del w:id="44" w:author="Ezekiel Ogundepo" w:date="2022-11-06T18:33:00Z">
        <w:r w:rsidRPr="006F1E80" w:rsidDel="00FA4425">
          <w:rPr>
            <w:sz w:val="24"/>
            <w:szCs w:val="28"/>
          </w:rPr>
          <w:delText>0</w:delText>
        </w:r>
      </w:del>
      <w:r w:rsidRPr="006F1E80">
        <w:rPr>
          <w:sz w:val="24"/>
          <w:szCs w:val="28"/>
        </w:rPr>
        <w:tab/>
      </w:r>
      <w:r w:rsidR="00001DF4" w:rsidRPr="006F1E80">
        <w:rPr>
          <w:sz w:val="24"/>
          <w:szCs w:val="28"/>
        </w:rPr>
        <w:t>Material</w:t>
      </w:r>
      <w:r w:rsidR="00C26F5D" w:rsidRPr="006F1E80">
        <w:rPr>
          <w:sz w:val="24"/>
          <w:szCs w:val="28"/>
        </w:rPr>
        <w:t>s</w:t>
      </w:r>
      <w:r w:rsidR="00001DF4" w:rsidRPr="006F1E80">
        <w:rPr>
          <w:sz w:val="24"/>
          <w:szCs w:val="28"/>
        </w:rPr>
        <w:t xml:space="preserve"> and methods</w:t>
      </w:r>
    </w:p>
    <w:p w14:paraId="0AE9B5FD" w14:textId="43F20B43" w:rsidR="00356F67" w:rsidRPr="006F1E80" w:rsidRDefault="0062580E" w:rsidP="007A0458">
      <w:pPr>
        <w:pStyle w:val="Heading2"/>
        <w:rPr>
          <w:b/>
          <w:bCs w:val="0"/>
        </w:rPr>
      </w:pPr>
      <w:r w:rsidRPr="006F1E80">
        <w:rPr>
          <w:b/>
          <w:bCs w:val="0"/>
        </w:rPr>
        <w:t>2.1</w:t>
      </w:r>
      <w:r w:rsidRPr="006F1E80">
        <w:rPr>
          <w:b/>
          <w:bCs w:val="0"/>
        </w:rPr>
        <w:tab/>
      </w:r>
      <w:r w:rsidR="00C506DC" w:rsidRPr="006F1E80">
        <w:rPr>
          <w:b/>
          <w:bCs w:val="0"/>
        </w:rPr>
        <w:t>Material</w:t>
      </w:r>
      <w:r w:rsidR="00C26F5D" w:rsidRPr="006F1E80">
        <w:rPr>
          <w:b/>
          <w:bCs w:val="0"/>
        </w:rPr>
        <w:t>s</w:t>
      </w:r>
    </w:p>
    <w:p w14:paraId="5AF6EF02" w14:textId="6F0BB00C" w:rsidR="000163D0" w:rsidRDefault="005F0512" w:rsidP="004916BD">
      <w:pPr>
        <w:pStyle w:val="NormalWeb"/>
        <w:shd w:val="clear" w:color="auto" w:fill="FFFFFF"/>
        <w:spacing w:before="0" w:beforeAutospacing="0" w:after="150" w:line="360" w:lineRule="auto"/>
        <w:jc w:val="both"/>
        <w:rPr>
          <w:ins w:id="45" w:author="Ezekiel Ogundepo" w:date="2022-10-20T15:56:00Z"/>
        </w:rPr>
      </w:pPr>
      <w:r w:rsidRPr="006F1E80">
        <w:t xml:space="preserve">This study employed two heart disease datasets open to the public at the UCI (University of California, Irvine C.A) Machine Learning Repository. The first data, </w:t>
      </w:r>
      <w:r w:rsidR="00F85457" w:rsidRPr="006F1E80">
        <w:t>hereafter called the Cleveland data, were obtained from a heart disease study in the Cleveland database</w:t>
      </w:r>
      <w:r w:rsidR="006A5DDB" w:rsidRPr="006F1E80">
        <w:t xml:space="preserve"> </w:t>
      </w:r>
      <w:r w:rsidR="006A5DDB" w:rsidRPr="006F1E80">
        <w:fldChar w:fldCharType="begin"/>
      </w:r>
      <w:r w:rsidR="002C50D6" w:rsidRPr="006F1E80">
        <w:instrText xml:space="preserve"> ADDIN ZOTERO_ITEM CSL_CITATION {"citationID":"juMzpFtc","properties":{"formattedCitation":"[11]","plainCitation":"[11]","noteIndex":0},"citationItems":[{"id":28,"uris":["http://zotero.org/users/local/2a3hGqw7/items/A5ZAD6TH"],"itemData":{"id":28,"type":"article-journal","container-title":"The UCI KDD Archive","source":"Google Scholar","title":"Heart disease data set","URL":"http://archive.ics.uci.edu/ml/datasets/Heart+Disease","author":[{"family":"Janosi","given":"Andras"},{"family":"Steinbrunn","given":"William"},{"family":"Pfisterer","given":"Matthias"},{"family":"Detrano","given":"Robert"}],"issued":{"date-parts":[["1988"]]}}}],"schema":"https://github.com/citation-style-language/schema/raw/master/csl-citation.json"} </w:instrText>
      </w:r>
      <w:r w:rsidR="006A5DDB" w:rsidRPr="006F1E80">
        <w:fldChar w:fldCharType="separate"/>
      </w:r>
      <w:r w:rsidR="002C50D6" w:rsidRPr="006F1E80">
        <w:t>[11]</w:t>
      </w:r>
      <w:r w:rsidR="006A5DDB" w:rsidRPr="006F1E80">
        <w:fldChar w:fldCharType="end"/>
      </w:r>
      <w:r w:rsidR="006A5DDB" w:rsidRPr="006F1E80">
        <w:t xml:space="preserve"> </w:t>
      </w:r>
      <w:r w:rsidR="00F85457" w:rsidRPr="006F1E80">
        <w:t>and are</w:t>
      </w:r>
      <w:r w:rsidRPr="006F1E80">
        <w:t xml:space="preserve"> available</w:t>
      </w:r>
      <w:r w:rsidR="00F85457" w:rsidRPr="006F1E80">
        <w:t xml:space="preserve"> </w:t>
      </w:r>
      <w:r w:rsidRPr="006F1E80">
        <w:t>at </w:t>
      </w:r>
      <w:hyperlink r:id="rId9" w:tgtFrame="_blank" w:history="1">
        <w:r w:rsidRPr="006F1E80">
          <w:rPr>
            <w:rStyle w:val="Emphasis"/>
          </w:rPr>
          <w:t>https://bit.ly/cleveland-heart-disease-database</w:t>
        </w:r>
      </w:hyperlink>
      <w:r w:rsidRPr="006F1E80">
        <w:rPr>
          <w:rStyle w:val="Emphasis"/>
        </w:rPr>
        <w:t xml:space="preserve">. </w:t>
      </w:r>
      <w:r w:rsidRPr="006F1E80">
        <w:rPr>
          <w:rStyle w:val="Emphasis"/>
          <w:i w:val="0"/>
          <w:iCs w:val="0"/>
        </w:rPr>
        <w:t>Th</w:t>
      </w:r>
      <w:r w:rsidRPr="006F1E80">
        <w:rPr>
          <w:i/>
          <w:iCs/>
        </w:rPr>
        <w:t xml:space="preserve">e </w:t>
      </w:r>
      <w:r w:rsidRPr="006F1E80">
        <w:t xml:space="preserve">second data, hereafter called the </w:t>
      </w:r>
      <w:proofErr w:type="spellStart"/>
      <w:r w:rsidRPr="006F1E80">
        <w:t>Statlog</w:t>
      </w:r>
      <w:proofErr w:type="spellEnd"/>
      <w:r w:rsidRPr="006F1E80">
        <w:t xml:space="preserve">, were obtained from the </w:t>
      </w:r>
      <w:proofErr w:type="spellStart"/>
      <w:r w:rsidRPr="006F1E80">
        <w:t>Statlog</w:t>
      </w:r>
      <w:proofErr w:type="spellEnd"/>
      <w:r w:rsidRPr="006F1E80">
        <w:t xml:space="preserve"> heart disease database </w:t>
      </w:r>
      <w:r w:rsidR="001A7E74" w:rsidRPr="006F1E80">
        <w:fldChar w:fldCharType="begin"/>
      </w:r>
      <w:r w:rsidR="002C50D6" w:rsidRPr="006F1E80">
        <w:instrText xml:space="preserve"> ADDIN ZOTERO_ITEM CSL_CITATION {"citationID":"6on8MXpT","properties":{"formattedCitation":"[12]","plainCitation":"[12]","noteIndex":0},"citationItems":[{"id":29,"uris":["http://zotero.org/users/local/2a3hGqw7/items/WCKA8YGI"],"itemData":{"id":29,"type":"article-journal","source":"Google Scholar","title":"UCI machine learning repository","URL":"http://archive.ics.uci.edu/ml/datasets/statlog+(heart)","author":[{"family":"Dua","given":"Dheeru"},{"family":"Graff","given":"Casey"}],"issued":{"date-parts":[["2017"]]}}}],"schema":"https://github.com/citation-style-language/schema/raw/master/csl-citation.json"} </w:instrText>
      </w:r>
      <w:r w:rsidR="001A7E74" w:rsidRPr="006F1E80">
        <w:fldChar w:fldCharType="separate"/>
      </w:r>
      <w:r w:rsidR="002C50D6" w:rsidRPr="006F1E80">
        <w:t>[12]</w:t>
      </w:r>
      <w:r w:rsidR="001A7E74" w:rsidRPr="006F1E80">
        <w:fldChar w:fldCharType="end"/>
      </w:r>
      <w:r w:rsidR="001A7E74" w:rsidRPr="006F1E80">
        <w:t xml:space="preserve"> </w:t>
      </w:r>
      <w:r w:rsidRPr="006F1E80">
        <w:t>and is available at </w:t>
      </w:r>
      <w:hyperlink r:id="rId10" w:tgtFrame="_blank" w:history="1">
        <w:r w:rsidRPr="006F1E80">
          <w:rPr>
            <w:rStyle w:val="Emphasis"/>
          </w:rPr>
          <w:t>https://bit.ly/statlog-heart-disease-database</w:t>
        </w:r>
      </w:hyperlink>
      <w:r w:rsidRPr="006F1E80">
        <w:t xml:space="preserve">. </w:t>
      </w:r>
    </w:p>
    <w:p w14:paraId="2E6D9FA4" w14:textId="6A815F34" w:rsidR="00FC4B39" w:rsidRDefault="00FC4B39" w:rsidP="004916BD">
      <w:pPr>
        <w:pStyle w:val="NormalWeb"/>
        <w:shd w:val="clear" w:color="auto" w:fill="FFFFFF"/>
        <w:spacing w:before="0" w:beforeAutospacing="0" w:after="150" w:line="360" w:lineRule="auto"/>
        <w:jc w:val="both"/>
        <w:rPr>
          <w:ins w:id="46" w:author="Ezekiel Ogundepo" w:date="2022-10-20T15:56:00Z"/>
        </w:rPr>
      </w:pPr>
      <w:ins w:id="47" w:author="Ezekiel Ogundepo" w:date="2022-10-20T15:56:00Z">
        <w:r w:rsidRPr="00FC4B39">
          <w:rPr>
            <w:noProof/>
            <w:lang w:val="en-GB"/>
          </w:rPr>
          <w:drawing>
            <wp:inline distT="0" distB="0" distL="0" distR="0" wp14:anchorId="002E43AF" wp14:editId="29811381">
              <wp:extent cx="6467975" cy="2012950"/>
              <wp:effectExtent l="0" t="0" r="9525" b="6350"/>
              <wp:docPr id="56" name="Picture 10">
                <a:extLst xmlns:a="http://schemas.openxmlformats.org/drawingml/2006/main">
                  <a:ext uri="{FF2B5EF4-FFF2-40B4-BE49-F238E27FC236}">
                    <a16:creationId xmlns:a16="http://schemas.microsoft.com/office/drawing/2014/main" id="{C7ECF123-E9AA-445E-BC41-A3CBA23AB79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7ECF123-E9AA-445E-BC41-A3CBA23AB799}"/>
                          </a:ext>
                        </a:extLst>
                      </pic:cNvPr>
                      <pic:cNvPicPr>
                        <a:picLocks noChangeAspect="1"/>
                      </pic:cNvPicPr>
                    </pic:nvPicPr>
                    <pic:blipFill>
                      <a:blip r:embed="rId11"/>
                      <a:stretch>
                        <a:fillRect/>
                      </a:stretch>
                    </pic:blipFill>
                    <pic:spPr>
                      <a:xfrm>
                        <a:off x="0" y="0"/>
                        <a:ext cx="6476721" cy="2015672"/>
                      </a:xfrm>
                      <a:prstGeom prst="rect">
                        <a:avLst/>
                      </a:prstGeom>
                    </pic:spPr>
                  </pic:pic>
                </a:graphicData>
              </a:graphic>
            </wp:inline>
          </w:drawing>
        </w:r>
      </w:ins>
    </w:p>
    <w:p w14:paraId="2EB356FA" w14:textId="1FFCA3DC" w:rsidR="000163D0" w:rsidRDefault="000163D0" w:rsidP="004916BD">
      <w:pPr>
        <w:pStyle w:val="NormalWeb"/>
        <w:shd w:val="clear" w:color="auto" w:fill="FFFFFF"/>
        <w:spacing w:before="0" w:beforeAutospacing="0" w:after="150" w:line="360" w:lineRule="auto"/>
        <w:jc w:val="both"/>
        <w:rPr>
          <w:ins w:id="48" w:author="Ezekiel Ogundepo" w:date="2022-10-20T15:02:00Z"/>
        </w:rPr>
      </w:pPr>
      <w:ins w:id="49" w:author="Ezekiel Ogundepo" w:date="2022-10-20T15:02:00Z">
        <w:r w:rsidRPr="00FB74E2">
          <w:rPr>
            <w:b/>
            <w:bCs/>
            <w:rPrChange w:id="50" w:author="Ezekiel Ogundepo" w:date="2022-10-29T17:07:00Z">
              <w:rPr/>
            </w:rPrChange>
          </w:rPr>
          <w:t>Fig. 1.</w:t>
        </w:r>
        <w:r w:rsidRPr="000163D0">
          <w:t xml:space="preserve"> A glimpse of the </w:t>
        </w:r>
      </w:ins>
      <w:ins w:id="51" w:author="Ezekiel Ogundepo" w:date="2022-10-20T15:34:00Z">
        <w:r w:rsidR="00665341">
          <w:t xml:space="preserve">heart disease </w:t>
        </w:r>
      </w:ins>
      <w:ins w:id="52" w:author="Ezekiel Ogundepo" w:date="2022-10-20T15:02:00Z">
        <w:r w:rsidRPr="000163D0">
          <w:t>data</w:t>
        </w:r>
      </w:ins>
    </w:p>
    <w:p w14:paraId="2E2C04E7" w14:textId="55885265" w:rsidR="005F0512" w:rsidRPr="006F1E80" w:rsidRDefault="005F0512" w:rsidP="004916BD">
      <w:pPr>
        <w:pStyle w:val="NormalWeb"/>
        <w:shd w:val="clear" w:color="auto" w:fill="FFFFFF"/>
        <w:spacing w:before="0" w:beforeAutospacing="0" w:after="150" w:line="360" w:lineRule="auto"/>
        <w:jc w:val="both"/>
      </w:pPr>
      <w:r w:rsidRPr="006F1E80">
        <w:t xml:space="preserve">The two datasets have </w:t>
      </w:r>
      <w:r w:rsidR="00F85457" w:rsidRPr="006F1E80">
        <w:t>thirteen (</w:t>
      </w:r>
      <w:r w:rsidRPr="006F1E80">
        <w:t>13</w:t>
      </w:r>
      <w:r w:rsidR="00F85457" w:rsidRPr="006F1E80">
        <w:t>)</w:t>
      </w:r>
      <w:r w:rsidRPr="006F1E80">
        <w:t xml:space="preserve"> features, representing the bio-clinical variables obtained on heart disease patients and their cardiovascular </w:t>
      </w:r>
      <w:r w:rsidRPr="00C67E7B">
        <w:t>statistics</w:t>
      </w:r>
      <w:ins w:id="53" w:author="Ezekiel Ogundepo" w:date="2022-10-29T18:36:00Z">
        <w:r w:rsidR="00E664E1" w:rsidRPr="00C67E7B">
          <w:t xml:space="preserve"> as shown in Figure 1</w:t>
        </w:r>
      </w:ins>
      <w:r w:rsidRPr="006F1E80">
        <w:t>. These prognostic variables were used in the various models in this study to predict whether a patient has heart disease or not. </w:t>
      </w:r>
    </w:p>
    <w:p w14:paraId="233B38AC" w14:textId="58C2F56E" w:rsidR="001007A0" w:rsidRPr="006F1E80" w:rsidRDefault="001007A0" w:rsidP="00966AE0">
      <w:pPr>
        <w:pStyle w:val="NormalWeb"/>
        <w:shd w:val="clear" w:color="auto" w:fill="FFFFFF"/>
        <w:spacing w:before="0" w:beforeAutospacing="0" w:after="0" w:afterAutospacing="0" w:line="360" w:lineRule="auto"/>
        <w:jc w:val="both"/>
      </w:pPr>
      <w:r w:rsidRPr="006F1E80">
        <w:t>The Cleveland dataset has 303 patients, out of which 139 (45.9%) patients had heart disease, and 164 (54.1%) patients did not have the condition. However, during the preprocessing of the Cleveland dataset, we removed six (6) patients with incomplete information, which reduced the total samples to 297 patients, out of which 137 (46%) patients had heart disease</w:t>
      </w:r>
      <w:r w:rsidR="00646415" w:rsidRPr="006F1E80">
        <w:t>,</w:t>
      </w:r>
      <w:r w:rsidRPr="006F1E80">
        <w:t xml:space="preserve"> and 160 (54%) did not have the condition. The </w:t>
      </w:r>
      <w:proofErr w:type="spellStart"/>
      <w:r w:rsidRPr="006F1E80">
        <w:t>Statlog</w:t>
      </w:r>
      <w:proofErr w:type="spellEnd"/>
      <w:r w:rsidRPr="006F1E80">
        <w:t xml:space="preserve"> data contained 270 patients, out of which 120 (44.4%) patients had heart disease, and 150 (55.6%) patients did not have the condition.</w:t>
      </w:r>
    </w:p>
    <w:p w14:paraId="78552418" w14:textId="63B2C43C" w:rsidR="00F813CE" w:rsidRPr="006F1E80" w:rsidRDefault="00B84E44" w:rsidP="00F813CE">
      <w:pPr>
        <w:pStyle w:val="NormalWeb"/>
        <w:shd w:val="clear" w:color="auto" w:fill="FFFFFF"/>
        <w:spacing w:after="0" w:afterAutospacing="0" w:line="360" w:lineRule="auto"/>
        <w:jc w:val="center"/>
      </w:pPr>
      <w:r w:rsidRPr="006F1E80">
        <w:rPr>
          <w:noProof/>
        </w:rPr>
        <w:drawing>
          <wp:inline distT="0" distB="0" distL="0" distR="0" wp14:anchorId="09EFD492" wp14:editId="2778926C">
            <wp:extent cx="3974733" cy="2678698"/>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28358" cy="2714838"/>
                    </a:xfrm>
                    <a:prstGeom prst="rect">
                      <a:avLst/>
                    </a:prstGeom>
                    <a:noFill/>
                    <a:ln>
                      <a:noFill/>
                    </a:ln>
                  </pic:spPr>
                </pic:pic>
              </a:graphicData>
            </a:graphic>
          </wp:inline>
        </w:drawing>
      </w:r>
    </w:p>
    <w:p w14:paraId="3C5D24B6" w14:textId="5F289A9A" w:rsidR="0018584C" w:rsidRDefault="00F813CE" w:rsidP="0018584C">
      <w:pPr>
        <w:pStyle w:val="NormalWeb"/>
        <w:shd w:val="clear" w:color="auto" w:fill="FFFFFF"/>
        <w:spacing w:before="0" w:beforeAutospacing="0" w:after="150" w:line="360" w:lineRule="auto"/>
        <w:rPr>
          <w:ins w:id="54" w:author="Ezekiel Ogundepo" w:date="2022-11-06T17:58:00Z"/>
          <w:bCs/>
          <w:sz w:val="22"/>
          <w:szCs w:val="22"/>
        </w:rPr>
        <w:pPrChange w:id="55" w:author="Ezekiel Ogundepo" w:date="2022-11-06T17:59:00Z">
          <w:pPr>
            <w:pStyle w:val="NormalWeb"/>
            <w:shd w:val="clear" w:color="auto" w:fill="FFFFFF"/>
            <w:spacing w:before="0" w:beforeAutospacing="0" w:after="150" w:line="360" w:lineRule="auto"/>
            <w:jc w:val="center"/>
          </w:pPr>
        </w:pPrChange>
      </w:pPr>
      <w:r w:rsidRPr="006F1E80">
        <w:rPr>
          <w:b/>
          <w:bCs/>
          <w:sz w:val="22"/>
          <w:szCs w:val="22"/>
        </w:rPr>
        <w:t>Fig</w:t>
      </w:r>
      <w:r w:rsidR="000D76F2">
        <w:rPr>
          <w:b/>
          <w:bCs/>
          <w:sz w:val="22"/>
          <w:szCs w:val="22"/>
        </w:rPr>
        <w:t>.</w:t>
      </w:r>
      <w:r w:rsidRPr="006F1E80">
        <w:rPr>
          <w:b/>
          <w:bCs/>
          <w:sz w:val="22"/>
          <w:szCs w:val="22"/>
        </w:rPr>
        <w:t xml:space="preserve"> </w:t>
      </w:r>
      <w:ins w:id="56" w:author="Ezekiel Ogundepo" w:date="2022-10-29T19:32:00Z">
        <w:r w:rsidR="00C67E7B">
          <w:rPr>
            <w:b/>
            <w:bCs/>
            <w:sz w:val="22"/>
            <w:szCs w:val="22"/>
          </w:rPr>
          <w:t>2</w:t>
        </w:r>
      </w:ins>
      <w:del w:id="57" w:author="Ezekiel Ogundepo" w:date="2022-10-29T19:32:00Z">
        <w:r w:rsidRPr="006F1E80" w:rsidDel="00C67E7B">
          <w:rPr>
            <w:b/>
            <w:bCs/>
            <w:sz w:val="22"/>
            <w:szCs w:val="22"/>
          </w:rPr>
          <w:delText>1</w:delText>
        </w:r>
      </w:del>
      <w:r w:rsidRPr="006F1E80">
        <w:rPr>
          <w:b/>
          <w:bCs/>
          <w:sz w:val="22"/>
          <w:szCs w:val="22"/>
        </w:rPr>
        <w:t xml:space="preserve"> </w:t>
      </w:r>
      <w:del w:id="58" w:author="Ezekiel Ogundepo" w:date="2022-11-06T17:59:00Z">
        <w:r w:rsidRPr="006F1E80" w:rsidDel="0018584C">
          <w:rPr>
            <w:bCs/>
            <w:sz w:val="22"/>
            <w:szCs w:val="22"/>
          </w:rPr>
          <w:delText xml:space="preserve">A </w:delText>
        </w:r>
        <w:r w:rsidR="00B84E44" w:rsidRPr="006F1E80" w:rsidDel="0018584C">
          <w:rPr>
            <w:bCs/>
            <w:sz w:val="22"/>
            <w:szCs w:val="22"/>
          </w:rPr>
          <w:delText>bar</w:delText>
        </w:r>
        <w:r w:rsidRPr="006F1E80" w:rsidDel="0018584C">
          <w:rPr>
            <w:bCs/>
            <w:sz w:val="22"/>
            <w:szCs w:val="22"/>
          </w:rPr>
          <w:delText xml:space="preserve"> chart showing the distribution of heart disease status between </w:delText>
        </w:r>
        <w:r w:rsidR="00D03400" w:rsidRPr="006F1E80" w:rsidDel="0018584C">
          <w:rPr>
            <w:bCs/>
            <w:sz w:val="22"/>
            <w:szCs w:val="22"/>
          </w:rPr>
          <w:delText>Cleveland</w:delText>
        </w:r>
        <w:r w:rsidRPr="006F1E80" w:rsidDel="0018584C">
          <w:rPr>
            <w:bCs/>
            <w:sz w:val="22"/>
            <w:szCs w:val="22"/>
          </w:rPr>
          <w:delText xml:space="preserve"> and </w:delText>
        </w:r>
        <w:r w:rsidR="00D03400" w:rsidRPr="006F1E80" w:rsidDel="0018584C">
          <w:rPr>
            <w:bCs/>
            <w:sz w:val="22"/>
            <w:szCs w:val="22"/>
          </w:rPr>
          <w:delText>Statlog</w:delText>
        </w:r>
        <w:r w:rsidRPr="006F1E80" w:rsidDel="0018584C">
          <w:rPr>
            <w:bCs/>
            <w:sz w:val="22"/>
            <w:szCs w:val="22"/>
          </w:rPr>
          <w:delText xml:space="preserve"> heart disease datasets</w:delText>
        </w:r>
      </w:del>
      <w:ins w:id="59" w:author="Ezekiel Ogundepo" w:date="2022-11-06T17:59:00Z">
        <w:r w:rsidR="0018584C">
          <w:rPr>
            <w:bCs/>
            <w:sz w:val="22"/>
            <w:szCs w:val="22"/>
          </w:rPr>
          <w:t>D</w:t>
        </w:r>
        <w:r w:rsidR="0018584C" w:rsidRPr="0018584C">
          <w:rPr>
            <w:bCs/>
            <w:sz w:val="22"/>
            <w:szCs w:val="22"/>
          </w:rPr>
          <w:t xml:space="preserve">istribution of heart disease status </w:t>
        </w:r>
      </w:ins>
      <w:ins w:id="60" w:author="Ezekiel Ogundepo" w:date="2022-11-06T18:01:00Z">
        <w:r w:rsidR="0018584C">
          <w:rPr>
            <w:bCs/>
            <w:sz w:val="22"/>
            <w:szCs w:val="22"/>
          </w:rPr>
          <w:t>in the</w:t>
        </w:r>
      </w:ins>
      <w:ins w:id="61" w:author="Ezekiel Ogundepo" w:date="2022-11-06T17:59:00Z">
        <w:r w:rsidR="0018584C" w:rsidRPr="0018584C">
          <w:rPr>
            <w:bCs/>
            <w:sz w:val="22"/>
            <w:szCs w:val="22"/>
          </w:rPr>
          <w:t xml:space="preserve"> Cleveland and </w:t>
        </w:r>
        <w:proofErr w:type="spellStart"/>
        <w:r w:rsidR="0018584C" w:rsidRPr="0018584C">
          <w:rPr>
            <w:bCs/>
            <w:sz w:val="22"/>
            <w:szCs w:val="22"/>
          </w:rPr>
          <w:t>Statlog</w:t>
        </w:r>
        <w:proofErr w:type="spellEnd"/>
        <w:r w:rsidR="0018584C" w:rsidRPr="0018584C">
          <w:rPr>
            <w:bCs/>
            <w:sz w:val="22"/>
            <w:szCs w:val="22"/>
          </w:rPr>
          <w:t xml:space="preserve"> heart disease datasets</w:t>
        </w:r>
      </w:ins>
    </w:p>
    <w:p w14:paraId="2F2AEA41" w14:textId="33C23F4B" w:rsidR="0018584C" w:rsidRPr="00FA4425" w:rsidDel="0018584C" w:rsidRDefault="0018584C" w:rsidP="00F813CE">
      <w:pPr>
        <w:pStyle w:val="NormalWeb"/>
        <w:shd w:val="clear" w:color="auto" w:fill="FFFFFF"/>
        <w:spacing w:before="0" w:beforeAutospacing="0" w:after="150" w:line="360" w:lineRule="auto"/>
        <w:jc w:val="center"/>
        <w:rPr>
          <w:del w:id="62" w:author="Ezekiel Ogundepo" w:date="2022-11-06T18:00:00Z"/>
          <w:bCs/>
          <w:sz w:val="22"/>
          <w:szCs w:val="22"/>
          <w:rPrChange w:id="63" w:author="Ezekiel Ogundepo" w:date="2022-11-06T18:34:00Z">
            <w:rPr>
              <w:del w:id="64" w:author="Ezekiel Ogundepo" w:date="2022-11-06T18:00:00Z"/>
              <w:bCs/>
              <w:sz w:val="22"/>
              <w:szCs w:val="22"/>
            </w:rPr>
          </w:rPrChange>
        </w:rPr>
      </w:pPr>
    </w:p>
    <w:p w14:paraId="6E263A44" w14:textId="2472AE0A" w:rsidR="00B676B9" w:rsidRPr="00FA4425" w:rsidRDefault="0062580E" w:rsidP="00FA4425">
      <w:pPr>
        <w:pStyle w:val="Heading3"/>
        <w:rPr>
          <w:color w:val="auto"/>
          <w:rPrChange w:id="65" w:author="Ezekiel Ogundepo" w:date="2022-11-06T18:34:00Z">
            <w:rPr>
              <w:b/>
            </w:rPr>
          </w:rPrChange>
        </w:rPr>
        <w:pPrChange w:id="66" w:author="Ezekiel Ogundepo" w:date="2022-11-06T18:34:00Z">
          <w:pPr>
            <w:pStyle w:val="NormalWeb"/>
            <w:shd w:val="clear" w:color="auto" w:fill="FFFFFF"/>
            <w:spacing w:after="0" w:afterAutospacing="0" w:line="360" w:lineRule="auto"/>
            <w:jc w:val="both"/>
          </w:pPr>
        </w:pPrChange>
      </w:pPr>
      <w:bookmarkStart w:id="67" w:name="_2.1.1_The_Training"/>
      <w:bookmarkEnd w:id="67"/>
      <w:r w:rsidRPr="00FA4425">
        <w:rPr>
          <w:color w:val="auto"/>
          <w:rPrChange w:id="68" w:author="Ezekiel Ogundepo" w:date="2022-11-06T18:34:00Z">
            <w:rPr>
              <w:b/>
            </w:rPr>
          </w:rPrChange>
        </w:rPr>
        <w:t>2.1.1</w:t>
      </w:r>
      <w:r w:rsidRPr="00FA4425">
        <w:rPr>
          <w:color w:val="auto"/>
          <w:rPrChange w:id="69" w:author="Ezekiel Ogundepo" w:date="2022-11-06T18:34:00Z">
            <w:rPr>
              <w:b/>
            </w:rPr>
          </w:rPrChange>
        </w:rPr>
        <w:tab/>
      </w:r>
      <w:r w:rsidR="00B676B9" w:rsidRPr="00FA4425">
        <w:rPr>
          <w:color w:val="auto"/>
          <w:rPrChange w:id="70" w:author="Ezekiel Ogundepo" w:date="2022-11-06T18:34:00Z">
            <w:rPr>
              <w:b/>
            </w:rPr>
          </w:rPrChange>
        </w:rPr>
        <w:t>The Training and Validation Data</w:t>
      </w:r>
    </w:p>
    <w:p w14:paraId="76890E85" w14:textId="27505F77" w:rsidR="00F85457" w:rsidRPr="006F1E80" w:rsidRDefault="00F85457" w:rsidP="00F85457">
      <w:pPr>
        <w:pStyle w:val="NormalWeb"/>
        <w:shd w:val="clear" w:color="auto" w:fill="FFFFFF"/>
        <w:spacing w:before="240" w:beforeAutospacing="0" w:after="150" w:line="360" w:lineRule="auto"/>
        <w:jc w:val="both"/>
      </w:pPr>
      <w:r w:rsidRPr="006F1E80">
        <w:t xml:space="preserve">This study used the Cleveland dataset as the training data to build all the ten classification models. The </w:t>
      </w:r>
      <w:proofErr w:type="spellStart"/>
      <w:r w:rsidRPr="006F1E80">
        <w:t>Statlog</w:t>
      </w:r>
      <w:proofErr w:type="spellEnd"/>
      <w:r w:rsidRPr="006F1E80">
        <w:t xml:space="preserve"> dataset, although entirely independent of the Cleveland data, is similar in structure to the Cleveland data was used as the validation data for efficiency and assessment of the extent of reproducibility of the results.  </w:t>
      </w:r>
    </w:p>
    <w:p w14:paraId="2EC65126" w14:textId="00BE0FE5" w:rsidR="00AB7BB7" w:rsidRPr="006F1E80" w:rsidRDefault="00AB7BB7" w:rsidP="00D739AC">
      <w:pPr>
        <w:pStyle w:val="NormalWeb"/>
        <w:shd w:val="clear" w:color="auto" w:fill="FFFFFF"/>
        <w:spacing w:after="240" w:afterAutospacing="0" w:line="360" w:lineRule="auto"/>
        <w:jc w:val="both"/>
        <w:pPrChange w:id="71" w:author="Ezekiel Ogundepo" w:date="2022-11-06T18:15:00Z">
          <w:pPr>
            <w:pStyle w:val="NormalWeb"/>
            <w:shd w:val="clear" w:color="auto" w:fill="FFFFFF"/>
            <w:spacing w:after="150" w:line="360" w:lineRule="auto"/>
            <w:jc w:val="both"/>
          </w:pPr>
        </w:pPrChange>
      </w:pPr>
      <w:r w:rsidRPr="006F1E80">
        <w:t>Table 1 shows the descriptive statistics of the continuous variables in Cleveland heart disease data. The patients</w:t>
      </w:r>
      <w:r w:rsidR="00373200" w:rsidRPr="006F1E80">
        <w:t>’</w:t>
      </w:r>
      <w:r w:rsidRPr="006F1E80">
        <w:t xml:space="preserve"> mean age was 54.54 years with a standard deviation of 9.05 years, while the minimum and maximum ages were 29 and 77 years, respectively. </w:t>
      </w:r>
      <w:moveFromRangeStart w:id="72" w:author="Ezekiel Ogundepo" w:date="2022-10-29T19:39:00Z" w:name="move117964788"/>
      <w:moveFrom w:id="73" w:author="Ezekiel Ogundepo" w:date="2022-10-29T19:39:00Z">
        <w:r w:rsidRPr="006F1E80" w:rsidDel="00C67E7B">
          <w:t>Table</w:t>
        </w:r>
        <w:r w:rsidR="00646415" w:rsidRPr="006F1E80" w:rsidDel="00C67E7B">
          <w:t>s</w:t>
        </w:r>
        <w:r w:rsidRPr="006F1E80" w:rsidDel="00C67E7B">
          <w:t xml:space="preserve"> 2 and 4 show a detailed exploratory data analysis using the Chi-square test of independence for Cleveland and Statlog heart disease datasets; to get more insight </w:t>
        </w:r>
        <w:r w:rsidR="003404EB" w:rsidRPr="006F1E80" w:rsidDel="00C67E7B">
          <w:t>into the features that are useful in determining whether a patient has heart disease</w:t>
        </w:r>
        <w:r w:rsidRPr="006F1E80" w:rsidDel="00C67E7B">
          <w:t xml:space="preserve"> before applying standard machine learning models for the class prediction.</w:t>
        </w:r>
      </w:moveFrom>
      <w:moveFromRangeEnd w:id="72"/>
    </w:p>
    <w:p w14:paraId="261EF5ED" w14:textId="6FCA2ABC" w:rsidR="005859AF" w:rsidRPr="006F1E80" w:rsidRDefault="005859AF" w:rsidP="001E5D43">
      <w:pPr>
        <w:pStyle w:val="Default"/>
        <w:spacing w:line="360" w:lineRule="auto"/>
        <w:jc w:val="center"/>
        <w:rPr>
          <w:rFonts w:ascii="Times New Roman" w:hAnsi="Times New Roman" w:cs="Times New Roman"/>
          <w:bCs/>
          <w:color w:val="auto"/>
          <w:sz w:val="22"/>
          <w:szCs w:val="22"/>
        </w:rPr>
      </w:pPr>
      <w:r w:rsidRPr="006F1E80">
        <w:rPr>
          <w:rFonts w:ascii="Times New Roman" w:hAnsi="Times New Roman" w:cs="Times New Roman"/>
          <w:b/>
          <w:bCs/>
          <w:color w:val="auto"/>
          <w:sz w:val="22"/>
          <w:szCs w:val="22"/>
          <w:shd w:val="clear" w:color="auto" w:fill="FFFFFF"/>
        </w:rPr>
        <w:t xml:space="preserve">Table 1: </w:t>
      </w:r>
      <w:r w:rsidRPr="006F1E80">
        <w:rPr>
          <w:rFonts w:ascii="Times New Roman" w:hAnsi="Times New Roman" w:cs="Times New Roman"/>
          <w:bCs/>
          <w:color w:val="auto"/>
          <w:sz w:val="22"/>
          <w:szCs w:val="22"/>
          <w:shd w:val="clear" w:color="auto" w:fill="FFFFFF"/>
        </w:rPr>
        <w:t xml:space="preserve">Summary statistics of </w:t>
      </w:r>
      <w:r w:rsidR="003F4000" w:rsidRPr="006F1E80">
        <w:rPr>
          <w:rFonts w:ascii="Times New Roman" w:hAnsi="Times New Roman" w:cs="Times New Roman"/>
          <w:bCs/>
          <w:color w:val="auto"/>
          <w:sz w:val="22"/>
          <w:szCs w:val="22"/>
          <w:shd w:val="clear" w:color="auto" w:fill="FFFFFF"/>
        </w:rPr>
        <w:t xml:space="preserve">the </w:t>
      </w:r>
      <w:r w:rsidRPr="006F1E80">
        <w:rPr>
          <w:rFonts w:ascii="Times New Roman" w:hAnsi="Times New Roman" w:cs="Times New Roman"/>
          <w:bCs/>
          <w:color w:val="auto"/>
          <w:sz w:val="22"/>
          <w:szCs w:val="22"/>
          <w:shd w:val="clear" w:color="auto" w:fill="FFFFFF"/>
        </w:rPr>
        <w:t xml:space="preserve">continuous features </w:t>
      </w:r>
      <w:r w:rsidR="00715527" w:rsidRPr="006F1E80">
        <w:rPr>
          <w:rFonts w:ascii="Times New Roman" w:hAnsi="Times New Roman" w:cs="Times New Roman"/>
          <w:bCs/>
          <w:color w:val="auto"/>
          <w:sz w:val="22"/>
          <w:szCs w:val="22"/>
          <w:shd w:val="clear" w:color="auto" w:fill="FFFFFF"/>
        </w:rPr>
        <w:t>in</w:t>
      </w:r>
      <w:r w:rsidRPr="006F1E80">
        <w:rPr>
          <w:rFonts w:ascii="Times New Roman" w:hAnsi="Times New Roman" w:cs="Times New Roman"/>
          <w:bCs/>
          <w:color w:val="auto"/>
          <w:sz w:val="22"/>
          <w:szCs w:val="22"/>
          <w:shd w:val="clear" w:color="auto" w:fill="FFFFFF"/>
        </w:rPr>
        <w:t xml:space="preserve"> </w:t>
      </w:r>
      <w:r w:rsidR="00B44BEA" w:rsidRPr="006F1E80">
        <w:rPr>
          <w:rFonts w:ascii="Times New Roman" w:hAnsi="Times New Roman" w:cs="Times New Roman"/>
          <w:bCs/>
          <w:color w:val="auto"/>
          <w:sz w:val="22"/>
          <w:szCs w:val="22"/>
          <w:shd w:val="clear" w:color="auto" w:fill="FFFFFF"/>
        </w:rPr>
        <w:t>the</w:t>
      </w:r>
      <w:r w:rsidR="00715527" w:rsidRPr="006F1E80">
        <w:rPr>
          <w:rFonts w:ascii="Times New Roman" w:hAnsi="Times New Roman" w:cs="Times New Roman"/>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Cleveland </w:t>
      </w:r>
      <w:r w:rsidR="006909BB" w:rsidRPr="006F1E80">
        <w:rPr>
          <w:rStyle w:val="fontstyle01"/>
          <w:rFonts w:ascii="Times New Roman" w:hAnsi="Times New Roman" w:cs="Times New Roman"/>
          <w:bCs/>
          <w:color w:val="auto"/>
          <w:sz w:val="22"/>
          <w:szCs w:val="22"/>
        </w:rPr>
        <w:t xml:space="preserve">heart disease </w:t>
      </w:r>
      <w:r w:rsidRPr="006F1E80">
        <w:rPr>
          <w:rFonts w:ascii="Times New Roman" w:hAnsi="Times New Roman" w:cs="Times New Roman"/>
          <w:bCs/>
          <w:color w:val="auto"/>
          <w:sz w:val="22"/>
          <w:szCs w:val="22"/>
          <w:shd w:val="clear" w:color="auto" w:fill="FFFFFF"/>
        </w:rPr>
        <w:t>dataset</w:t>
      </w:r>
    </w:p>
    <w:tbl>
      <w:tblPr>
        <w:tblStyle w:val="PlainTable2"/>
        <w:tblW w:w="4972" w:type="pct"/>
        <w:jc w:val="center"/>
        <w:tblLook w:val="0620" w:firstRow="1" w:lastRow="0" w:firstColumn="0" w:lastColumn="0" w:noHBand="1" w:noVBand="1"/>
      </w:tblPr>
      <w:tblGrid>
        <w:gridCol w:w="3043"/>
        <w:gridCol w:w="1224"/>
        <w:gridCol w:w="1105"/>
        <w:gridCol w:w="1095"/>
        <w:gridCol w:w="985"/>
        <w:gridCol w:w="1856"/>
      </w:tblGrid>
      <w:tr w:rsidR="006F1E80" w:rsidRPr="006F1E80" w14:paraId="15C3A7B1" w14:textId="77777777" w:rsidTr="00403250">
        <w:trPr>
          <w:cnfStyle w:val="100000000000" w:firstRow="1" w:lastRow="0" w:firstColumn="0" w:lastColumn="0" w:oddVBand="0" w:evenVBand="0" w:oddHBand="0" w:evenHBand="0" w:firstRowFirstColumn="0" w:firstRowLastColumn="0" w:lastRowFirstColumn="0" w:lastRowLastColumn="0"/>
          <w:trHeight w:val="300"/>
          <w:jc w:val="center"/>
        </w:trPr>
        <w:tc>
          <w:tcPr>
            <w:tcW w:w="1635" w:type="pct"/>
            <w:noWrap/>
            <w:hideMark/>
          </w:tcPr>
          <w:p w14:paraId="0CCD4C82" w14:textId="3422DC5F" w:rsidR="005859AF" w:rsidRPr="006F1E80" w:rsidRDefault="00E93A30" w:rsidP="001E5D43">
            <w:pPr>
              <w:rPr>
                <w:rFonts w:ascii="Times New Roman" w:eastAsia="Times New Roman" w:hAnsi="Times New Roman" w:cs="Times New Roman"/>
                <w:sz w:val="20"/>
                <w:szCs w:val="20"/>
                <w:lang w:val="en-US"/>
              </w:rPr>
            </w:pPr>
            <w:bookmarkStart w:id="74" w:name="_Hlk55994859"/>
            <w:r w:rsidRPr="006F1E80">
              <w:rPr>
                <w:rFonts w:ascii="Times New Roman" w:eastAsia="Times New Roman" w:hAnsi="Times New Roman" w:cs="Times New Roman"/>
                <w:sz w:val="20"/>
                <w:szCs w:val="20"/>
                <w:lang w:val="en-US"/>
              </w:rPr>
              <w:t>Determinants</w:t>
            </w:r>
          </w:p>
        </w:tc>
        <w:tc>
          <w:tcPr>
            <w:tcW w:w="658" w:type="pct"/>
            <w:noWrap/>
            <w:hideMark/>
          </w:tcPr>
          <w:p w14:paraId="3AFCCEA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Minimum</w:t>
            </w:r>
          </w:p>
        </w:tc>
        <w:tc>
          <w:tcPr>
            <w:tcW w:w="594" w:type="pct"/>
            <w:noWrap/>
            <w:hideMark/>
          </w:tcPr>
          <w:p w14:paraId="0F918636"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Maximum</w:t>
            </w:r>
          </w:p>
        </w:tc>
        <w:tc>
          <w:tcPr>
            <w:tcW w:w="588" w:type="pct"/>
            <w:noWrap/>
            <w:hideMark/>
          </w:tcPr>
          <w:p w14:paraId="5CD68468"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Mean</w:t>
            </w:r>
          </w:p>
        </w:tc>
        <w:tc>
          <w:tcPr>
            <w:tcW w:w="529" w:type="pct"/>
            <w:noWrap/>
            <w:hideMark/>
          </w:tcPr>
          <w:p w14:paraId="2CA26BDD"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Median</w:t>
            </w:r>
          </w:p>
        </w:tc>
        <w:tc>
          <w:tcPr>
            <w:tcW w:w="997" w:type="pct"/>
            <w:noWrap/>
            <w:hideMark/>
          </w:tcPr>
          <w:p w14:paraId="6E10CE35" w14:textId="77777777" w:rsidR="005859AF" w:rsidRPr="006F1E80" w:rsidRDefault="005859AF" w:rsidP="001E5D43">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Standard deviation</w:t>
            </w:r>
          </w:p>
        </w:tc>
      </w:tr>
      <w:tr w:rsidR="006F1E80" w:rsidRPr="006F1E80" w14:paraId="31774DF7" w14:textId="77777777" w:rsidTr="0059165B">
        <w:trPr>
          <w:trHeight w:val="300"/>
          <w:jc w:val="center"/>
        </w:trPr>
        <w:tc>
          <w:tcPr>
            <w:tcW w:w="1635" w:type="pct"/>
            <w:noWrap/>
            <w:hideMark/>
          </w:tcPr>
          <w:p w14:paraId="0E04DC17" w14:textId="69CBFEE0"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5859AF" w:rsidRPr="006F1E80">
              <w:rPr>
                <w:rFonts w:ascii="Times New Roman" w:eastAsia="Times New Roman" w:hAnsi="Times New Roman" w:cs="Times New Roman"/>
                <w:sz w:val="20"/>
                <w:szCs w:val="20"/>
                <w:lang w:val="en-US"/>
              </w:rPr>
              <w:t xml:space="preserve">ge </w:t>
            </w:r>
            <w:r w:rsidRPr="006F1E80">
              <w:rPr>
                <w:rFonts w:ascii="Times New Roman" w:eastAsia="Times New Roman" w:hAnsi="Times New Roman" w:cs="Times New Roman"/>
                <w:sz w:val="20"/>
                <w:szCs w:val="20"/>
                <w:lang w:val="en-US"/>
              </w:rPr>
              <w:t>(</w:t>
            </w:r>
            <w:r w:rsidR="005859AF" w:rsidRPr="006F1E80">
              <w:rPr>
                <w:rFonts w:ascii="Times New Roman" w:eastAsia="Times New Roman" w:hAnsi="Times New Roman" w:cs="Times New Roman"/>
                <w:sz w:val="20"/>
                <w:szCs w:val="20"/>
                <w:lang w:val="en-US"/>
              </w:rPr>
              <w:t>in years</w:t>
            </w:r>
            <w:r w:rsidRPr="006F1E80">
              <w:rPr>
                <w:rFonts w:ascii="Times New Roman" w:eastAsia="Times New Roman" w:hAnsi="Times New Roman" w:cs="Times New Roman"/>
                <w:sz w:val="20"/>
                <w:szCs w:val="20"/>
                <w:lang w:val="en-US"/>
              </w:rPr>
              <w:t>)</w:t>
            </w:r>
          </w:p>
        </w:tc>
        <w:tc>
          <w:tcPr>
            <w:tcW w:w="658" w:type="pct"/>
            <w:noWrap/>
            <w:hideMark/>
          </w:tcPr>
          <w:p w14:paraId="6B7C06F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w:t>
            </w:r>
          </w:p>
        </w:tc>
        <w:tc>
          <w:tcPr>
            <w:tcW w:w="594" w:type="pct"/>
            <w:noWrap/>
            <w:hideMark/>
          </w:tcPr>
          <w:p w14:paraId="10241CC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77</w:t>
            </w:r>
          </w:p>
        </w:tc>
        <w:tc>
          <w:tcPr>
            <w:tcW w:w="588" w:type="pct"/>
            <w:noWrap/>
            <w:hideMark/>
          </w:tcPr>
          <w:p w14:paraId="5471D40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54.5421</w:t>
            </w:r>
          </w:p>
        </w:tc>
        <w:tc>
          <w:tcPr>
            <w:tcW w:w="529" w:type="pct"/>
            <w:noWrap/>
            <w:hideMark/>
          </w:tcPr>
          <w:p w14:paraId="2DE06F3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w:t>
            </w:r>
          </w:p>
        </w:tc>
        <w:tc>
          <w:tcPr>
            <w:tcW w:w="997" w:type="pct"/>
            <w:noWrap/>
            <w:hideMark/>
          </w:tcPr>
          <w:p w14:paraId="1617FDF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9.0497</w:t>
            </w:r>
          </w:p>
        </w:tc>
      </w:tr>
      <w:tr w:rsidR="006F1E80" w:rsidRPr="006F1E80" w14:paraId="0E9B1D6F" w14:textId="77777777" w:rsidTr="0059165B">
        <w:trPr>
          <w:trHeight w:val="300"/>
          <w:jc w:val="center"/>
        </w:trPr>
        <w:tc>
          <w:tcPr>
            <w:tcW w:w="1635" w:type="pct"/>
            <w:noWrap/>
            <w:hideMark/>
          </w:tcPr>
          <w:p w14:paraId="48F6D705" w14:textId="51FDBCF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5859AF" w:rsidRPr="006F1E80">
              <w:rPr>
                <w:rFonts w:ascii="Times New Roman" w:eastAsia="Times New Roman" w:hAnsi="Times New Roman" w:cs="Times New Roman"/>
                <w:sz w:val="20"/>
                <w:szCs w:val="20"/>
                <w:lang w:val="en-US"/>
              </w:rPr>
              <w:t>esting blood pressure</w:t>
            </w:r>
            <w:r w:rsidR="00DB04C7" w:rsidRPr="006F1E80">
              <w:rPr>
                <w:rFonts w:ascii="Times New Roman" w:eastAsia="Times New Roman" w:hAnsi="Times New Roman" w:cs="Times New Roman"/>
                <w:sz w:val="20"/>
                <w:szCs w:val="20"/>
                <w:lang w:val="en-US"/>
              </w:rPr>
              <w:t xml:space="preserve"> in mm Hg</w:t>
            </w:r>
          </w:p>
        </w:tc>
        <w:tc>
          <w:tcPr>
            <w:tcW w:w="658" w:type="pct"/>
            <w:noWrap/>
            <w:hideMark/>
          </w:tcPr>
          <w:p w14:paraId="40A3AFE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94</w:t>
            </w:r>
          </w:p>
        </w:tc>
        <w:tc>
          <w:tcPr>
            <w:tcW w:w="594" w:type="pct"/>
            <w:noWrap/>
            <w:hideMark/>
          </w:tcPr>
          <w:p w14:paraId="62A14AD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w:t>
            </w:r>
          </w:p>
        </w:tc>
        <w:tc>
          <w:tcPr>
            <w:tcW w:w="588" w:type="pct"/>
            <w:noWrap/>
            <w:hideMark/>
          </w:tcPr>
          <w:p w14:paraId="60C15DA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131.6936</w:t>
            </w:r>
          </w:p>
        </w:tc>
        <w:tc>
          <w:tcPr>
            <w:tcW w:w="529" w:type="pct"/>
            <w:noWrap/>
            <w:hideMark/>
          </w:tcPr>
          <w:p w14:paraId="7533461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130</w:t>
            </w:r>
          </w:p>
        </w:tc>
        <w:tc>
          <w:tcPr>
            <w:tcW w:w="997" w:type="pct"/>
            <w:noWrap/>
            <w:hideMark/>
          </w:tcPr>
          <w:p w14:paraId="4B15639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17.7628</w:t>
            </w:r>
          </w:p>
        </w:tc>
      </w:tr>
      <w:tr w:rsidR="006F1E80" w:rsidRPr="006F1E80" w14:paraId="22F6CA56" w14:textId="77777777" w:rsidTr="0059165B">
        <w:trPr>
          <w:trHeight w:val="300"/>
          <w:jc w:val="center"/>
        </w:trPr>
        <w:tc>
          <w:tcPr>
            <w:tcW w:w="1635" w:type="pct"/>
            <w:noWrap/>
            <w:hideMark/>
          </w:tcPr>
          <w:p w14:paraId="6FC4E2EB" w14:textId="0E47A85A"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5859AF" w:rsidRPr="006F1E80">
              <w:rPr>
                <w:rFonts w:ascii="Times New Roman" w:eastAsia="Times New Roman" w:hAnsi="Times New Roman" w:cs="Times New Roman"/>
                <w:sz w:val="20"/>
                <w:szCs w:val="20"/>
                <w:lang w:val="en-US"/>
              </w:rPr>
              <w:t xml:space="preserve">erum </w:t>
            </w:r>
            <w:proofErr w:type="spellStart"/>
            <w:r w:rsidR="005859AF" w:rsidRPr="006F1E80">
              <w:rPr>
                <w:rFonts w:ascii="Times New Roman" w:eastAsia="Times New Roman" w:hAnsi="Times New Roman" w:cs="Times New Roman"/>
                <w:sz w:val="20"/>
                <w:szCs w:val="20"/>
                <w:lang w:val="en-US"/>
              </w:rPr>
              <w:t>cholestoral</w:t>
            </w:r>
            <w:proofErr w:type="spellEnd"/>
            <w:r w:rsidR="005859AF" w:rsidRPr="006F1E80">
              <w:rPr>
                <w:rFonts w:ascii="Times New Roman" w:eastAsia="Times New Roman" w:hAnsi="Times New Roman" w:cs="Times New Roman"/>
                <w:sz w:val="20"/>
                <w:szCs w:val="20"/>
                <w:lang w:val="en-US"/>
              </w:rPr>
              <w:t xml:space="preserve"> in mg/dl</w:t>
            </w:r>
          </w:p>
        </w:tc>
        <w:tc>
          <w:tcPr>
            <w:tcW w:w="658" w:type="pct"/>
            <w:noWrap/>
            <w:hideMark/>
          </w:tcPr>
          <w:p w14:paraId="6F42490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126</w:t>
            </w:r>
          </w:p>
        </w:tc>
        <w:tc>
          <w:tcPr>
            <w:tcW w:w="594" w:type="pct"/>
            <w:noWrap/>
            <w:hideMark/>
          </w:tcPr>
          <w:p w14:paraId="5CF894E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564</w:t>
            </w:r>
          </w:p>
        </w:tc>
        <w:tc>
          <w:tcPr>
            <w:tcW w:w="588" w:type="pct"/>
            <w:noWrap/>
            <w:hideMark/>
          </w:tcPr>
          <w:p w14:paraId="4774D8B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247.3502</w:t>
            </w:r>
          </w:p>
        </w:tc>
        <w:tc>
          <w:tcPr>
            <w:tcW w:w="529" w:type="pct"/>
            <w:noWrap/>
            <w:hideMark/>
          </w:tcPr>
          <w:p w14:paraId="68AA3E1D"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243</w:t>
            </w:r>
          </w:p>
        </w:tc>
        <w:tc>
          <w:tcPr>
            <w:tcW w:w="997" w:type="pct"/>
            <w:noWrap/>
            <w:hideMark/>
          </w:tcPr>
          <w:p w14:paraId="661DDEBC"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51.9976</w:t>
            </w:r>
          </w:p>
        </w:tc>
      </w:tr>
      <w:tr w:rsidR="006F1E80" w:rsidRPr="006F1E80" w14:paraId="0A052513" w14:textId="77777777" w:rsidTr="0059165B">
        <w:trPr>
          <w:trHeight w:val="300"/>
          <w:jc w:val="center"/>
        </w:trPr>
        <w:tc>
          <w:tcPr>
            <w:tcW w:w="1635" w:type="pct"/>
            <w:noWrap/>
            <w:hideMark/>
          </w:tcPr>
          <w:p w14:paraId="70BCF844" w14:textId="6E123CE4" w:rsidR="005859AF" w:rsidRPr="006F1E80" w:rsidRDefault="00F307A9"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5859AF" w:rsidRPr="006F1E80">
              <w:rPr>
                <w:rFonts w:ascii="Times New Roman" w:eastAsia="Times New Roman" w:hAnsi="Times New Roman" w:cs="Times New Roman"/>
                <w:sz w:val="20"/>
                <w:szCs w:val="20"/>
                <w:lang w:val="en-US"/>
              </w:rPr>
              <w:t>aximum heart rate achieved</w:t>
            </w:r>
          </w:p>
        </w:tc>
        <w:tc>
          <w:tcPr>
            <w:tcW w:w="658" w:type="pct"/>
            <w:noWrap/>
            <w:hideMark/>
          </w:tcPr>
          <w:p w14:paraId="1C8D3D4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w:t>
            </w:r>
          </w:p>
        </w:tc>
        <w:tc>
          <w:tcPr>
            <w:tcW w:w="594" w:type="pct"/>
            <w:noWrap/>
            <w:hideMark/>
          </w:tcPr>
          <w:p w14:paraId="717531FF"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202</w:t>
            </w:r>
          </w:p>
        </w:tc>
        <w:tc>
          <w:tcPr>
            <w:tcW w:w="588" w:type="pct"/>
            <w:noWrap/>
            <w:hideMark/>
          </w:tcPr>
          <w:p w14:paraId="380BF5F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149.5993</w:t>
            </w:r>
          </w:p>
        </w:tc>
        <w:tc>
          <w:tcPr>
            <w:tcW w:w="529" w:type="pct"/>
            <w:noWrap/>
            <w:hideMark/>
          </w:tcPr>
          <w:p w14:paraId="3DE858DA"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153</w:t>
            </w:r>
          </w:p>
        </w:tc>
        <w:tc>
          <w:tcPr>
            <w:tcW w:w="997" w:type="pct"/>
            <w:noWrap/>
            <w:hideMark/>
          </w:tcPr>
          <w:p w14:paraId="15A585A7"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22.9416</w:t>
            </w:r>
          </w:p>
        </w:tc>
      </w:tr>
      <w:tr w:rsidR="006F1E80" w:rsidRPr="006F1E80" w14:paraId="251C6F38" w14:textId="77777777" w:rsidTr="0059165B">
        <w:trPr>
          <w:trHeight w:val="300"/>
          <w:jc w:val="center"/>
        </w:trPr>
        <w:tc>
          <w:tcPr>
            <w:tcW w:w="1635" w:type="pct"/>
            <w:noWrap/>
            <w:hideMark/>
          </w:tcPr>
          <w:p w14:paraId="026BEF5F" w14:textId="77777777" w:rsidR="005859AF" w:rsidRPr="006F1E80" w:rsidRDefault="005859AF" w:rsidP="0059165B">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ST depression</w:t>
            </w:r>
          </w:p>
        </w:tc>
        <w:tc>
          <w:tcPr>
            <w:tcW w:w="658" w:type="pct"/>
            <w:noWrap/>
            <w:hideMark/>
          </w:tcPr>
          <w:p w14:paraId="01CABC19"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594" w:type="pct"/>
            <w:noWrap/>
            <w:hideMark/>
          </w:tcPr>
          <w:p w14:paraId="599EC17B"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6.2</w:t>
            </w:r>
          </w:p>
        </w:tc>
        <w:tc>
          <w:tcPr>
            <w:tcW w:w="588" w:type="pct"/>
            <w:noWrap/>
            <w:hideMark/>
          </w:tcPr>
          <w:p w14:paraId="3A717794"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1.0556</w:t>
            </w:r>
          </w:p>
        </w:tc>
        <w:tc>
          <w:tcPr>
            <w:tcW w:w="529" w:type="pct"/>
            <w:noWrap/>
            <w:hideMark/>
          </w:tcPr>
          <w:p w14:paraId="2E052A2E"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0.8</w:t>
            </w:r>
          </w:p>
        </w:tc>
        <w:tc>
          <w:tcPr>
            <w:tcW w:w="997" w:type="pct"/>
            <w:noWrap/>
            <w:hideMark/>
          </w:tcPr>
          <w:p w14:paraId="172FF025" w14:textId="77777777" w:rsidR="005859AF" w:rsidRPr="006F1E80" w:rsidRDefault="005859AF"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1.1661</w:t>
            </w:r>
          </w:p>
        </w:tc>
      </w:tr>
      <w:bookmarkEnd w:id="74"/>
    </w:tbl>
    <w:p w14:paraId="4254C1D0" w14:textId="27A4FA4A" w:rsidR="00955D98" w:rsidDel="00C67E7B" w:rsidRDefault="00955D98" w:rsidP="00D739AC">
      <w:pPr>
        <w:spacing w:after="0" w:line="240" w:lineRule="auto"/>
        <w:rPr>
          <w:del w:id="75" w:author="Ezekiel Ogundepo" w:date="2022-10-29T19:39:00Z"/>
          <w:rStyle w:val="fontstyle01"/>
          <w:rFonts w:ascii="Times New Roman" w:hAnsi="Times New Roman" w:cs="Times New Roman"/>
          <w:b/>
          <w:bCs/>
          <w:color w:val="auto"/>
          <w:sz w:val="22"/>
          <w:szCs w:val="22"/>
        </w:rPr>
        <w:pPrChange w:id="76" w:author="Ezekiel Ogundepo" w:date="2022-11-06T18:15:00Z">
          <w:pPr>
            <w:spacing w:line="240" w:lineRule="auto"/>
          </w:pPr>
        </w:pPrChange>
      </w:pPr>
    </w:p>
    <w:p w14:paraId="374B9A98" w14:textId="67BA8F0F" w:rsidR="00C7656A" w:rsidRPr="006F1E80" w:rsidRDefault="00C7656A" w:rsidP="00C7656A">
      <w:pPr>
        <w:pStyle w:val="NormalWeb"/>
        <w:shd w:val="clear" w:color="auto" w:fill="FFFFFF"/>
        <w:spacing w:after="150" w:line="360" w:lineRule="auto"/>
        <w:jc w:val="both"/>
        <w:rPr>
          <w:ins w:id="77" w:author="Ezekiel Ogundepo" w:date="2022-10-29T19:42:00Z"/>
        </w:rPr>
      </w:pPr>
      <w:ins w:id="78" w:author="Ezekiel Ogundepo" w:date="2022-10-29T19:42:00Z">
        <w:r w:rsidRPr="006F1E80">
          <w:t xml:space="preserve">For the </w:t>
        </w:r>
        <w:proofErr w:type="spellStart"/>
        <w:r w:rsidRPr="006F1E80">
          <w:t>Statlog</w:t>
        </w:r>
        <w:proofErr w:type="spellEnd"/>
        <w:r w:rsidRPr="006F1E80">
          <w:t xml:space="preserve"> heart disease data, the mean age of the patients in the sample was 54.53 years with a standard deviation of 9.11 years, while the minimum and maximum ages were 29 and 77 years, respectively, are shown in Table </w:t>
        </w:r>
        <w:r>
          <w:t>2</w:t>
        </w:r>
        <w:r w:rsidRPr="006F1E80">
          <w:t>.</w:t>
        </w:r>
      </w:ins>
    </w:p>
    <w:p w14:paraId="6A769A66" w14:textId="09F01E48" w:rsidR="00C7656A" w:rsidRPr="006F1E80" w:rsidRDefault="00C7656A" w:rsidP="00C7656A">
      <w:pPr>
        <w:pStyle w:val="Default"/>
        <w:spacing w:line="360" w:lineRule="auto"/>
        <w:jc w:val="center"/>
        <w:rPr>
          <w:ins w:id="79" w:author="Ezekiel Ogundepo" w:date="2022-10-29T19:42:00Z"/>
          <w:rFonts w:ascii="Times New Roman" w:hAnsi="Times New Roman" w:cs="Times New Roman"/>
          <w:bCs/>
          <w:color w:val="auto"/>
          <w:sz w:val="22"/>
          <w:szCs w:val="22"/>
        </w:rPr>
      </w:pPr>
      <w:ins w:id="80" w:author="Ezekiel Ogundepo" w:date="2022-10-29T19:42:00Z">
        <w:r w:rsidRPr="006F1E80">
          <w:rPr>
            <w:rFonts w:ascii="Times New Roman" w:hAnsi="Times New Roman" w:cs="Times New Roman"/>
            <w:b/>
            <w:bCs/>
            <w:color w:val="auto"/>
            <w:sz w:val="22"/>
            <w:szCs w:val="22"/>
            <w:shd w:val="clear" w:color="auto" w:fill="FFFFFF"/>
          </w:rPr>
          <w:t xml:space="preserve">Table </w:t>
        </w:r>
        <w:r>
          <w:rPr>
            <w:rFonts w:ascii="Times New Roman" w:hAnsi="Times New Roman" w:cs="Times New Roman"/>
            <w:b/>
            <w:bCs/>
            <w:color w:val="auto"/>
            <w:sz w:val="22"/>
            <w:szCs w:val="22"/>
            <w:shd w:val="clear" w:color="auto" w:fill="FFFFFF"/>
          </w:rPr>
          <w:t>2</w:t>
        </w:r>
        <w:r w:rsidRPr="006F1E80">
          <w:rPr>
            <w:rFonts w:ascii="Times New Roman" w:hAnsi="Times New Roman" w:cs="Times New Roman"/>
            <w:b/>
            <w:bCs/>
            <w:color w:val="auto"/>
            <w:sz w:val="22"/>
            <w:szCs w:val="22"/>
            <w:shd w:val="clear" w:color="auto" w:fill="FFFFFF"/>
          </w:rPr>
          <w:t xml:space="preserve">: </w:t>
        </w:r>
        <w:r w:rsidRPr="006F1E80">
          <w:rPr>
            <w:rFonts w:ascii="Times New Roman" w:hAnsi="Times New Roman" w:cs="Times New Roman"/>
            <w:bCs/>
            <w:color w:val="auto"/>
            <w:sz w:val="22"/>
            <w:szCs w:val="22"/>
            <w:shd w:val="clear" w:color="auto" w:fill="FFFFFF"/>
          </w:rPr>
          <w:t xml:space="preserve">Summary statistics of the continuous features in the </w:t>
        </w:r>
        <w:proofErr w:type="spellStart"/>
        <w:r w:rsidRPr="006F1E80">
          <w:rPr>
            <w:rFonts w:ascii="Times New Roman" w:hAnsi="Times New Roman" w:cs="Times New Roman"/>
            <w:bCs/>
            <w:color w:val="auto"/>
            <w:sz w:val="22"/>
            <w:szCs w:val="22"/>
            <w:shd w:val="clear" w:color="auto" w:fill="FFFFFF"/>
          </w:rPr>
          <w:t>Statlog</w:t>
        </w:r>
        <w:proofErr w:type="spellEnd"/>
        <w:r w:rsidRPr="006F1E80">
          <w:rPr>
            <w:rFonts w:ascii="Times New Roman" w:hAnsi="Times New Roman" w:cs="Times New Roman"/>
            <w:bCs/>
            <w:color w:val="auto"/>
            <w:sz w:val="22"/>
            <w:szCs w:val="22"/>
            <w:shd w:val="clear" w:color="auto" w:fill="FFFFFF"/>
          </w:rPr>
          <w:t xml:space="preserve"> heart disease dataset</w:t>
        </w:r>
      </w:ins>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C7656A" w:rsidRPr="006F1E80" w14:paraId="578C112D" w14:textId="77777777" w:rsidTr="006622F5">
        <w:trPr>
          <w:cnfStyle w:val="100000000000" w:firstRow="1" w:lastRow="0" w:firstColumn="0" w:lastColumn="0" w:oddVBand="0" w:evenVBand="0" w:oddHBand="0" w:evenHBand="0" w:firstRowFirstColumn="0" w:firstRowLastColumn="0" w:lastRowFirstColumn="0" w:lastRowLastColumn="0"/>
          <w:trHeight w:val="315"/>
          <w:ins w:id="81" w:author="Ezekiel Ogundepo" w:date="2022-10-29T19:42:00Z"/>
        </w:trPr>
        <w:tc>
          <w:tcPr>
            <w:tcW w:w="1875" w:type="pct"/>
            <w:noWrap/>
            <w:hideMark/>
          </w:tcPr>
          <w:p w14:paraId="630E2B72" w14:textId="77777777" w:rsidR="00C7656A" w:rsidRPr="006F1E80" w:rsidRDefault="00C7656A" w:rsidP="006622F5">
            <w:pPr>
              <w:rPr>
                <w:ins w:id="82" w:author="Ezekiel Ogundepo" w:date="2022-10-29T19:42:00Z"/>
                <w:rFonts w:ascii="Times New Roman" w:eastAsia="Times New Roman" w:hAnsi="Times New Roman" w:cs="Times New Roman"/>
                <w:sz w:val="20"/>
                <w:szCs w:val="20"/>
                <w:lang w:val="en-US"/>
              </w:rPr>
            </w:pPr>
            <w:ins w:id="83" w:author="Ezekiel Ogundepo" w:date="2022-10-29T19:42:00Z">
              <w:r w:rsidRPr="006F1E80">
                <w:rPr>
                  <w:rFonts w:ascii="Times New Roman" w:eastAsia="Times New Roman" w:hAnsi="Times New Roman" w:cs="Times New Roman"/>
                  <w:sz w:val="20"/>
                  <w:szCs w:val="20"/>
                  <w:lang w:val="en-US"/>
                </w:rPr>
                <w:t>Determinants</w:t>
              </w:r>
            </w:ins>
          </w:p>
        </w:tc>
        <w:tc>
          <w:tcPr>
            <w:tcW w:w="573" w:type="pct"/>
            <w:noWrap/>
            <w:hideMark/>
          </w:tcPr>
          <w:p w14:paraId="31A59FF0" w14:textId="77777777" w:rsidR="00C7656A" w:rsidRPr="006F1E80" w:rsidRDefault="00C7656A" w:rsidP="006622F5">
            <w:pPr>
              <w:jc w:val="right"/>
              <w:rPr>
                <w:ins w:id="84" w:author="Ezekiel Ogundepo" w:date="2022-10-29T19:42:00Z"/>
                <w:rFonts w:ascii="Times New Roman" w:eastAsia="Times New Roman" w:hAnsi="Times New Roman" w:cs="Times New Roman"/>
                <w:sz w:val="20"/>
                <w:szCs w:val="20"/>
                <w:lang w:val="en-US"/>
              </w:rPr>
            </w:pPr>
            <w:ins w:id="85" w:author="Ezekiel Ogundepo" w:date="2022-10-29T19:42:00Z">
              <w:r w:rsidRPr="006F1E80">
                <w:rPr>
                  <w:rFonts w:ascii="Times New Roman" w:eastAsia="Times New Roman" w:hAnsi="Times New Roman" w:cs="Times New Roman"/>
                  <w:sz w:val="20"/>
                  <w:szCs w:val="20"/>
                  <w:lang w:val="en-US"/>
                </w:rPr>
                <w:t>Minimum</w:t>
              </w:r>
            </w:ins>
          </w:p>
        </w:tc>
        <w:tc>
          <w:tcPr>
            <w:tcW w:w="591" w:type="pct"/>
            <w:noWrap/>
            <w:hideMark/>
          </w:tcPr>
          <w:p w14:paraId="39F586C4" w14:textId="77777777" w:rsidR="00C7656A" w:rsidRPr="006F1E80" w:rsidRDefault="00C7656A" w:rsidP="006622F5">
            <w:pPr>
              <w:jc w:val="right"/>
              <w:rPr>
                <w:ins w:id="86" w:author="Ezekiel Ogundepo" w:date="2022-10-29T19:42:00Z"/>
                <w:rFonts w:ascii="Times New Roman" w:eastAsia="Times New Roman" w:hAnsi="Times New Roman" w:cs="Times New Roman"/>
                <w:sz w:val="20"/>
                <w:szCs w:val="20"/>
                <w:lang w:val="en-US"/>
              </w:rPr>
            </w:pPr>
            <w:ins w:id="87" w:author="Ezekiel Ogundepo" w:date="2022-10-29T19:42:00Z">
              <w:r w:rsidRPr="006F1E80">
                <w:rPr>
                  <w:rFonts w:ascii="Times New Roman" w:eastAsia="Times New Roman" w:hAnsi="Times New Roman" w:cs="Times New Roman"/>
                  <w:sz w:val="20"/>
                  <w:szCs w:val="20"/>
                  <w:lang w:val="en-US"/>
                </w:rPr>
                <w:t>Maximum</w:t>
              </w:r>
            </w:ins>
          </w:p>
        </w:tc>
        <w:tc>
          <w:tcPr>
            <w:tcW w:w="503" w:type="pct"/>
            <w:noWrap/>
            <w:hideMark/>
          </w:tcPr>
          <w:p w14:paraId="1B3FD91C" w14:textId="77777777" w:rsidR="00C7656A" w:rsidRPr="006F1E80" w:rsidRDefault="00C7656A" w:rsidP="006622F5">
            <w:pPr>
              <w:jc w:val="right"/>
              <w:rPr>
                <w:ins w:id="88" w:author="Ezekiel Ogundepo" w:date="2022-10-29T19:42:00Z"/>
                <w:rFonts w:ascii="Times New Roman" w:eastAsia="Times New Roman" w:hAnsi="Times New Roman" w:cs="Times New Roman"/>
                <w:sz w:val="20"/>
                <w:szCs w:val="20"/>
                <w:lang w:val="en-US"/>
              </w:rPr>
            </w:pPr>
            <w:ins w:id="89" w:author="Ezekiel Ogundepo" w:date="2022-10-29T19:42:00Z">
              <w:r w:rsidRPr="006F1E80">
                <w:rPr>
                  <w:rFonts w:ascii="Times New Roman" w:eastAsia="Times New Roman" w:hAnsi="Times New Roman" w:cs="Times New Roman"/>
                  <w:sz w:val="20"/>
                  <w:szCs w:val="20"/>
                  <w:lang w:val="en-US"/>
                </w:rPr>
                <w:t>Mean</w:t>
              </w:r>
            </w:ins>
          </w:p>
        </w:tc>
        <w:tc>
          <w:tcPr>
            <w:tcW w:w="466" w:type="pct"/>
            <w:noWrap/>
            <w:hideMark/>
          </w:tcPr>
          <w:p w14:paraId="7B78BAB8" w14:textId="77777777" w:rsidR="00C7656A" w:rsidRPr="006F1E80" w:rsidRDefault="00C7656A" w:rsidP="006622F5">
            <w:pPr>
              <w:jc w:val="right"/>
              <w:rPr>
                <w:ins w:id="90" w:author="Ezekiel Ogundepo" w:date="2022-10-29T19:42:00Z"/>
                <w:rFonts w:ascii="Times New Roman" w:eastAsia="Times New Roman" w:hAnsi="Times New Roman" w:cs="Times New Roman"/>
                <w:sz w:val="20"/>
                <w:szCs w:val="20"/>
                <w:lang w:val="en-US"/>
              </w:rPr>
            </w:pPr>
            <w:ins w:id="91" w:author="Ezekiel Ogundepo" w:date="2022-10-29T19:42:00Z">
              <w:r w:rsidRPr="006F1E80">
                <w:rPr>
                  <w:rFonts w:ascii="Times New Roman" w:eastAsia="Times New Roman" w:hAnsi="Times New Roman" w:cs="Times New Roman"/>
                  <w:sz w:val="20"/>
                  <w:szCs w:val="20"/>
                  <w:lang w:val="en-US"/>
                </w:rPr>
                <w:t>Median</w:t>
              </w:r>
            </w:ins>
          </w:p>
        </w:tc>
        <w:tc>
          <w:tcPr>
            <w:tcW w:w="992" w:type="pct"/>
            <w:noWrap/>
            <w:hideMark/>
          </w:tcPr>
          <w:p w14:paraId="61A023D8" w14:textId="77777777" w:rsidR="00C7656A" w:rsidRPr="006F1E80" w:rsidRDefault="00C7656A" w:rsidP="006622F5">
            <w:pPr>
              <w:jc w:val="right"/>
              <w:rPr>
                <w:ins w:id="92" w:author="Ezekiel Ogundepo" w:date="2022-10-29T19:42:00Z"/>
                <w:rFonts w:ascii="Times New Roman" w:eastAsia="Times New Roman" w:hAnsi="Times New Roman" w:cs="Times New Roman"/>
                <w:sz w:val="20"/>
                <w:szCs w:val="20"/>
                <w:lang w:val="en-US"/>
              </w:rPr>
            </w:pPr>
            <w:ins w:id="93" w:author="Ezekiel Ogundepo" w:date="2022-10-29T19:42:00Z">
              <w:r w:rsidRPr="006F1E80">
                <w:rPr>
                  <w:rFonts w:ascii="Times New Roman" w:eastAsia="Times New Roman" w:hAnsi="Times New Roman" w:cs="Times New Roman"/>
                  <w:sz w:val="20"/>
                  <w:szCs w:val="20"/>
                  <w:lang w:val="en-US"/>
                </w:rPr>
                <w:t>Standard deviation</w:t>
              </w:r>
            </w:ins>
          </w:p>
        </w:tc>
      </w:tr>
      <w:tr w:rsidR="00C7656A" w:rsidRPr="006F1E80" w14:paraId="0D718122" w14:textId="77777777" w:rsidTr="006622F5">
        <w:trPr>
          <w:trHeight w:val="300"/>
          <w:ins w:id="94" w:author="Ezekiel Ogundepo" w:date="2022-10-29T19:42:00Z"/>
        </w:trPr>
        <w:tc>
          <w:tcPr>
            <w:tcW w:w="1875" w:type="pct"/>
            <w:noWrap/>
            <w:vAlign w:val="center"/>
            <w:hideMark/>
          </w:tcPr>
          <w:p w14:paraId="337BC0EB" w14:textId="77777777" w:rsidR="00C7656A" w:rsidRPr="006F1E80" w:rsidRDefault="00C7656A" w:rsidP="006622F5">
            <w:pPr>
              <w:rPr>
                <w:ins w:id="95" w:author="Ezekiel Ogundepo" w:date="2022-10-29T19:42:00Z"/>
                <w:rFonts w:ascii="Times New Roman" w:eastAsia="Times New Roman" w:hAnsi="Times New Roman" w:cs="Times New Roman"/>
                <w:sz w:val="20"/>
                <w:szCs w:val="20"/>
                <w:lang w:val="en-US"/>
              </w:rPr>
            </w:pPr>
            <w:ins w:id="96" w:author="Ezekiel Ogundepo" w:date="2022-10-29T19:42:00Z">
              <w:r w:rsidRPr="006F1E80">
                <w:rPr>
                  <w:rFonts w:ascii="Times New Roman" w:eastAsia="Times New Roman" w:hAnsi="Times New Roman" w:cs="Times New Roman"/>
                  <w:sz w:val="20"/>
                  <w:szCs w:val="20"/>
                  <w:lang w:val="en-US"/>
                </w:rPr>
                <w:t>Age (in years)</w:t>
              </w:r>
            </w:ins>
          </w:p>
        </w:tc>
        <w:tc>
          <w:tcPr>
            <w:tcW w:w="573" w:type="pct"/>
            <w:noWrap/>
            <w:vAlign w:val="center"/>
            <w:hideMark/>
          </w:tcPr>
          <w:p w14:paraId="2DA4BB7B" w14:textId="77777777" w:rsidR="00C7656A" w:rsidRPr="006F1E80" w:rsidRDefault="00C7656A" w:rsidP="006622F5">
            <w:pPr>
              <w:jc w:val="right"/>
              <w:rPr>
                <w:ins w:id="97" w:author="Ezekiel Ogundepo" w:date="2022-10-29T19:42:00Z"/>
                <w:rFonts w:ascii="Times New Roman" w:eastAsia="Times New Roman" w:hAnsi="Times New Roman" w:cs="Times New Roman"/>
                <w:sz w:val="20"/>
                <w:szCs w:val="20"/>
                <w:lang w:val="en-US"/>
              </w:rPr>
            </w:pPr>
            <w:ins w:id="98" w:author="Ezekiel Ogundepo" w:date="2022-10-29T19:42:00Z">
              <w:r w:rsidRPr="006F1E80">
                <w:rPr>
                  <w:rFonts w:ascii="Times New Roman" w:eastAsia="Times New Roman" w:hAnsi="Times New Roman" w:cs="Times New Roman"/>
                  <w:sz w:val="20"/>
                  <w:szCs w:val="20"/>
                  <w:lang w:val="en-US"/>
                </w:rPr>
                <w:t>29</w:t>
              </w:r>
            </w:ins>
          </w:p>
        </w:tc>
        <w:tc>
          <w:tcPr>
            <w:tcW w:w="591" w:type="pct"/>
            <w:noWrap/>
            <w:vAlign w:val="center"/>
            <w:hideMark/>
          </w:tcPr>
          <w:p w14:paraId="23B93BCC" w14:textId="77777777" w:rsidR="00C7656A" w:rsidRPr="006F1E80" w:rsidRDefault="00C7656A" w:rsidP="006622F5">
            <w:pPr>
              <w:jc w:val="right"/>
              <w:rPr>
                <w:ins w:id="99" w:author="Ezekiel Ogundepo" w:date="2022-10-29T19:42:00Z"/>
                <w:rFonts w:ascii="Times New Roman" w:eastAsia="Times New Roman" w:hAnsi="Times New Roman" w:cs="Times New Roman"/>
                <w:sz w:val="20"/>
                <w:szCs w:val="20"/>
                <w:lang w:val="en-US"/>
              </w:rPr>
            </w:pPr>
            <w:ins w:id="100" w:author="Ezekiel Ogundepo" w:date="2022-10-29T19:42:00Z">
              <w:r w:rsidRPr="006F1E80">
                <w:rPr>
                  <w:rFonts w:ascii="Times New Roman" w:eastAsia="Times New Roman" w:hAnsi="Times New Roman" w:cs="Times New Roman"/>
                  <w:sz w:val="20"/>
                  <w:szCs w:val="20"/>
                  <w:lang w:val="en-US"/>
                </w:rPr>
                <w:t>77</w:t>
              </w:r>
            </w:ins>
          </w:p>
        </w:tc>
        <w:tc>
          <w:tcPr>
            <w:tcW w:w="503" w:type="pct"/>
            <w:noWrap/>
            <w:vAlign w:val="center"/>
            <w:hideMark/>
          </w:tcPr>
          <w:p w14:paraId="1437B9FC" w14:textId="77777777" w:rsidR="00C7656A" w:rsidRPr="006F1E80" w:rsidRDefault="00C7656A" w:rsidP="006622F5">
            <w:pPr>
              <w:jc w:val="right"/>
              <w:rPr>
                <w:ins w:id="101" w:author="Ezekiel Ogundepo" w:date="2022-10-29T19:42:00Z"/>
                <w:rFonts w:ascii="Times New Roman" w:eastAsia="Times New Roman" w:hAnsi="Times New Roman" w:cs="Times New Roman"/>
                <w:sz w:val="20"/>
                <w:szCs w:val="20"/>
                <w:lang w:val="en-US"/>
              </w:rPr>
            </w:pPr>
            <w:ins w:id="102" w:author="Ezekiel Ogundepo" w:date="2022-10-29T19:42:00Z">
              <w:r w:rsidRPr="006F1E80">
                <w:rPr>
                  <w:rFonts w:ascii="Times New Roman" w:eastAsia="Times New Roman" w:hAnsi="Times New Roman" w:cs="Times New Roman"/>
                  <w:sz w:val="20"/>
                  <w:szCs w:val="20"/>
                  <w:lang w:val="en-US"/>
                </w:rPr>
                <w:t>54.433</w:t>
              </w:r>
            </w:ins>
          </w:p>
        </w:tc>
        <w:tc>
          <w:tcPr>
            <w:tcW w:w="466" w:type="pct"/>
            <w:noWrap/>
            <w:vAlign w:val="center"/>
            <w:hideMark/>
          </w:tcPr>
          <w:p w14:paraId="38E6A6DA" w14:textId="77777777" w:rsidR="00C7656A" w:rsidRPr="006F1E80" w:rsidRDefault="00C7656A" w:rsidP="006622F5">
            <w:pPr>
              <w:jc w:val="right"/>
              <w:rPr>
                <w:ins w:id="103" w:author="Ezekiel Ogundepo" w:date="2022-10-29T19:42:00Z"/>
                <w:rFonts w:ascii="Times New Roman" w:eastAsia="Times New Roman" w:hAnsi="Times New Roman" w:cs="Times New Roman"/>
                <w:sz w:val="20"/>
                <w:szCs w:val="20"/>
                <w:lang w:val="en-US"/>
              </w:rPr>
            </w:pPr>
            <w:ins w:id="104" w:author="Ezekiel Ogundepo" w:date="2022-10-29T19:42:00Z">
              <w:r w:rsidRPr="006F1E80">
                <w:rPr>
                  <w:rFonts w:ascii="Times New Roman" w:eastAsia="Times New Roman" w:hAnsi="Times New Roman" w:cs="Times New Roman"/>
                  <w:sz w:val="20"/>
                  <w:szCs w:val="20"/>
                  <w:lang w:val="en-US"/>
                </w:rPr>
                <w:t>55</w:t>
              </w:r>
            </w:ins>
          </w:p>
        </w:tc>
        <w:tc>
          <w:tcPr>
            <w:tcW w:w="992" w:type="pct"/>
            <w:noWrap/>
            <w:vAlign w:val="center"/>
            <w:hideMark/>
          </w:tcPr>
          <w:p w14:paraId="039BDCC7" w14:textId="77777777" w:rsidR="00C7656A" w:rsidRPr="006F1E80" w:rsidRDefault="00C7656A" w:rsidP="006622F5">
            <w:pPr>
              <w:jc w:val="right"/>
              <w:rPr>
                <w:ins w:id="105" w:author="Ezekiel Ogundepo" w:date="2022-10-29T19:42:00Z"/>
                <w:rFonts w:ascii="Times New Roman" w:eastAsia="Times New Roman" w:hAnsi="Times New Roman" w:cs="Times New Roman"/>
                <w:sz w:val="20"/>
                <w:szCs w:val="20"/>
                <w:lang w:val="en-US"/>
              </w:rPr>
            </w:pPr>
            <w:ins w:id="106" w:author="Ezekiel Ogundepo" w:date="2022-10-29T19:42:00Z">
              <w:r w:rsidRPr="006F1E80">
                <w:rPr>
                  <w:rFonts w:ascii="Times New Roman" w:eastAsia="Times New Roman" w:hAnsi="Times New Roman" w:cs="Times New Roman"/>
                  <w:sz w:val="20"/>
                  <w:szCs w:val="20"/>
                  <w:lang w:val="en-US"/>
                </w:rPr>
                <w:t>9.109</w:t>
              </w:r>
            </w:ins>
          </w:p>
        </w:tc>
      </w:tr>
      <w:tr w:rsidR="00C7656A" w:rsidRPr="006F1E80" w14:paraId="0167C6F5" w14:textId="77777777" w:rsidTr="006622F5">
        <w:trPr>
          <w:trHeight w:val="300"/>
          <w:ins w:id="107" w:author="Ezekiel Ogundepo" w:date="2022-10-29T19:42:00Z"/>
        </w:trPr>
        <w:tc>
          <w:tcPr>
            <w:tcW w:w="1875" w:type="pct"/>
            <w:noWrap/>
            <w:vAlign w:val="center"/>
            <w:hideMark/>
          </w:tcPr>
          <w:p w14:paraId="5673A9BA" w14:textId="77777777" w:rsidR="00C7656A" w:rsidRPr="006F1E80" w:rsidRDefault="00C7656A" w:rsidP="006622F5">
            <w:pPr>
              <w:rPr>
                <w:ins w:id="108" w:author="Ezekiel Ogundepo" w:date="2022-10-29T19:42:00Z"/>
                <w:rFonts w:ascii="Times New Roman" w:eastAsia="Times New Roman" w:hAnsi="Times New Roman" w:cs="Times New Roman"/>
                <w:sz w:val="20"/>
                <w:szCs w:val="20"/>
                <w:lang w:val="en-US"/>
              </w:rPr>
            </w:pPr>
            <w:ins w:id="109" w:author="Ezekiel Ogundepo" w:date="2022-10-29T19:42:00Z">
              <w:r w:rsidRPr="006F1E80">
                <w:rPr>
                  <w:rFonts w:ascii="Times New Roman" w:eastAsia="Times New Roman" w:hAnsi="Times New Roman" w:cs="Times New Roman"/>
                  <w:sz w:val="20"/>
                  <w:szCs w:val="20"/>
                  <w:lang w:val="en-US"/>
                </w:rPr>
                <w:t>Resting blood pressure in mm Hg</w:t>
              </w:r>
            </w:ins>
          </w:p>
        </w:tc>
        <w:tc>
          <w:tcPr>
            <w:tcW w:w="573" w:type="pct"/>
            <w:noWrap/>
            <w:vAlign w:val="center"/>
            <w:hideMark/>
          </w:tcPr>
          <w:p w14:paraId="2E431D23" w14:textId="77777777" w:rsidR="00C7656A" w:rsidRPr="006F1E80" w:rsidRDefault="00C7656A" w:rsidP="006622F5">
            <w:pPr>
              <w:jc w:val="right"/>
              <w:rPr>
                <w:ins w:id="110" w:author="Ezekiel Ogundepo" w:date="2022-10-29T19:42:00Z"/>
                <w:rFonts w:ascii="Times New Roman" w:eastAsia="Times New Roman" w:hAnsi="Times New Roman" w:cs="Times New Roman"/>
                <w:sz w:val="20"/>
                <w:szCs w:val="20"/>
                <w:lang w:val="en-US"/>
              </w:rPr>
            </w:pPr>
            <w:ins w:id="111" w:author="Ezekiel Ogundepo" w:date="2022-10-29T19:42:00Z">
              <w:r w:rsidRPr="006F1E80">
                <w:rPr>
                  <w:rFonts w:ascii="Times New Roman" w:eastAsia="Times New Roman" w:hAnsi="Times New Roman" w:cs="Times New Roman"/>
                  <w:sz w:val="20"/>
                  <w:szCs w:val="20"/>
                  <w:lang w:val="en-US"/>
                </w:rPr>
                <w:t>94</w:t>
              </w:r>
            </w:ins>
          </w:p>
        </w:tc>
        <w:tc>
          <w:tcPr>
            <w:tcW w:w="591" w:type="pct"/>
            <w:noWrap/>
            <w:vAlign w:val="center"/>
            <w:hideMark/>
          </w:tcPr>
          <w:p w14:paraId="5FC19603" w14:textId="77777777" w:rsidR="00C7656A" w:rsidRPr="006F1E80" w:rsidRDefault="00C7656A" w:rsidP="006622F5">
            <w:pPr>
              <w:jc w:val="right"/>
              <w:rPr>
                <w:ins w:id="112" w:author="Ezekiel Ogundepo" w:date="2022-10-29T19:42:00Z"/>
                <w:rFonts w:ascii="Times New Roman" w:eastAsia="Times New Roman" w:hAnsi="Times New Roman" w:cs="Times New Roman"/>
                <w:sz w:val="20"/>
                <w:szCs w:val="20"/>
                <w:lang w:val="en-US"/>
              </w:rPr>
            </w:pPr>
            <w:ins w:id="113" w:author="Ezekiel Ogundepo" w:date="2022-10-29T19:42:00Z">
              <w:r w:rsidRPr="006F1E80">
                <w:rPr>
                  <w:rFonts w:ascii="Times New Roman" w:eastAsia="Times New Roman" w:hAnsi="Times New Roman" w:cs="Times New Roman"/>
                  <w:sz w:val="20"/>
                  <w:szCs w:val="20"/>
                  <w:lang w:val="en-US"/>
                </w:rPr>
                <w:t>200</w:t>
              </w:r>
            </w:ins>
          </w:p>
        </w:tc>
        <w:tc>
          <w:tcPr>
            <w:tcW w:w="503" w:type="pct"/>
            <w:noWrap/>
            <w:vAlign w:val="center"/>
            <w:hideMark/>
          </w:tcPr>
          <w:p w14:paraId="20A4EA2D" w14:textId="77777777" w:rsidR="00C7656A" w:rsidRPr="006F1E80" w:rsidRDefault="00C7656A" w:rsidP="006622F5">
            <w:pPr>
              <w:jc w:val="right"/>
              <w:rPr>
                <w:ins w:id="114" w:author="Ezekiel Ogundepo" w:date="2022-10-29T19:42:00Z"/>
                <w:rFonts w:ascii="Times New Roman" w:eastAsia="Times New Roman" w:hAnsi="Times New Roman" w:cs="Times New Roman"/>
                <w:sz w:val="20"/>
                <w:szCs w:val="20"/>
                <w:lang w:val="en-US"/>
              </w:rPr>
            </w:pPr>
            <w:ins w:id="115" w:author="Ezekiel Ogundepo" w:date="2022-10-29T19:42:00Z">
              <w:r w:rsidRPr="006F1E80">
                <w:rPr>
                  <w:rFonts w:ascii="Times New Roman" w:eastAsia="Times New Roman" w:hAnsi="Times New Roman" w:cs="Times New Roman"/>
                  <w:sz w:val="20"/>
                  <w:szCs w:val="20"/>
                  <w:lang w:val="en-US"/>
                </w:rPr>
                <w:t>131.344</w:t>
              </w:r>
            </w:ins>
          </w:p>
        </w:tc>
        <w:tc>
          <w:tcPr>
            <w:tcW w:w="466" w:type="pct"/>
            <w:noWrap/>
            <w:vAlign w:val="center"/>
            <w:hideMark/>
          </w:tcPr>
          <w:p w14:paraId="71B88834" w14:textId="77777777" w:rsidR="00C7656A" w:rsidRPr="006F1E80" w:rsidRDefault="00C7656A" w:rsidP="006622F5">
            <w:pPr>
              <w:jc w:val="right"/>
              <w:rPr>
                <w:ins w:id="116" w:author="Ezekiel Ogundepo" w:date="2022-10-29T19:42:00Z"/>
                <w:rFonts w:ascii="Times New Roman" w:eastAsia="Times New Roman" w:hAnsi="Times New Roman" w:cs="Times New Roman"/>
                <w:sz w:val="20"/>
                <w:szCs w:val="20"/>
                <w:lang w:val="en-US"/>
              </w:rPr>
            </w:pPr>
            <w:ins w:id="117" w:author="Ezekiel Ogundepo" w:date="2022-10-29T19:42:00Z">
              <w:r w:rsidRPr="006F1E80">
                <w:rPr>
                  <w:rFonts w:ascii="Times New Roman" w:eastAsia="Times New Roman" w:hAnsi="Times New Roman" w:cs="Times New Roman"/>
                  <w:sz w:val="20"/>
                  <w:szCs w:val="20"/>
                  <w:lang w:val="en-US"/>
                </w:rPr>
                <w:t>130</w:t>
              </w:r>
            </w:ins>
          </w:p>
        </w:tc>
        <w:tc>
          <w:tcPr>
            <w:tcW w:w="992" w:type="pct"/>
            <w:noWrap/>
            <w:vAlign w:val="center"/>
            <w:hideMark/>
          </w:tcPr>
          <w:p w14:paraId="4F4E1426" w14:textId="77777777" w:rsidR="00C7656A" w:rsidRPr="006F1E80" w:rsidRDefault="00C7656A" w:rsidP="006622F5">
            <w:pPr>
              <w:jc w:val="right"/>
              <w:rPr>
                <w:ins w:id="118" w:author="Ezekiel Ogundepo" w:date="2022-10-29T19:42:00Z"/>
                <w:rFonts w:ascii="Times New Roman" w:eastAsia="Times New Roman" w:hAnsi="Times New Roman" w:cs="Times New Roman"/>
                <w:sz w:val="20"/>
                <w:szCs w:val="20"/>
                <w:lang w:val="en-US"/>
              </w:rPr>
            </w:pPr>
            <w:ins w:id="119" w:author="Ezekiel Ogundepo" w:date="2022-10-29T19:42:00Z">
              <w:r w:rsidRPr="006F1E80">
                <w:rPr>
                  <w:rFonts w:ascii="Times New Roman" w:eastAsia="Times New Roman" w:hAnsi="Times New Roman" w:cs="Times New Roman"/>
                  <w:sz w:val="20"/>
                  <w:szCs w:val="20"/>
                  <w:lang w:val="en-US"/>
                </w:rPr>
                <w:t>17.862</w:t>
              </w:r>
            </w:ins>
          </w:p>
        </w:tc>
      </w:tr>
      <w:tr w:rsidR="00C7656A" w:rsidRPr="006F1E80" w14:paraId="0EFCB49C" w14:textId="77777777" w:rsidTr="006622F5">
        <w:trPr>
          <w:trHeight w:val="300"/>
          <w:ins w:id="120" w:author="Ezekiel Ogundepo" w:date="2022-10-29T19:42:00Z"/>
        </w:trPr>
        <w:tc>
          <w:tcPr>
            <w:tcW w:w="1875" w:type="pct"/>
            <w:noWrap/>
            <w:vAlign w:val="center"/>
            <w:hideMark/>
          </w:tcPr>
          <w:p w14:paraId="05484D9E" w14:textId="77777777" w:rsidR="00C7656A" w:rsidRPr="006F1E80" w:rsidRDefault="00C7656A" w:rsidP="006622F5">
            <w:pPr>
              <w:rPr>
                <w:ins w:id="121" w:author="Ezekiel Ogundepo" w:date="2022-10-29T19:42:00Z"/>
                <w:rFonts w:ascii="Times New Roman" w:eastAsia="Times New Roman" w:hAnsi="Times New Roman" w:cs="Times New Roman"/>
                <w:sz w:val="20"/>
                <w:szCs w:val="20"/>
                <w:lang w:val="en-US"/>
              </w:rPr>
            </w:pPr>
            <w:ins w:id="122" w:author="Ezekiel Ogundepo" w:date="2022-10-29T19:42:00Z">
              <w:r w:rsidRPr="006F1E80">
                <w:rPr>
                  <w:rFonts w:ascii="Times New Roman" w:eastAsia="Times New Roman" w:hAnsi="Times New Roman" w:cs="Times New Roman"/>
                  <w:sz w:val="20"/>
                  <w:szCs w:val="20"/>
                  <w:lang w:val="en-US"/>
                </w:rPr>
                <w:t>Serum cholesterol in mg/dl</w:t>
              </w:r>
            </w:ins>
          </w:p>
        </w:tc>
        <w:tc>
          <w:tcPr>
            <w:tcW w:w="573" w:type="pct"/>
            <w:noWrap/>
            <w:vAlign w:val="center"/>
            <w:hideMark/>
          </w:tcPr>
          <w:p w14:paraId="41D66B1C" w14:textId="77777777" w:rsidR="00C7656A" w:rsidRPr="006F1E80" w:rsidRDefault="00C7656A" w:rsidP="006622F5">
            <w:pPr>
              <w:jc w:val="right"/>
              <w:rPr>
                <w:ins w:id="123" w:author="Ezekiel Ogundepo" w:date="2022-10-29T19:42:00Z"/>
                <w:rFonts w:ascii="Times New Roman" w:eastAsia="Times New Roman" w:hAnsi="Times New Roman" w:cs="Times New Roman"/>
                <w:sz w:val="20"/>
                <w:szCs w:val="20"/>
                <w:lang w:val="en-US"/>
              </w:rPr>
            </w:pPr>
            <w:ins w:id="124" w:author="Ezekiel Ogundepo" w:date="2022-10-29T19:42:00Z">
              <w:r w:rsidRPr="006F1E80">
                <w:rPr>
                  <w:rFonts w:ascii="Times New Roman" w:eastAsia="Times New Roman" w:hAnsi="Times New Roman" w:cs="Times New Roman"/>
                  <w:sz w:val="20"/>
                  <w:szCs w:val="20"/>
                  <w:lang w:val="en-US"/>
                </w:rPr>
                <w:t>126</w:t>
              </w:r>
            </w:ins>
          </w:p>
        </w:tc>
        <w:tc>
          <w:tcPr>
            <w:tcW w:w="591" w:type="pct"/>
            <w:noWrap/>
            <w:vAlign w:val="center"/>
            <w:hideMark/>
          </w:tcPr>
          <w:p w14:paraId="59D7E5CC" w14:textId="77777777" w:rsidR="00C7656A" w:rsidRPr="006F1E80" w:rsidRDefault="00C7656A" w:rsidP="006622F5">
            <w:pPr>
              <w:jc w:val="right"/>
              <w:rPr>
                <w:ins w:id="125" w:author="Ezekiel Ogundepo" w:date="2022-10-29T19:42:00Z"/>
                <w:rFonts w:ascii="Times New Roman" w:eastAsia="Times New Roman" w:hAnsi="Times New Roman" w:cs="Times New Roman"/>
                <w:sz w:val="20"/>
                <w:szCs w:val="20"/>
                <w:lang w:val="en-US"/>
              </w:rPr>
            </w:pPr>
            <w:ins w:id="126" w:author="Ezekiel Ogundepo" w:date="2022-10-29T19:42:00Z">
              <w:r w:rsidRPr="006F1E80">
                <w:rPr>
                  <w:rFonts w:ascii="Times New Roman" w:eastAsia="Times New Roman" w:hAnsi="Times New Roman" w:cs="Times New Roman"/>
                  <w:sz w:val="20"/>
                  <w:szCs w:val="20"/>
                  <w:lang w:val="en-US"/>
                </w:rPr>
                <w:t>564</w:t>
              </w:r>
            </w:ins>
          </w:p>
        </w:tc>
        <w:tc>
          <w:tcPr>
            <w:tcW w:w="503" w:type="pct"/>
            <w:noWrap/>
            <w:vAlign w:val="center"/>
            <w:hideMark/>
          </w:tcPr>
          <w:p w14:paraId="4A97AEC8" w14:textId="77777777" w:rsidR="00C7656A" w:rsidRPr="006F1E80" w:rsidRDefault="00C7656A" w:rsidP="006622F5">
            <w:pPr>
              <w:jc w:val="right"/>
              <w:rPr>
                <w:ins w:id="127" w:author="Ezekiel Ogundepo" w:date="2022-10-29T19:42:00Z"/>
                <w:rFonts w:ascii="Times New Roman" w:eastAsia="Times New Roman" w:hAnsi="Times New Roman" w:cs="Times New Roman"/>
                <w:sz w:val="20"/>
                <w:szCs w:val="20"/>
                <w:lang w:val="en-US"/>
              </w:rPr>
            </w:pPr>
            <w:ins w:id="128" w:author="Ezekiel Ogundepo" w:date="2022-10-29T19:42:00Z">
              <w:r w:rsidRPr="006F1E80">
                <w:rPr>
                  <w:rFonts w:ascii="Times New Roman" w:eastAsia="Times New Roman" w:hAnsi="Times New Roman" w:cs="Times New Roman"/>
                  <w:sz w:val="20"/>
                  <w:szCs w:val="20"/>
                  <w:lang w:val="en-US"/>
                </w:rPr>
                <w:t>249.659</w:t>
              </w:r>
            </w:ins>
          </w:p>
        </w:tc>
        <w:tc>
          <w:tcPr>
            <w:tcW w:w="466" w:type="pct"/>
            <w:noWrap/>
            <w:vAlign w:val="center"/>
            <w:hideMark/>
          </w:tcPr>
          <w:p w14:paraId="3819092C" w14:textId="77777777" w:rsidR="00C7656A" w:rsidRPr="006F1E80" w:rsidRDefault="00C7656A" w:rsidP="006622F5">
            <w:pPr>
              <w:jc w:val="right"/>
              <w:rPr>
                <w:ins w:id="129" w:author="Ezekiel Ogundepo" w:date="2022-10-29T19:42:00Z"/>
                <w:rFonts w:ascii="Times New Roman" w:eastAsia="Times New Roman" w:hAnsi="Times New Roman" w:cs="Times New Roman"/>
                <w:sz w:val="20"/>
                <w:szCs w:val="20"/>
                <w:lang w:val="en-US"/>
              </w:rPr>
            </w:pPr>
            <w:ins w:id="130" w:author="Ezekiel Ogundepo" w:date="2022-10-29T19:42:00Z">
              <w:r w:rsidRPr="006F1E80">
                <w:rPr>
                  <w:rFonts w:ascii="Times New Roman" w:eastAsia="Times New Roman" w:hAnsi="Times New Roman" w:cs="Times New Roman"/>
                  <w:sz w:val="20"/>
                  <w:szCs w:val="20"/>
                  <w:lang w:val="en-US"/>
                </w:rPr>
                <w:t>245</w:t>
              </w:r>
            </w:ins>
          </w:p>
        </w:tc>
        <w:tc>
          <w:tcPr>
            <w:tcW w:w="992" w:type="pct"/>
            <w:noWrap/>
            <w:vAlign w:val="center"/>
            <w:hideMark/>
          </w:tcPr>
          <w:p w14:paraId="3381A0A5" w14:textId="77777777" w:rsidR="00C7656A" w:rsidRPr="006F1E80" w:rsidRDefault="00C7656A" w:rsidP="006622F5">
            <w:pPr>
              <w:jc w:val="right"/>
              <w:rPr>
                <w:ins w:id="131" w:author="Ezekiel Ogundepo" w:date="2022-10-29T19:42:00Z"/>
                <w:rFonts w:ascii="Times New Roman" w:eastAsia="Times New Roman" w:hAnsi="Times New Roman" w:cs="Times New Roman"/>
                <w:sz w:val="20"/>
                <w:szCs w:val="20"/>
                <w:lang w:val="en-US"/>
              </w:rPr>
            </w:pPr>
            <w:ins w:id="132" w:author="Ezekiel Ogundepo" w:date="2022-10-29T19:42:00Z">
              <w:r w:rsidRPr="006F1E80">
                <w:rPr>
                  <w:rFonts w:ascii="Times New Roman" w:eastAsia="Times New Roman" w:hAnsi="Times New Roman" w:cs="Times New Roman"/>
                  <w:sz w:val="20"/>
                  <w:szCs w:val="20"/>
                  <w:lang w:val="en-US"/>
                </w:rPr>
                <w:t>51.686</w:t>
              </w:r>
            </w:ins>
          </w:p>
        </w:tc>
      </w:tr>
      <w:tr w:rsidR="00C7656A" w:rsidRPr="006F1E80" w14:paraId="392422E9" w14:textId="77777777" w:rsidTr="006622F5">
        <w:trPr>
          <w:trHeight w:val="300"/>
          <w:ins w:id="133" w:author="Ezekiel Ogundepo" w:date="2022-10-29T19:42:00Z"/>
        </w:trPr>
        <w:tc>
          <w:tcPr>
            <w:tcW w:w="1875" w:type="pct"/>
            <w:noWrap/>
            <w:vAlign w:val="center"/>
            <w:hideMark/>
          </w:tcPr>
          <w:p w14:paraId="0FA96FE9" w14:textId="77777777" w:rsidR="00C7656A" w:rsidRPr="006F1E80" w:rsidRDefault="00C7656A" w:rsidP="006622F5">
            <w:pPr>
              <w:rPr>
                <w:ins w:id="134" w:author="Ezekiel Ogundepo" w:date="2022-10-29T19:42:00Z"/>
                <w:rFonts w:ascii="Times New Roman" w:eastAsia="Times New Roman" w:hAnsi="Times New Roman" w:cs="Times New Roman"/>
                <w:sz w:val="20"/>
                <w:szCs w:val="20"/>
                <w:lang w:val="en-US"/>
              </w:rPr>
            </w:pPr>
            <w:ins w:id="135" w:author="Ezekiel Ogundepo" w:date="2022-10-29T19:42:00Z">
              <w:r w:rsidRPr="006F1E80">
                <w:rPr>
                  <w:rFonts w:ascii="Times New Roman" w:eastAsia="Times New Roman" w:hAnsi="Times New Roman" w:cs="Times New Roman"/>
                  <w:sz w:val="20"/>
                  <w:szCs w:val="20"/>
                  <w:lang w:val="en-US"/>
                </w:rPr>
                <w:t>Maximum heart rate achieved</w:t>
              </w:r>
            </w:ins>
          </w:p>
        </w:tc>
        <w:tc>
          <w:tcPr>
            <w:tcW w:w="573" w:type="pct"/>
            <w:noWrap/>
            <w:vAlign w:val="center"/>
            <w:hideMark/>
          </w:tcPr>
          <w:p w14:paraId="7236E9B3" w14:textId="77777777" w:rsidR="00C7656A" w:rsidRPr="006F1E80" w:rsidRDefault="00C7656A" w:rsidP="006622F5">
            <w:pPr>
              <w:jc w:val="right"/>
              <w:rPr>
                <w:ins w:id="136" w:author="Ezekiel Ogundepo" w:date="2022-10-29T19:42:00Z"/>
                <w:rFonts w:ascii="Times New Roman" w:eastAsia="Times New Roman" w:hAnsi="Times New Roman" w:cs="Times New Roman"/>
                <w:sz w:val="20"/>
                <w:szCs w:val="20"/>
                <w:lang w:val="en-US"/>
              </w:rPr>
            </w:pPr>
            <w:ins w:id="137" w:author="Ezekiel Ogundepo" w:date="2022-10-29T19:42:00Z">
              <w:r w:rsidRPr="006F1E80">
                <w:rPr>
                  <w:rFonts w:ascii="Times New Roman" w:eastAsia="Times New Roman" w:hAnsi="Times New Roman" w:cs="Times New Roman"/>
                  <w:sz w:val="20"/>
                  <w:szCs w:val="20"/>
                  <w:lang w:val="en-US"/>
                </w:rPr>
                <w:t>71</w:t>
              </w:r>
            </w:ins>
          </w:p>
        </w:tc>
        <w:tc>
          <w:tcPr>
            <w:tcW w:w="591" w:type="pct"/>
            <w:noWrap/>
            <w:vAlign w:val="center"/>
            <w:hideMark/>
          </w:tcPr>
          <w:p w14:paraId="3FB070BD" w14:textId="77777777" w:rsidR="00C7656A" w:rsidRPr="006F1E80" w:rsidRDefault="00C7656A" w:rsidP="006622F5">
            <w:pPr>
              <w:jc w:val="right"/>
              <w:rPr>
                <w:ins w:id="138" w:author="Ezekiel Ogundepo" w:date="2022-10-29T19:42:00Z"/>
                <w:rFonts w:ascii="Times New Roman" w:eastAsia="Times New Roman" w:hAnsi="Times New Roman" w:cs="Times New Roman"/>
                <w:sz w:val="20"/>
                <w:szCs w:val="20"/>
                <w:lang w:val="en-US"/>
              </w:rPr>
            </w:pPr>
            <w:ins w:id="139" w:author="Ezekiel Ogundepo" w:date="2022-10-29T19:42:00Z">
              <w:r w:rsidRPr="006F1E80">
                <w:rPr>
                  <w:rFonts w:ascii="Times New Roman" w:eastAsia="Times New Roman" w:hAnsi="Times New Roman" w:cs="Times New Roman"/>
                  <w:sz w:val="20"/>
                  <w:szCs w:val="20"/>
                  <w:lang w:val="en-US"/>
                </w:rPr>
                <w:t>202</w:t>
              </w:r>
            </w:ins>
          </w:p>
        </w:tc>
        <w:tc>
          <w:tcPr>
            <w:tcW w:w="503" w:type="pct"/>
            <w:noWrap/>
            <w:vAlign w:val="center"/>
            <w:hideMark/>
          </w:tcPr>
          <w:p w14:paraId="6EE1CE1C" w14:textId="77777777" w:rsidR="00C7656A" w:rsidRPr="006F1E80" w:rsidRDefault="00C7656A" w:rsidP="006622F5">
            <w:pPr>
              <w:jc w:val="right"/>
              <w:rPr>
                <w:ins w:id="140" w:author="Ezekiel Ogundepo" w:date="2022-10-29T19:42:00Z"/>
                <w:rFonts w:ascii="Times New Roman" w:eastAsia="Times New Roman" w:hAnsi="Times New Roman" w:cs="Times New Roman"/>
                <w:sz w:val="20"/>
                <w:szCs w:val="20"/>
                <w:lang w:val="en-US"/>
              </w:rPr>
            </w:pPr>
            <w:ins w:id="141" w:author="Ezekiel Ogundepo" w:date="2022-10-29T19:42:00Z">
              <w:r w:rsidRPr="006F1E80">
                <w:rPr>
                  <w:rFonts w:ascii="Times New Roman" w:eastAsia="Times New Roman" w:hAnsi="Times New Roman" w:cs="Times New Roman"/>
                  <w:sz w:val="20"/>
                  <w:szCs w:val="20"/>
                  <w:lang w:val="en-US"/>
                </w:rPr>
                <w:t>149.678</w:t>
              </w:r>
            </w:ins>
          </w:p>
        </w:tc>
        <w:tc>
          <w:tcPr>
            <w:tcW w:w="466" w:type="pct"/>
            <w:noWrap/>
            <w:vAlign w:val="center"/>
            <w:hideMark/>
          </w:tcPr>
          <w:p w14:paraId="67AD0500" w14:textId="77777777" w:rsidR="00C7656A" w:rsidRPr="006F1E80" w:rsidRDefault="00C7656A" w:rsidP="006622F5">
            <w:pPr>
              <w:jc w:val="right"/>
              <w:rPr>
                <w:ins w:id="142" w:author="Ezekiel Ogundepo" w:date="2022-10-29T19:42:00Z"/>
                <w:rFonts w:ascii="Times New Roman" w:eastAsia="Times New Roman" w:hAnsi="Times New Roman" w:cs="Times New Roman"/>
                <w:sz w:val="20"/>
                <w:szCs w:val="20"/>
                <w:lang w:val="en-US"/>
              </w:rPr>
            </w:pPr>
            <w:ins w:id="143" w:author="Ezekiel Ogundepo" w:date="2022-10-29T19:42:00Z">
              <w:r w:rsidRPr="006F1E80">
                <w:rPr>
                  <w:rFonts w:ascii="Times New Roman" w:eastAsia="Times New Roman" w:hAnsi="Times New Roman" w:cs="Times New Roman"/>
                  <w:sz w:val="20"/>
                  <w:szCs w:val="20"/>
                  <w:lang w:val="en-US"/>
                </w:rPr>
                <w:t>153.5</w:t>
              </w:r>
            </w:ins>
          </w:p>
        </w:tc>
        <w:tc>
          <w:tcPr>
            <w:tcW w:w="992" w:type="pct"/>
            <w:noWrap/>
            <w:vAlign w:val="center"/>
            <w:hideMark/>
          </w:tcPr>
          <w:p w14:paraId="73A5C283" w14:textId="77777777" w:rsidR="00C7656A" w:rsidRPr="006F1E80" w:rsidRDefault="00C7656A" w:rsidP="006622F5">
            <w:pPr>
              <w:jc w:val="right"/>
              <w:rPr>
                <w:ins w:id="144" w:author="Ezekiel Ogundepo" w:date="2022-10-29T19:42:00Z"/>
                <w:rFonts w:ascii="Times New Roman" w:eastAsia="Times New Roman" w:hAnsi="Times New Roman" w:cs="Times New Roman"/>
                <w:sz w:val="20"/>
                <w:szCs w:val="20"/>
                <w:lang w:val="en-US"/>
              </w:rPr>
            </w:pPr>
            <w:ins w:id="145" w:author="Ezekiel Ogundepo" w:date="2022-10-29T19:42:00Z">
              <w:r w:rsidRPr="006F1E80">
                <w:rPr>
                  <w:rFonts w:ascii="Times New Roman" w:eastAsia="Times New Roman" w:hAnsi="Times New Roman" w:cs="Times New Roman"/>
                  <w:sz w:val="20"/>
                  <w:szCs w:val="20"/>
                  <w:lang w:val="en-US"/>
                </w:rPr>
                <w:t>23.166</w:t>
              </w:r>
            </w:ins>
          </w:p>
        </w:tc>
      </w:tr>
      <w:tr w:rsidR="00C7656A" w:rsidRPr="006F1E80" w14:paraId="6B411643" w14:textId="77777777" w:rsidTr="006622F5">
        <w:trPr>
          <w:trHeight w:val="315"/>
          <w:ins w:id="146" w:author="Ezekiel Ogundepo" w:date="2022-10-29T19:42:00Z"/>
        </w:trPr>
        <w:tc>
          <w:tcPr>
            <w:tcW w:w="1875" w:type="pct"/>
            <w:noWrap/>
            <w:vAlign w:val="center"/>
            <w:hideMark/>
          </w:tcPr>
          <w:p w14:paraId="3A5C2048" w14:textId="77777777" w:rsidR="00C7656A" w:rsidRPr="006F1E80" w:rsidRDefault="00C7656A" w:rsidP="006622F5">
            <w:pPr>
              <w:rPr>
                <w:ins w:id="147" w:author="Ezekiel Ogundepo" w:date="2022-10-29T19:42:00Z"/>
                <w:rFonts w:ascii="Times New Roman" w:eastAsia="Times New Roman" w:hAnsi="Times New Roman" w:cs="Times New Roman"/>
                <w:sz w:val="20"/>
                <w:szCs w:val="20"/>
                <w:lang w:val="en-US"/>
              </w:rPr>
            </w:pPr>
            <w:ins w:id="148" w:author="Ezekiel Ogundepo" w:date="2022-10-29T19:42:00Z">
              <w:r w:rsidRPr="006F1E80">
                <w:rPr>
                  <w:rFonts w:ascii="Times New Roman" w:eastAsia="Times New Roman" w:hAnsi="Times New Roman" w:cs="Times New Roman"/>
                  <w:sz w:val="20"/>
                  <w:szCs w:val="20"/>
                  <w:lang w:val="en-US"/>
                </w:rPr>
                <w:t>ST depression</w:t>
              </w:r>
            </w:ins>
          </w:p>
        </w:tc>
        <w:tc>
          <w:tcPr>
            <w:tcW w:w="573" w:type="pct"/>
            <w:noWrap/>
            <w:vAlign w:val="center"/>
            <w:hideMark/>
          </w:tcPr>
          <w:p w14:paraId="7B4F499D" w14:textId="77777777" w:rsidR="00C7656A" w:rsidRPr="006F1E80" w:rsidRDefault="00C7656A" w:rsidP="006622F5">
            <w:pPr>
              <w:jc w:val="right"/>
              <w:rPr>
                <w:ins w:id="149" w:author="Ezekiel Ogundepo" w:date="2022-10-29T19:42:00Z"/>
                <w:rFonts w:ascii="Times New Roman" w:eastAsia="Times New Roman" w:hAnsi="Times New Roman" w:cs="Times New Roman"/>
                <w:sz w:val="20"/>
                <w:szCs w:val="20"/>
                <w:lang w:val="en-US"/>
              </w:rPr>
            </w:pPr>
            <w:ins w:id="150" w:author="Ezekiel Ogundepo" w:date="2022-10-29T19:42:00Z">
              <w:r w:rsidRPr="006F1E80">
                <w:rPr>
                  <w:rFonts w:ascii="Times New Roman" w:eastAsia="Times New Roman" w:hAnsi="Times New Roman" w:cs="Times New Roman"/>
                  <w:sz w:val="20"/>
                  <w:szCs w:val="20"/>
                  <w:lang w:val="en-US"/>
                </w:rPr>
                <w:t>0</w:t>
              </w:r>
            </w:ins>
          </w:p>
        </w:tc>
        <w:tc>
          <w:tcPr>
            <w:tcW w:w="591" w:type="pct"/>
            <w:noWrap/>
            <w:vAlign w:val="center"/>
            <w:hideMark/>
          </w:tcPr>
          <w:p w14:paraId="2BC7F59C" w14:textId="77777777" w:rsidR="00C7656A" w:rsidRPr="006F1E80" w:rsidRDefault="00C7656A" w:rsidP="006622F5">
            <w:pPr>
              <w:jc w:val="right"/>
              <w:rPr>
                <w:ins w:id="151" w:author="Ezekiel Ogundepo" w:date="2022-10-29T19:42:00Z"/>
                <w:rFonts w:ascii="Times New Roman" w:eastAsia="Times New Roman" w:hAnsi="Times New Roman" w:cs="Times New Roman"/>
                <w:sz w:val="20"/>
                <w:szCs w:val="20"/>
                <w:lang w:val="en-US"/>
              </w:rPr>
            </w:pPr>
            <w:ins w:id="152" w:author="Ezekiel Ogundepo" w:date="2022-10-29T19:42:00Z">
              <w:r w:rsidRPr="006F1E80">
                <w:rPr>
                  <w:rFonts w:ascii="Times New Roman" w:eastAsia="Times New Roman" w:hAnsi="Times New Roman" w:cs="Times New Roman"/>
                  <w:sz w:val="20"/>
                  <w:szCs w:val="20"/>
                  <w:lang w:val="en-US"/>
                </w:rPr>
                <w:t>6.2</w:t>
              </w:r>
            </w:ins>
          </w:p>
        </w:tc>
        <w:tc>
          <w:tcPr>
            <w:tcW w:w="503" w:type="pct"/>
            <w:noWrap/>
            <w:vAlign w:val="center"/>
            <w:hideMark/>
          </w:tcPr>
          <w:p w14:paraId="312638F7" w14:textId="77777777" w:rsidR="00C7656A" w:rsidRPr="006F1E80" w:rsidRDefault="00C7656A" w:rsidP="006622F5">
            <w:pPr>
              <w:jc w:val="right"/>
              <w:rPr>
                <w:ins w:id="153" w:author="Ezekiel Ogundepo" w:date="2022-10-29T19:42:00Z"/>
                <w:rFonts w:ascii="Times New Roman" w:eastAsia="Times New Roman" w:hAnsi="Times New Roman" w:cs="Times New Roman"/>
                <w:sz w:val="20"/>
                <w:szCs w:val="20"/>
                <w:lang w:val="en-US"/>
              </w:rPr>
            </w:pPr>
            <w:ins w:id="154" w:author="Ezekiel Ogundepo" w:date="2022-10-29T19:42:00Z">
              <w:r w:rsidRPr="006F1E80">
                <w:rPr>
                  <w:rFonts w:ascii="Times New Roman" w:eastAsia="Times New Roman" w:hAnsi="Times New Roman" w:cs="Times New Roman"/>
                  <w:sz w:val="20"/>
                  <w:szCs w:val="20"/>
                  <w:lang w:val="en-US"/>
                </w:rPr>
                <w:t>1.05</w:t>
              </w:r>
            </w:ins>
          </w:p>
        </w:tc>
        <w:tc>
          <w:tcPr>
            <w:tcW w:w="466" w:type="pct"/>
            <w:noWrap/>
            <w:vAlign w:val="center"/>
            <w:hideMark/>
          </w:tcPr>
          <w:p w14:paraId="226426A9" w14:textId="77777777" w:rsidR="00C7656A" w:rsidRPr="006F1E80" w:rsidRDefault="00C7656A" w:rsidP="006622F5">
            <w:pPr>
              <w:jc w:val="right"/>
              <w:rPr>
                <w:ins w:id="155" w:author="Ezekiel Ogundepo" w:date="2022-10-29T19:42:00Z"/>
                <w:rFonts w:ascii="Times New Roman" w:eastAsia="Times New Roman" w:hAnsi="Times New Roman" w:cs="Times New Roman"/>
                <w:sz w:val="20"/>
                <w:szCs w:val="20"/>
                <w:lang w:val="en-US"/>
              </w:rPr>
            </w:pPr>
            <w:ins w:id="156" w:author="Ezekiel Ogundepo" w:date="2022-10-29T19:42:00Z">
              <w:r w:rsidRPr="006F1E80">
                <w:rPr>
                  <w:rFonts w:ascii="Times New Roman" w:eastAsia="Times New Roman" w:hAnsi="Times New Roman" w:cs="Times New Roman"/>
                  <w:sz w:val="20"/>
                  <w:szCs w:val="20"/>
                  <w:lang w:val="en-US"/>
                </w:rPr>
                <w:t>0.8</w:t>
              </w:r>
            </w:ins>
          </w:p>
        </w:tc>
        <w:tc>
          <w:tcPr>
            <w:tcW w:w="992" w:type="pct"/>
            <w:noWrap/>
            <w:vAlign w:val="center"/>
            <w:hideMark/>
          </w:tcPr>
          <w:p w14:paraId="772BED72" w14:textId="77777777" w:rsidR="00C7656A" w:rsidRPr="006F1E80" w:rsidRDefault="00C7656A" w:rsidP="006622F5">
            <w:pPr>
              <w:jc w:val="right"/>
              <w:rPr>
                <w:ins w:id="157" w:author="Ezekiel Ogundepo" w:date="2022-10-29T19:42:00Z"/>
                <w:rFonts w:ascii="Times New Roman" w:eastAsia="Times New Roman" w:hAnsi="Times New Roman" w:cs="Times New Roman"/>
                <w:sz w:val="20"/>
                <w:szCs w:val="20"/>
                <w:lang w:val="en-US"/>
              </w:rPr>
            </w:pPr>
            <w:ins w:id="158" w:author="Ezekiel Ogundepo" w:date="2022-10-29T19:42:00Z">
              <w:r w:rsidRPr="006F1E80">
                <w:rPr>
                  <w:rFonts w:ascii="Times New Roman" w:eastAsia="Times New Roman" w:hAnsi="Times New Roman" w:cs="Times New Roman"/>
                  <w:sz w:val="20"/>
                  <w:szCs w:val="20"/>
                  <w:lang w:val="en-US"/>
                </w:rPr>
                <w:t>1.145</w:t>
              </w:r>
            </w:ins>
          </w:p>
        </w:tc>
      </w:tr>
    </w:tbl>
    <w:p w14:paraId="4DA134DD" w14:textId="1BC08DFA" w:rsidR="00C67E7B" w:rsidRPr="006F1E80" w:rsidRDefault="00C67E7B" w:rsidP="00C67E7B">
      <w:pPr>
        <w:pStyle w:val="NormalWeb"/>
        <w:shd w:val="clear" w:color="auto" w:fill="FFFFFF"/>
        <w:spacing w:after="150" w:line="360" w:lineRule="auto"/>
        <w:jc w:val="both"/>
        <w:rPr>
          <w:moveTo w:id="159" w:author="Ezekiel Ogundepo" w:date="2022-10-29T19:39:00Z"/>
        </w:rPr>
      </w:pPr>
      <w:moveToRangeStart w:id="160" w:author="Ezekiel Ogundepo" w:date="2022-10-29T19:39:00Z" w:name="move117964788"/>
      <w:moveTo w:id="161" w:author="Ezekiel Ogundepo" w:date="2022-10-29T19:39:00Z">
        <w:del w:id="162" w:author="Ezekiel Ogundepo" w:date="2022-10-29T19:43:00Z">
          <w:r w:rsidRPr="006F1E80" w:rsidDel="00C7656A">
            <w:delText>Tables 2 and 4 show a</w:delText>
          </w:r>
        </w:del>
      </w:moveTo>
      <w:ins w:id="163" w:author="Ezekiel Ogundepo" w:date="2022-10-29T19:43:00Z">
        <w:r w:rsidR="00C7656A">
          <w:t>A</w:t>
        </w:r>
      </w:ins>
      <w:moveTo w:id="164" w:author="Ezekiel Ogundepo" w:date="2022-10-29T19:39:00Z">
        <w:r w:rsidRPr="006F1E80">
          <w:t xml:space="preserve"> detailed exploratory data analysis using the Chi-square test of independence for Cleveland and </w:t>
        </w:r>
        <w:proofErr w:type="spellStart"/>
        <w:r w:rsidRPr="006F1E80">
          <w:t>Statlog</w:t>
        </w:r>
        <w:proofErr w:type="spellEnd"/>
        <w:r w:rsidRPr="006F1E80">
          <w:t xml:space="preserve"> heart disease datasets</w:t>
        </w:r>
      </w:moveTo>
      <w:ins w:id="165" w:author="Ezekiel Ogundepo" w:date="2022-10-29T19:43:00Z">
        <w:r w:rsidR="00C7656A">
          <w:t xml:space="preserve"> are shown in </w:t>
        </w:r>
        <w:r w:rsidR="00C7656A" w:rsidRPr="006F1E80">
          <w:t xml:space="preserve">Tables </w:t>
        </w:r>
        <w:r w:rsidR="00C7656A">
          <w:t>3</w:t>
        </w:r>
        <w:r w:rsidR="00C7656A" w:rsidRPr="006F1E80">
          <w:t xml:space="preserve"> and </w:t>
        </w:r>
        <w:r w:rsidR="00C7656A">
          <w:t>4</w:t>
        </w:r>
      </w:ins>
      <w:moveTo w:id="166" w:author="Ezekiel Ogundepo" w:date="2022-10-29T19:39:00Z">
        <w:del w:id="167" w:author="Ezekiel Ogundepo" w:date="2022-10-29T19:43:00Z">
          <w:r w:rsidRPr="006F1E80" w:rsidDel="00C7656A">
            <w:delText>;</w:delText>
          </w:r>
        </w:del>
        <w:r w:rsidRPr="006F1E80">
          <w:t xml:space="preserve"> to get more insight into the features that are useful in determining whether a patient has heart disease before applying standard machine learning models for the class prediction.</w:t>
        </w:r>
      </w:moveTo>
    </w:p>
    <w:moveToRangeEnd w:id="160"/>
    <w:p w14:paraId="0F045C25" w14:textId="45137E6C" w:rsidR="00232FCB" w:rsidRPr="006F1E80" w:rsidRDefault="007A2D99" w:rsidP="00205A38">
      <w:pPr>
        <w:spacing w:line="240" w:lineRule="auto"/>
        <w:jc w:val="center"/>
        <w:rPr>
          <w:rStyle w:val="fontstyle01"/>
          <w:rFonts w:ascii="Times New Roman" w:hAnsi="Times New Roman" w:cs="Times New Roman"/>
          <w:bCs/>
          <w:color w:val="auto"/>
          <w:sz w:val="28"/>
          <w:szCs w:val="28"/>
        </w:rPr>
      </w:pPr>
      <w:r w:rsidRPr="006F1E80">
        <w:rPr>
          <w:rStyle w:val="fontstyle01"/>
          <w:rFonts w:ascii="Times New Roman" w:hAnsi="Times New Roman" w:cs="Times New Roman"/>
          <w:b/>
          <w:bCs/>
          <w:color w:val="auto"/>
          <w:sz w:val="22"/>
          <w:szCs w:val="22"/>
        </w:rPr>
        <w:t>T</w:t>
      </w:r>
      <w:r w:rsidR="00232FCB" w:rsidRPr="006F1E80">
        <w:rPr>
          <w:rStyle w:val="fontstyle01"/>
          <w:rFonts w:ascii="Times New Roman" w:hAnsi="Times New Roman" w:cs="Times New Roman"/>
          <w:b/>
          <w:bCs/>
          <w:color w:val="auto"/>
          <w:sz w:val="22"/>
          <w:szCs w:val="22"/>
        </w:rPr>
        <w:t xml:space="preserve">able </w:t>
      </w:r>
      <w:ins w:id="168" w:author="Ezekiel Ogundepo" w:date="2022-10-29T19:44:00Z">
        <w:r w:rsidR="00C7656A">
          <w:rPr>
            <w:rStyle w:val="fontstyle01"/>
            <w:rFonts w:ascii="Times New Roman" w:hAnsi="Times New Roman" w:cs="Times New Roman"/>
            <w:b/>
            <w:bCs/>
            <w:color w:val="auto"/>
            <w:sz w:val="22"/>
            <w:szCs w:val="22"/>
          </w:rPr>
          <w:t>3</w:t>
        </w:r>
      </w:ins>
      <w:del w:id="169" w:author="Ezekiel Ogundepo" w:date="2022-10-29T19:44:00Z">
        <w:r w:rsidR="00766F41" w:rsidRPr="006F1E80" w:rsidDel="00C7656A">
          <w:rPr>
            <w:rStyle w:val="fontstyle01"/>
            <w:rFonts w:ascii="Times New Roman" w:hAnsi="Times New Roman" w:cs="Times New Roman"/>
            <w:b/>
            <w:bCs/>
            <w:color w:val="auto"/>
            <w:sz w:val="22"/>
            <w:szCs w:val="22"/>
          </w:rPr>
          <w:delText>2</w:delText>
        </w:r>
      </w:del>
      <w:r w:rsidR="00232FCB" w:rsidRPr="006F1E80">
        <w:rPr>
          <w:rStyle w:val="fontstyle01"/>
          <w:rFonts w:ascii="Times New Roman" w:hAnsi="Times New Roman" w:cs="Times New Roman"/>
          <w:b/>
          <w:bCs/>
          <w:color w:val="auto"/>
          <w:sz w:val="22"/>
          <w:szCs w:val="22"/>
        </w:rPr>
        <w:t xml:space="preserve">: </w:t>
      </w:r>
      <w:r w:rsidR="00232FCB" w:rsidRPr="006F1E80">
        <w:rPr>
          <w:rStyle w:val="fontstyle01"/>
          <w:rFonts w:ascii="Times New Roman" w:hAnsi="Times New Roman" w:cs="Times New Roman"/>
          <w:bCs/>
          <w:color w:val="auto"/>
          <w:sz w:val="22"/>
          <w:szCs w:val="22"/>
        </w:rPr>
        <w:t xml:space="preserve">Frequency (percentage in parenthesis) distribution of determinants of heart disease across </w:t>
      </w:r>
      <w:r w:rsidR="007D0F02" w:rsidRPr="006F1E80">
        <w:rPr>
          <w:rStyle w:val="fontstyle01"/>
          <w:rFonts w:ascii="Times New Roman" w:hAnsi="Times New Roman" w:cs="Times New Roman"/>
          <w:bCs/>
          <w:color w:val="auto"/>
          <w:sz w:val="22"/>
          <w:szCs w:val="22"/>
        </w:rPr>
        <w:t xml:space="preserve">the </w:t>
      </w:r>
      <w:r w:rsidR="00232FCB" w:rsidRPr="006F1E80">
        <w:rPr>
          <w:rStyle w:val="fontstyle01"/>
          <w:rFonts w:ascii="Times New Roman" w:hAnsi="Times New Roman" w:cs="Times New Roman"/>
          <w:bCs/>
          <w:color w:val="auto"/>
          <w:sz w:val="22"/>
          <w:szCs w:val="22"/>
        </w:rPr>
        <w:t xml:space="preserve">297 </w:t>
      </w:r>
      <w:r w:rsidR="007D0F02" w:rsidRPr="006F1E80">
        <w:rPr>
          <w:rStyle w:val="fontstyle01"/>
          <w:rFonts w:ascii="Times New Roman" w:hAnsi="Times New Roman" w:cs="Times New Roman"/>
          <w:bCs/>
          <w:color w:val="auto"/>
          <w:sz w:val="22"/>
          <w:szCs w:val="22"/>
        </w:rPr>
        <w:t xml:space="preserve">patients in the </w:t>
      </w:r>
      <w:r w:rsidR="00232FCB" w:rsidRPr="006F1E80">
        <w:rPr>
          <w:rStyle w:val="fontstyle01"/>
          <w:rFonts w:ascii="Times New Roman" w:hAnsi="Times New Roman" w:cs="Times New Roman"/>
          <w:bCs/>
          <w:color w:val="auto"/>
          <w:sz w:val="22"/>
          <w:szCs w:val="22"/>
        </w:rPr>
        <w:t>Cleveland</w:t>
      </w:r>
      <w:r w:rsidR="007D0F02" w:rsidRPr="006F1E80">
        <w:rPr>
          <w:rStyle w:val="fontstyle01"/>
          <w:rFonts w:ascii="Times New Roman" w:hAnsi="Times New Roman" w:cs="Times New Roman"/>
          <w:bCs/>
          <w:color w:val="auto"/>
          <w:sz w:val="22"/>
          <w:szCs w:val="22"/>
        </w:rPr>
        <w:t xml:space="preserve"> 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0967B6A3" w14:textId="77777777" w:rsidTr="00456BAC">
        <w:trPr>
          <w:cnfStyle w:val="100000000000" w:firstRow="1" w:lastRow="0" w:firstColumn="0" w:lastColumn="0" w:oddVBand="0" w:evenVBand="0" w:oddHBand="0" w:evenHBand="0" w:firstRowFirstColumn="0" w:firstRowLastColumn="0" w:lastRowFirstColumn="0" w:lastRowLastColumn="0"/>
          <w:trHeight w:val="233"/>
          <w:jc w:val="center"/>
        </w:trPr>
        <w:tc>
          <w:tcPr>
            <w:tcW w:w="0" w:type="dxa"/>
            <w:vMerge w:val="restart"/>
            <w:noWrap/>
            <w:vAlign w:val="center"/>
            <w:hideMark/>
          </w:tcPr>
          <w:p w14:paraId="6C1F820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0" w:type="dxa"/>
            <w:vMerge w:val="restart"/>
            <w:noWrap/>
            <w:vAlign w:val="center"/>
            <w:hideMark/>
          </w:tcPr>
          <w:p w14:paraId="0FCB7746"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0" w:type="dxa"/>
            <w:gridSpan w:val="2"/>
            <w:noWrap/>
            <w:vAlign w:val="center"/>
            <w:hideMark/>
          </w:tcPr>
          <w:p w14:paraId="0BAB65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0" w:type="dxa"/>
            <w:vMerge w:val="restart"/>
            <w:noWrap/>
            <w:vAlign w:val="bottom"/>
            <w:hideMark/>
          </w:tcPr>
          <w:p w14:paraId="495A8055"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2FFA27A7"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297 (100%)</w:t>
            </w:r>
          </w:p>
        </w:tc>
        <w:tc>
          <w:tcPr>
            <w:tcW w:w="0" w:type="dxa"/>
            <w:vMerge w:val="restart"/>
            <w:noWrap/>
            <w:vAlign w:val="center"/>
            <w:hideMark/>
          </w:tcPr>
          <w:p w14:paraId="2AD0054A" w14:textId="77777777" w:rsidR="00232FCB" w:rsidRPr="006F1E80" w:rsidRDefault="00232FCB" w:rsidP="00456BAC">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4C102195" w14:textId="77777777" w:rsidTr="001E5D43">
        <w:trPr>
          <w:trHeight w:val="311"/>
          <w:jc w:val="center"/>
        </w:trPr>
        <w:tc>
          <w:tcPr>
            <w:tcW w:w="0" w:type="dxa"/>
            <w:vMerge/>
            <w:tcBorders>
              <w:bottom w:val="single" w:sz="4" w:space="0" w:color="auto"/>
            </w:tcBorders>
            <w:hideMark/>
          </w:tcPr>
          <w:p w14:paraId="6AD63B04"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37A3044F"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tcBorders>
              <w:bottom w:val="single" w:sz="4" w:space="0" w:color="auto"/>
            </w:tcBorders>
            <w:noWrap/>
            <w:hideMark/>
          </w:tcPr>
          <w:p w14:paraId="03E92E48"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23A142FF"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160 (54%)</w:t>
            </w:r>
          </w:p>
        </w:tc>
        <w:tc>
          <w:tcPr>
            <w:tcW w:w="0" w:type="dxa"/>
            <w:tcBorders>
              <w:bottom w:val="single" w:sz="4" w:space="0" w:color="auto"/>
            </w:tcBorders>
            <w:noWrap/>
            <w:hideMark/>
          </w:tcPr>
          <w:p w14:paraId="7C93E502" w14:textId="77777777" w:rsidR="00232FCB" w:rsidRPr="006F1E80" w:rsidRDefault="00232FCB" w:rsidP="001E5D43">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50C57CA8" w14:textId="77777777" w:rsidR="00232FCB" w:rsidRPr="006F1E80" w:rsidRDefault="00232FCB" w:rsidP="006A0022">
            <w:pPr>
              <w:jc w:val="center"/>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137 (46%)</w:t>
            </w:r>
          </w:p>
        </w:tc>
        <w:tc>
          <w:tcPr>
            <w:tcW w:w="0" w:type="dxa"/>
            <w:vMerge/>
            <w:tcBorders>
              <w:bottom w:val="single" w:sz="4" w:space="0" w:color="auto"/>
            </w:tcBorders>
            <w:hideMark/>
          </w:tcPr>
          <w:p w14:paraId="434C077B" w14:textId="77777777" w:rsidR="00232FCB" w:rsidRPr="006F1E80" w:rsidRDefault="00232FCB" w:rsidP="006A0022">
            <w:pPr>
              <w:jc w:val="center"/>
              <w:rPr>
                <w:rFonts w:ascii="Times New Roman" w:eastAsia="Times New Roman" w:hAnsi="Times New Roman" w:cs="Times New Roman"/>
                <w:b/>
                <w:bCs/>
                <w:sz w:val="20"/>
                <w:szCs w:val="20"/>
                <w:lang w:val="en-US"/>
              </w:rPr>
            </w:pPr>
          </w:p>
        </w:tc>
        <w:tc>
          <w:tcPr>
            <w:tcW w:w="0" w:type="dxa"/>
            <w:vMerge/>
            <w:tcBorders>
              <w:bottom w:val="single" w:sz="4" w:space="0" w:color="auto"/>
            </w:tcBorders>
            <w:hideMark/>
          </w:tcPr>
          <w:p w14:paraId="56C7DA57" w14:textId="77777777" w:rsidR="00232FCB" w:rsidRPr="006F1E80" w:rsidRDefault="00232FCB" w:rsidP="006A0022">
            <w:pPr>
              <w:rPr>
                <w:rFonts w:ascii="Times New Roman" w:eastAsia="Times New Roman" w:hAnsi="Times New Roman" w:cs="Times New Roman"/>
                <w:b/>
                <w:bCs/>
                <w:sz w:val="20"/>
                <w:szCs w:val="20"/>
                <w:lang w:val="en-US"/>
              </w:rPr>
            </w:pPr>
          </w:p>
        </w:tc>
      </w:tr>
      <w:tr w:rsidR="006F1E80" w:rsidRPr="006F1E80" w14:paraId="7DAD758A" w14:textId="77777777" w:rsidTr="001E5D43">
        <w:trPr>
          <w:trHeight w:val="120"/>
          <w:jc w:val="center"/>
        </w:trPr>
        <w:tc>
          <w:tcPr>
            <w:tcW w:w="0" w:type="dxa"/>
            <w:vMerge w:val="restart"/>
            <w:tcBorders>
              <w:top w:val="single" w:sz="4" w:space="0" w:color="auto"/>
            </w:tcBorders>
            <w:noWrap/>
            <w:hideMark/>
          </w:tcPr>
          <w:p w14:paraId="21E53323" w14:textId="598DE611"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w:t>
            </w:r>
            <w:r w:rsidR="00334CB7" w:rsidRPr="006F1E80">
              <w:rPr>
                <w:rFonts w:ascii="Times New Roman" w:eastAsia="Times New Roman" w:hAnsi="Times New Roman" w:cs="Times New Roman"/>
                <w:sz w:val="20"/>
                <w:szCs w:val="20"/>
                <w:lang w:val="en-US"/>
              </w:rPr>
              <w:t>ex of the patients</w:t>
            </w:r>
          </w:p>
        </w:tc>
        <w:tc>
          <w:tcPr>
            <w:tcW w:w="0" w:type="dxa"/>
            <w:tcBorders>
              <w:top w:val="single" w:sz="4" w:space="0" w:color="auto"/>
            </w:tcBorders>
            <w:noWrap/>
            <w:hideMark/>
          </w:tcPr>
          <w:p w14:paraId="70E78FAB" w14:textId="7B15BC6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w:t>
            </w:r>
            <w:r w:rsidR="00232FCB" w:rsidRPr="006F1E80">
              <w:rPr>
                <w:rFonts w:ascii="Times New Roman" w:eastAsia="Times New Roman" w:hAnsi="Times New Roman" w:cs="Times New Roman"/>
                <w:sz w:val="20"/>
                <w:szCs w:val="20"/>
                <w:lang w:val="en-US"/>
              </w:rPr>
              <w:t>ale</w:t>
            </w:r>
            <w:r w:rsidR="00AC165F" w:rsidRPr="006F1E80">
              <w:rPr>
                <w:rFonts w:ascii="Times New Roman" w:eastAsia="Times New Roman" w:hAnsi="Times New Roman" w:cs="Times New Roman"/>
                <w:sz w:val="20"/>
                <w:szCs w:val="20"/>
                <w:lang w:val="en-US"/>
              </w:rPr>
              <w:t xml:space="preserve"> </w:t>
            </w:r>
            <w:r w:rsidR="00232FCB" w:rsidRPr="006F1E80">
              <w:rPr>
                <w:rFonts w:ascii="Times New Roman" w:eastAsia="Times New Roman" w:hAnsi="Times New Roman" w:cs="Times New Roman"/>
                <w:sz w:val="20"/>
                <w:szCs w:val="20"/>
                <w:lang w:val="en-US"/>
              </w:rPr>
              <w:t>(ref)</w:t>
            </w:r>
          </w:p>
        </w:tc>
        <w:tc>
          <w:tcPr>
            <w:tcW w:w="0" w:type="dxa"/>
            <w:tcBorders>
              <w:top w:val="single" w:sz="4" w:space="0" w:color="auto"/>
            </w:tcBorders>
            <w:noWrap/>
            <w:hideMark/>
          </w:tcPr>
          <w:p w14:paraId="7E7F77A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(44.3%)</w:t>
            </w:r>
          </w:p>
        </w:tc>
        <w:tc>
          <w:tcPr>
            <w:tcW w:w="0" w:type="dxa"/>
            <w:tcBorders>
              <w:top w:val="single" w:sz="4" w:space="0" w:color="auto"/>
            </w:tcBorders>
            <w:noWrap/>
            <w:hideMark/>
          </w:tcPr>
          <w:p w14:paraId="7B1EF8B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112 (55.7%)</w:t>
            </w:r>
          </w:p>
        </w:tc>
        <w:tc>
          <w:tcPr>
            <w:tcW w:w="0" w:type="dxa"/>
            <w:tcBorders>
              <w:top w:val="single" w:sz="4" w:space="0" w:color="auto"/>
            </w:tcBorders>
            <w:noWrap/>
            <w:hideMark/>
          </w:tcPr>
          <w:p w14:paraId="6E379E3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201 (67.7%)</w:t>
            </w:r>
          </w:p>
        </w:tc>
        <w:tc>
          <w:tcPr>
            <w:tcW w:w="0" w:type="dxa"/>
            <w:vMerge w:val="restart"/>
            <w:tcBorders>
              <w:top w:val="single" w:sz="4" w:space="0" w:color="auto"/>
            </w:tcBorders>
            <w:noWrap/>
            <w:vAlign w:val="center"/>
            <w:hideMark/>
          </w:tcPr>
          <w:p w14:paraId="66BD0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4B48B6BF" w14:textId="77777777" w:rsidTr="001E5D43">
        <w:trPr>
          <w:trHeight w:val="74"/>
          <w:jc w:val="center"/>
        </w:trPr>
        <w:tc>
          <w:tcPr>
            <w:tcW w:w="0" w:type="dxa"/>
            <w:vMerge/>
            <w:hideMark/>
          </w:tcPr>
          <w:p w14:paraId="02832513"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C31F9C7" w14:textId="68935182"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emale</w:t>
            </w:r>
          </w:p>
        </w:tc>
        <w:tc>
          <w:tcPr>
            <w:tcW w:w="0" w:type="dxa"/>
            <w:noWrap/>
            <w:hideMark/>
          </w:tcPr>
          <w:p w14:paraId="24484A1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71 (74.0%)</w:t>
            </w:r>
          </w:p>
        </w:tc>
        <w:tc>
          <w:tcPr>
            <w:tcW w:w="0" w:type="dxa"/>
            <w:noWrap/>
            <w:hideMark/>
          </w:tcPr>
          <w:p w14:paraId="0450575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 (26.0%)</w:t>
            </w:r>
          </w:p>
        </w:tc>
        <w:tc>
          <w:tcPr>
            <w:tcW w:w="0" w:type="dxa"/>
            <w:noWrap/>
            <w:hideMark/>
          </w:tcPr>
          <w:p w14:paraId="193444E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96 (32.3%)</w:t>
            </w:r>
          </w:p>
        </w:tc>
        <w:tc>
          <w:tcPr>
            <w:tcW w:w="0" w:type="dxa"/>
            <w:vMerge/>
            <w:vAlign w:val="center"/>
            <w:hideMark/>
          </w:tcPr>
          <w:p w14:paraId="05453681"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32399B4" w14:textId="77777777" w:rsidTr="001E5D43">
        <w:trPr>
          <w:trHeight w:val="235"/>
          <w:jc w:val="center"/>
        </w:trPr>
        <w:tc>
          <w:tcPr>
            <w:tcW w:w="0" w:type="dxa"/>
            <w:vMerge w:val="restart"/>
            <w:noWrap/>
            <w:hideMark/>
          </w:tcPr>
          <w:p w14:paraId="3F97ACF5" w14:textId="76AAD0F9"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w:t>
            </w:r>
            <w:r w:rsidR="00232FCB" w:rsidRPr="006F1E80">
              <w:rPr>
                <w:rFonts w:ascii="Times New Roman" w:eastAsia="Times New Roman" w:hAnsi="Times New Roman" w:cs="Times New Roman"/>
                <w:sz w:val="20"/>
                <w:szCs w:val="20"/>
                <w:lang w:val="en-US"/>
              </w:rPr>
              <w:t>hest pain type</w:t>
            </w:r>
          </w:p>
        </w:tc>
        <w:tc>
          <w:tcPr>
            <w:tcW w:w="0" w:type="dxa"/>
            <w:noWrap/>
            <w:hideMark/>
          </w:tcPr>
          <w:p w14:paraId="38D2F83D" w14:textId="121FDE1D"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232FCB" w:rsidRPr="006F1E80">
              <w:rPr>
                <w:rFonts w:ascii="Times New Roman" w:eastAsia="Times New Roman" w:hAnsi="Times New Roman" w:cs="Times New Roman"/>
                <w:sz w:val="20"/>
                <w:szCs w:val="20"/>
                <w:lang w:val="en-US"/>
              </w:rPr>
              <w:t>ypical angina (ref)</w:t>
            </w:r>
          </w:p>
        </w:tc>
        <w:tc>
          <w:tcPr>
            <w:tcW w:w="0" w:type="dxa"/>
            <w:noWrap/>
            <w:hideMark/>
          </w:tcPr>
          <w:p w14:paraId="108A0F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 (69.6%)</w:t>
            </w:r>
          </w:p>
        </w:tc>
        <w:tc>
          <w:tcPr>
            <w:tcW w:w="0" w:type="dxa"/>
            <w:noWrap/>
            <w:hideMark/>
          </w:tcPr>
          <w:p w14:paraId="1B895A8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(30.4%)</w:t>
            </w:r>
          </w:p>
        </w:tc>
        <w:tc>
          <w:tcPr>
            <w:tcW w:w="0" w:type="dxa"/>
            <w:noWrap/>
            <w:hideMark/>
          </w:tcPr>
          <w:p w14:paraId="7F63140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(7.7%)</w:t>
            </w:r>
          </w:p>
        </w:tc>
        <w:tc>
          <w:tcPr>
            <w:tcW w:w="0" w:type="dxa"/>
            <w:vMerge w:val="restart"/>
            <w:noWrap/>
            <w:vAlign w:val="center"/>
            <w:hideMark/>
          </w:tcPr>
          <w:p w14:paraId="1705589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5041284" w14:textId="77777777" w:rsidTr="001E5D43">
        <w:trPr>
          <w:trHeight w:val="125"/>
          <w:jc w:val="center"/>
        </w:trPr>
        <w:tc>
          <w:tcPr>
            <w:tcW w:w="0" w:type="dxa"/>
            <w:vMerge/>
            <w:hideMark/>
          </w:tcPr>
          <w:p w14:paraId="47CC5EDD"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602146" w14:textId="6B98C989"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symptomatic</w:t>
            </w:r>
          </w:p>
        </w:tc>
        <w:tc>
          <w:tcPr>
            <w:tcW w:w="0" w:type="dxa"/>
            <w:noWrap/>
            <w:hideMark/>
          </w:tcPr>
          <w:p w14:paraId="30E93D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39 (27.5%)</w:t>
            </w:r>
          </w:p>
        </w:tc>
        <w:tc>
          <w:tcPr>
            <w:tcW w:w="0" w:type="dxa"/>
            <w:noWrap/>
            <w:hideMark/>
          </w:tcPr>
          <w:p w14:paraId="7EF7336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(72.5%)</w:t>
            </w:r>
          </w:p>
        </w:tc>
        <w:tc>
          <w:tcPr>
            <w:tcW w:w="0" w:type="dxa"/>
            <w:noWrap/>
            <w:hideMark/>
          </w:tcPr>
          <w:p w14:paraId="6C7BFA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142 (47.8%)</w:t>
            </w:r>
          </w:p>
        </w:tc>
        <w:tc>
          <w:tcPr>
            <w:tcW w:w="0" w:type="dxa"/>
            <w:vMerge/>
            <w:vAlign w:val="center"/>
            <w:hideMark/>
          </w:tcPr>
          <w:p w14:paraId="6B4F1C78"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68C9F56" w14:textId="77777777" w:rsidTr="001E5D43">
        <w:trPr>
          <w:trHeight w:val="74"/>
          <w:jc w:val="center"/>
        </w:trPr>
        <w:tc>
          <w:tcPr>
            <w:tcW w:w="0" w:type="dxa"/>
            <w:vMerge/>
            <w:hideMark/>
          </w:tcPr>
          <w:p w14:paraId="18473396"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E92CEF7" w14:textId="5F788627"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on-anginal pain</w:t>
            </w:r>
          </w:p>
        </w:tc>
        <w:tc>
          <w:tcPr>
            <w:tcW w:w="0" w:type="dxa"/>
            <w:noWrap/>
            <w:hideMark/>
          </w:tcPr>
          <w:p w14:paraId="611AD2E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(78.3%)</w:t>
            </w:r>
          </w:p>
        </w:tc>
        <w:tc>
          <w:tcPr>
            <w:tcW w:w="0" w:type="dxa"/>
            <w:noWrap/>
            <w:hideMark/>
          </w:tcPr>
          <w:p w14:paraId="5D1943B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(21.7%)</w:t>
            </w:r>
          </w:p>
        </w:tc>
        <w:tc>
          <w:tcPr>
            <w:tcW w:w="0" w:type="dxa"/>
            <w:noWrap/>
            <w:hideMark/>
          </w:tcPr>
          <w:p w14:paraId="2D481AA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83 (27.9%)</w:t>
            </w:r>
          </w:p>
        </w:tc>
        <w:tc>
          <w:tcPr>
            <w:tcW w:w="0" w:type="dxa"/>
            <w:vMerge/>
            <w:vAlign w:val="center"/>
            <w:hideMark/>
          </w:tcPr>
          <w:p w14:paraId="42342C1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8F01D14" w14:textId="77777777" w:rsidTr="001E5D43">
        <w:trPr>
          <w:trHeight w:val="245"/>
          <w:jc w:val="center"/>
        </w:trPr>
        <w:tc>
          <w:tcPr>
            <w:tcW w:w="0" w:type="dxa"/>
            <w:vMerge/>
            <w:hideMark/>
          </w:tcPr>
          <w:p w14:paraId="3BC9816E"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3C7734F9" w14:textId="2DBF69E6"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typical angina</w:t>
            </w:r>
          </w:p>
        </w:tc>
        <w:tc>
          <w:tcPr>
            <w:tcW w:w="0" w:type="dxa"/>
            <w:noWrap/>
            <w:hideMark/>
          </w:tcPr>
          <w:p w14:paraId="443810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40 (81.6%)</w:t>
            </w:r>
          </w:p>
        </w:tc>
        <w:tc>
          <w:tcPr>
            <w:tcW w:w="0" w:type="dxa"/>
            <w:noWrap/>
            <w:hideMark/>
          </w:tcPr>
          <w:p w14:paraId="35D9C7A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(18.4%)</w:t>
            </w:r>
          </w:p>
        </w:tc>
        <w:tc>
          <w:tcPr>
            <w:tcW w:w="0" w:type="dxa"/>
            <w:noWrap/>
            <w:hideMark/>
          </w:tcPr>
          <w:p w14:paraId="7ECD777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49 (16.5%)</w:t>
            </w:r>
          </w:p>
        </w:tc>
        <w:tc>
          <w:tcPr>
            <w:tcW w:w="0" w:type="dxa"/>
            <w:vMerge/>
            <w:vAlign w:val="center"/>
            <w:hideMark/>
          </w:tcPr>
          <w:p w14:paraId="2B6DA8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4D96D08" w14:textId="77777777" w:rsidTr="001E5D43">
        <w:trPr>
          <w:trHeight w:val="149"/>
          <w:jc w:val="center"/>
        </w:trPr>
        <w:tc>
          <w:tcPr>
            <w:tcW w:w="0" w:type="dxa"/>
            <w:vMerge w:val="restart"/>
            <w:noWrap/>
            <w:hideMark/>
          </w:tcPr>
          <w:p w14:paraId="1E9852BF" w14:textId="12C50204"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w:t>
            </w:r>
            <w:r w:rsidR="00593E5F" w:rsidRPr="006F1E80">
              <w:rPr>
                <w:rFonts w:ascii="Times New Roman" w:eastAsia="Times New Roman" w:hAnsi="Times New Roman" w:cs="Times New Roman"/>
                <w:sz w:val="20"/>
                <w:szCs w:val="20"/>
                <w:lang w:val="en-US"/>
              </w:rPr>
              <w:t xml:space="preserve"> &gt; 120 mg/dl</w:t>
            </w:r>
          </w:p>
        </w:tc>
        <w:tc>
          <w:tcPr>
            <w:tcW w:w="0" w:type="dxa"/>
            <w:noWrap/>
            <w:hideMark/>
          </w:tcPr>
          <w:p w14:paraId="54AB31FE" w14:textId="2AEB066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 xml:space="preserve">No </w:t>
            </w:r>
            <w:r w:rsidR="00232FCB" w:rsidRPr="006F1E80">
              <w:rPr>
                <w:rFonts w:ascii="Times New Roman" w:eastAsia="Times New Roman" w:hAnsi="Times New Roman" w:cs="Times New Roman"/>
                <w:sz w:val="20"/>
                <w:szCs w:val="20"/>
                <w:lang w:val="en-US"/>
              </w:rPr>
              <w:t>(ref)</w:t>
            </w:r>
          </w:p>
        </w:tc>
        <w:tc>
          <w:tcPr>
            <w:tcW w:w="0" w:type="dxa"/>
            <w:noWrap/>
            <w:hideMark/>
          </w:tcPr>
          <w:p w14:paraId="46A9B77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(53.9%)</w:t>
            </w:r>
          </w:p>
        </w:tc>
        <w:tc>
          <w:tcPr>
            <w:tcW w:w="0" w:type="dxa"/>
            <w:noWrap/>
            <w:hideMark/>
          </w:tcPr>
          <w:p w14:paraId="77F1048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117 (46.1%)</w:t>
            </w:r>
          </w:p>
        </w:tc>
        <w:tc>
          <w:tcPr>
            <w:tcW w:w="0" w:type="dxa"/>
            <w:noWrap/>
            <w:hideMark/>
          </w:tcPr>
          <w:p w14:paraId="7448CD1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254 (85.5%)</w:t>
            </w:r>
          </w:p>
        </w:tc>
        <w:tc>
          <w:tcPr>
            <w:tcW w:w="0" w:type="dxa"/>
            <w:vMerge w:val="restart"/>
            <w:noWrap/>
            <w:vAlign w:val="center"/>
            <w:hideMark/>
          </w:tcPr>
          <w:p w14:paraId="27F10855" w14:textId="3BAD3B39"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5F6EF0A5" w14:textId="77777777" w:rsidTr="001E5D43">
        <w:trPr>
          <w:trHeight w:val="196"/>
          <w:jc w:val="center"/>
        </w:trPr>
        <w:tc>
          <w:tcPr>
            <w:tcW w:w="0" w:type="dxa"/>
            <w:vMerge/>
            <w:hideMark/>
          </w:tcPr>
          <w:p w14:paraId="0438C90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1854526" w14:textId="5A1FCE81"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0" w:type="dxa"/>
            <w:noWrap/>
            <w:hideMark/>
          </w:tcPr>
          <w:p w14:paraId="40BA855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(53.5%)</w:t>
            </w:r>
          </w:p>
        </w:tc>
        <w:tc>
          <w:tcPr>
            <w:tcW w:w="0" w:type="dxa"/>
            <w:noWrap/>
            <w:hideMark/>
          </w:tcPr>
          <w:p w14:paraId="4E9A3FD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(46.5%)</w:t>
            </w:r>
          </w:p>
        </w:tc>
        <w:tc>
          <w:tcPr>
            <w:tcW w:w="0" w:type="dxa"/>
            <w:noWrap/>
            <w:hideMark/>
          </w:tcPr>
          <w:p w14:paraId="0E8FB76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43 (14.5%)</w:t>
            </w:r>
          </w:p>
        </w:tc>
        <w:tc>
          <w:tcPr>
            <w:tcW w:w="0" w:type="dxa"/>
            <w:vMerge/>
            <w:vAlign w:val="center"/>
            <w:hideMark/>
          </w:tcPr>
          <w:p w14:paraId="3A7CC3C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65242CCE" w14:textId="77777777" w:rsidTr="001E5D43">
        <w:trPr>
          <w:trHeight w:val="241"/>
          <w:jc w:val="center"/>
        </w:trPr>
        <w:tc>
          <w:tcPr>
            <w:tcW w:w="0" w:type="dxa"/>
            <w:vMerge w:val="restart"/>
            <w:noWrap/>
            <w:hideMark/>
          </w:tcPr>
          <w:p w14:paraId="3E12DDDB" w14:textId="3058D56C"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0" w:type="dxa"/>
            <w:noWrap/>
            <w:hideMark/>
          </w:tcPr>
          <w:p w14:paraId="74D5F452"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0" w:type="dxa"/>
            <w:noWrap/>
            <w:hideMark/>
          </w:tcPr>
          <w:p w14:paraId="4F0ADED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67 (45.9%)</w:t>
            </w:r>
          </w:p>
        </w:tc>
        <w:tc>
          <w:tcPr>
            <w:tcW w:w="0" w:type="dxa"/>
            <w:noWrap/>
            <w:hideMark/>
          </w:tcPr>
          <w:p w14:paraId="6F14552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79 (54.1%)</w:t>
            </w:r>
          </w:p>
        </w:tc>
        <w:tc>
          <w:tcPr>
            <w:tcW w:w="0" w:type="dxa"/>
            <w:noWrap/>
            <w:hideMark/>
          </w:tcPr>
          <w:p w14:paraId="7A13414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146 (49.2%)</w:t>
            </w:r>
          </w:p>
        </w:tc>
        <w:tc>
          <w:tcPr>
            <w:tcW w:w="0" w:type="dxa"/>
            <w:vMerge w:val="restart"/>
            <w:noWrap/>
            <w:vAlign w:val="center"/>
            <w:hideMark/>
          </w:tcPr>
          <w:p w14:paraId="4FBB727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6E94EA4" w14:textId="77777777" w:rsidTr="001E5D43">
        <w:trPr>
          <w:trHeight w:val="145"/>
          <w:jc w:val="center"/>
        </w:trPr>
        <w:tc>
          <w:tcPr>
            <w:tcW w:w="0" w:type="dxa"/>
            <w:vMerge/>
            <w:hideMark/>
          </w:tcPr>
          <w:p w14:paraId="37D7BD4B"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6A85B3A5"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0" w:type="dxa"/>
            <w:noWrap/>
            <w:hideMark/>
          </w:tcPr>
          <w:p w14:paraId="2649B322"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92 (62.6%)</w:t>
            </w:r>
          </w:p>
        </w:tc>
        <w:tc>
          <w:tcPr>
            <w:tcW w:w="0" w:type="dxa"/>
            <w:noWrap/>
            <w:hideMark/>
          </w:tcPr>
          <w:p w14:paraId="7469F24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55 (37.4%)</w:t>
            </w:r>
          </w:p>
        </w:tc>
        <w:tc>
          <w:tcPr>
            <w:tcW w:w="0" w:type="dxa"/>
            <w:noWrap/>
            <w:hideMark/>
          </w:tcPr>
          <w:p w14:paraId="1F812A5F"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147 (49.5%)</w:t>
            </w:r>
          </w:p>
        </w:tc>
        <w:tc>
          <w:tcPr>
            <w:tcW w:w="0" w:type="dxa"/>
            <w:vMerge/>
            <w:vAlign w:val="center"/>
            <w:hideMark/>
          </w:tcPr>
          <w:p w14:paraId="3943538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268EA5BF" w14:textId="77777777" w:rsidTr="001E5D43">
        <w:trPr>
          <w:trHeight w:val="191"/>
          <w:jc w:val="center"/>
        </w:trPr>
        <w:tc>
          <w:tcPr>
            <w:tcW w:w="0" w:type="dxa"/>
            <w:vMerge/>
            <w:hideMark/>
          </w:tcPr>
          <w:p w14:paraId="1F7AE48A"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489E3861"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8E5CE8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 (25.0%)</w:t>
            </w:r>
          </w:p>
        </w:tc>
        <w:tc>
          <w:tcPr>
            <w:tcW w:w="0" w:type="dxa"/>
            <w:noWrap/>
            <w:hideMark/>
          </w:tcPr>
          <w:p w14:paraId="23321E5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(75.0%)</w:t>
            </w:r>
          </w:p>
        </w:tc>
        <w:tc>
          <w:tcPr>
            <w:tcW w:w="0" w:type="dxa"/>
            <w:noWrap/>
            <w:hideMark/>
          </w:tcPr>
          <w:p w14:paraId="54C1BF4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 (1.3%)</w:t>
            </w:r>
          </w:p>
        </w:tc>
        <w:tc>
          <w:tcPr>
            <w:tcW w:w="0" w:type="dxa"/>
            <w:vMerge/>
            <w:vAlign w:val="center"/>
            <w:hideMark/>
          </w:tcPr>
          <w:p w14:paraId="27D4B7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E8748C2" w14:textId="77777777" w:rsidTr="001E5D43">
        <w:trPr>
          <w:trHeight w:val="251"/>
          <w:jc w:val="center"/>
        </w:trPr>
        <w:tc>
          <w:tcPr>
            <w:tcW w:w="0" w:type="dxa"/>
            <w:vMerge w:val="restart"/>
            <w:noWrap/>
            <w:hideMark/>
          </w:tcPr>
          <w:p w14:paraId="5500F776" w14:textId="77777777" w:rsidR="003F4BB5" w:rsidRPr="006F1E80" w:rsidRDefault="003F4BB5" w:rsidP="001E5D43">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49796A9A" w14:textId="6DED76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51FB6418" w14:textId="49E6A785"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 (ref)</w:t>
            </w:r>
          </w:p>
        </w:tc>
        <w:tc>
          <w:tcPr>
            <w:tcW w:w="0" w:type="dxa"/>
            <w:noWrap/>
            <w:hideMark/>
          </w:tcPr>
          <w:p w14:paraId="343BD7D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(68.5%)</w:t>
            </w:r>
          </w:p>
        </w:tc>
        <w:tc>
          <w:tcPr>
            <w:tcW w:w="0" w:type="dxa"/>
            <w:noWrap/>
            <w:hideMark/>
          </w:tcPr>
          <w:p w14:paraId="76D52FB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63 (31.5%)</w:t>
            </w:r>
          </w:p>
        </w:tc>
        <w:tc>
          <w:tcPr>
            <w:tcW w:w="0" w:type="dxa"/>
            <w:noWrap/>
            <w:hideMark/>
          </w:tcPr>
          <w:p w14:paraId="6B9592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200 (67.3%)</w:t>
            </w:r>
          </w:p>
        </w:tc>
        <w:tc>
          <w:tcPr>
            <w:tcW w:w="0" w:type="dxa"/>
            <w:vMerge w:val="restart"/>
            <w:noWrap/>
            <w:vAlign w:val="center"/>
            <w:hideMark/>
          </w:tcPr>
          <w:p w14:paraId="643133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3507887" w14:textId="77777777" w:rsidTr="001E5D43">
        <w:trPr>
          <w:trHeight w:val="283"/>
          <w:jc w:val="center"/>
        </w:trPr>
        <w:tc>
          <w:tcPr>
            <w:tcW w:w="0" w:type="dxa"/>
            <w:vMerge/>
            <w:hideMark/>
          </w:tcPr>
          <w:p w14:paraId="36FF0AA7"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714869C7" w14:textId="30B56F8F"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w:t>
            </w:r>
            <w:r w:rsidR="00232FCB" w:rsidRPr="006F1E80">
              <w:rPr>
                <w:rFonts w:ascii="Times New Roman" w:eastAsia="Times New Roman" w:hAnsi="Times New Roman" w:cs="Times New Roman"/>
                <w:sz w:val="20"/>
                <w:szCs w:val="20"/>
                <w:lang w:val="en-US"/>
              </w:rPr>
              <w:t>es</w:t>
            </w:r>
          </w:p>
        </w:tc>
        <w:tc>
          <w:tcPr>
            <w:tcW w:w="0" w:type="dxa"/>
            <w:noWrap/>
            <w:hideMark/>
          </w:tcPr>
          <w:p w14:paraId="020EF19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23 (23.7%)</w:t>
            </w:r>
          </w:p>
        </w:tc>
        <w:tc>
          <w:tcPr>
            <w:tcW w:w="0" w:type="dxa"/>
            <w:noWrap/>
            <w:hideMark/>
          </w:tcPr>
          <w:p w14:paraId="12567F0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74 (76.3%)</w:t>
            </w:r>
          </w:p>
        </w:tc>
        <w:tc>
          <w:tcPr>
            <w:tcW w:w="0" w:type="dxa"/>
            <w:noWrap/>
            <w:hideMark/>
          </w:tcPr>
          <w:p w14:paraId="1B53F53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97 (32.7%)</w:t>
            </w:r>
          </w:p>
        </w:tc>
        <w:tc>
          <w:tcPr>
            <w:tcW w:w="0" w:type="dxa"/>
            <w:vMerge/>
            <w:vAlign w:val="center"/>
            <w:hideMark/>
          </w:tcPr>
          <w:p w14:paraId="7EF3A010"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2F591BB" w14:textId="77777777" w:rsidTr="001E5D43">
        <w:trPr>
          <w:trHeight w:val="145"/>
          <w:jc w:val="center"/>
        </w:trPr>
        <w:tc>
          <w:tcPr>
            <w:tcW w:w="0" w:type="dxa"/>
            <w:vMerge w:val="restart"/>
            <w:noWrap/>
            <w:hideMark/>
          </w:tcPr>
          <w:p w14:paraId="212CB07B" w14:textId="3758B1A6"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0" w:type="dxa"/>
            <w:noWrap/>
            <w:hideMark/>
          </w:tcPr>
          <w:p w14:paraId="4A7B2591" w14:textId="60A408A4" w:rsidR="00232FCB" w:rsidRPr="006F1E80" w:rsidRDefault="003F4BB5" w:rsidP="006A0022">
            <w:pPr>
              <w:rPr>
                <w:rFonts w:ascii="Times New Roman" w:eastAsia="Times New Roman" w:hAnsi="Times New Roman" w:cs="Times New Roman"/>
                <w:sz w:val="20"/>
                <w:szCs w:val="20"/>
                <w:lang w:val="en-US"/>
              </w:rPr>
            </w:pPr>
            <w:proofErr w:type="spellStart"/>
            <w:r w:rsidRPr="006F1E80">
              <w:rPr>
                <w:rFonts w:ascii="Times New Roman" w:eastAsia="Times New Roman" w:hAnsi="Times New Roman" w:cs="Times New Roman"/>
                <w:sz w:val="20"/>
                <w:szCs w:val="20"/>
                <w:lang w:val="en-US"/>
              </w:rPr>
              <w:t>D</w:t>
            </w:r>
            <w:r w:rsidR="00232FCB" w:rsidRPr="006F1E80">
              <w:rPr>
                <w:rFonts w:ascii="Times New Roman" w:eastAsia="Times New Roman" w:hAnsi="Times New Roman" w:cs="Times New Roman"/>
                <w:sz w:val="20"/>
                <w:szCs w:val="20"/>
                <w:lang w:val="en-US"/>
              </w:rPr>
              <w:t>ownsloping</w:t>
            </w:r>
            <w:proofErr w:type="spellEnd"/>
            <w:r w:rsidR="00232FCB" w:rsidRPr="006F1E80">
              <w:rPr>
                <w:rFonts w:ascii="Times New Roman" w:eastAsia="Times New Roman" w:hAnsi="Times New Roman" w:cs="Times New Roman"/>
                <w:sz w:val="20"/>
                <w:szCs w:val="20"/>
                <w:lang w:val="en-US"/>
              </w:rPr>
              <w:t xml:space="preserve"> (ref)</w:t>
            </w:r>
          </w:p>
        </w:tc>
        <w:tc>
          <w:tcPr>
            <w:tcW w:w="0" w:type="dxa"/>
            <w:noWrap/>
            <w:hideMark/>
          </w:tcPr>
          <w:p w14:paraId="715CFF11"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9 (42.9%)</w:t>
            </w:r>
          </w:p>
        </w:tc>
        <w:tc>
          <w:tcPr>
            <w:tcW w:w="0" w:type="dxa"/>
            <w:noWrap/>
            <w:hideMark/>
          </w:tcPr>
          <w:p w14:paraId="17B235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(57.1%)</w:t>
            </w:r>
          </w:p>
        </w:tc>
        <w:tc>
          <w:tcPr>
            <w:tcW w:w="0" w:type="dxa"/>
            <w:noWrap/>
            <w:hideMark/>
          </w:tcPr>
          <w:p w14:paraId="2AC4C2E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(7.1%)</w:t>
            </w:r>
          </w:p>
        </w:tc>
        <w:tc>
          <w:tcPr>
            <w:tcW w:w="0" w:type="dxa"/>
            <w:vMerge w:val="restart"/>
            <w:noWrap/>
            <w:vAlign w:val="center"/>
            <w:hideMark/>
          </w:tcPr>
          <w:p w14:paraId="59768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4565A38" w14:textId="77777777" w:rsidTr="001E5D43">
        <w:trPr>
          <w:trHeight w:val="191"/>
          <w:jc w:val="center"/>
        </w:trPr>
        <w:tc>
          <w:tcPr>
            <w:tcW w:w="0" w:type="dxa"/>
            <w:vMerge/>
            <w:hideMark/>
          </w:tcPr>
          <w:p w14:paraId="11E48642"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06FF44DB" w14:textId="0FEC6588"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lat</w:t>
            </w:r>
          </w:p>
        </w:tc>
        <w:tc>
          <w:tcPr>
            <w:tcW w:w="0" w:type="dxa"/>
            <w:noWrap/>
            <w:hideMark/>
          </w:tcPr>
          <w:p w14:paraId="0A0145D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48 (35.0%)</w:t>
            </w:r>
          </w:p>
        </w:tc>
        <w:tc>
          <w:tcPr>
            <w:tcW w:w="0" w:type="dxa"/>
            <w:noWrap/>
            <w:hideMark/>
          </w:tcPr>
          <w:p w14:paraId="6DE169D3"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89 (65.0%)</w:t>
            </w:r>
          </w:p>
        </w:tc>
        <w:tc>
          <w:tcPr>
            <w:tcW w:w="0" w:type="dxa"/>
            <w:noWrap/>
            <w:hideMark/>
          </w:tcPr>
          <w:p w14:paraId="7BA5B53E"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137 (46.1%)</w:t>
            </w:r>
          </w:p>
        </w:tc>
        <w:tc>
          <w:tcPr>
            <w:tcW w:w="0" w:type="dxa"/>
            <w:vMerge/>
            <w:vAlign w:val="center"/>
            <w:hideMark/>
          </w:tcPr>
          <w:p w14:paraId="1F26F374"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D48A212" w14:textId="77777777" w:rsidTr="001E5D43">
        <w:trPr>
          <w:trHeight w:val="251"/>
          <w:jc w:val="center"/>
        </w:trPr>
        <w:tc>
          <w:tcPr>
            <w:tcW w:w="0" w:type="dxa"/>
            <w:vMerge/>
            <w:hideMark/>
          </w:tcPr>
          <w:p w14:paraId="6FCFEF35" w14:textId="77777777" w:rsidR="00232FCB" w:rsidRPr="006F1E80" w:rsidRDefault="00232FCB" w:rsidP="001E5D43">
            <w:pPr>
              <w:jc w:val="right"/>
              <w:rPr>
                <w:rFonts w:ascii="Times New Roman" w:eastAsia="Times New Roman" w:hAnsi="Times New Roman" w:cs="Times New Roman"/>
                <w:sz w:val="20"/>
                <w:szCs w:val="20"/>
                <w:lang w:val="en-US"/>
              </w:rPr>
            </w:pPr>
          </w:p>
        </w:tc>
        <w:tc>
          <w:tcPr>
            <w:tcW w:w="0" w:type="dxa"/>
            <w:noWrap/>
            <w:hideMark/>
          </w:tcPr>
          <w:p w14:paraId="1718AE6E" w14:textId="7AFFBFB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w:t>
            </w:r>
            <w:r w:rsidR="00232FCB" w:rsidRPr="006F1E80">
              <w:rPr>
                <w:rFonts w:ascii="Times New Roman" w:eastAsia="Times New Roman" w:hAnsi="Times New Roman" w:cs="Times New Roman"/>
                <w:sz w:val="20"/>
                <w:szCs w:val="20"/>
                <w:lang w:val="en-US"/>
              </w:rPr>
              <w:t>psloping</w:t>
            </w:r>
          </w:p>
        </w:tc>
        <w:tc>
          <w:tcPr>
            <w:tcW w:w="0" w:type="dxa"/>
            <w:noWrap/>
            <w:hideMark/>
          </w:tcPr>
          <w:p w14:paraId="28E8744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103 (74.1%)</w:t>
            </w:r>
          </w:p>
        </w:tc>
        <w:tc>
          <w:tcPr>
            <w:tcW w:w="0" w:type="dxa"/>
            <w:noWrap/>
            <w:hideMark/>
          </w:tcPr>
          <w:p w14:paraId="78C171C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36 (25.9%)</w:t>
            </w:r>
          </w:p>
        </w:tc>
        <w:tc>
          <w:tcPr>
            <w:tcW w:w="0" w:type="dxa"/>
            <w:noWrap/>
            <w:hideMark/>
          </w:tcPr>
          <w:p w14:paraId="3035C82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139 (46.8%)</w:t>
            </w:r>
          </w:p>
        </w:tc>
        <w:tc>
          <w:tcPr>
            <w:tcW w:w="0" w:type="dxa"/>
            <w:vMerge/>
            <w:vAlign w:val="center"/>
            <w:hideMark/>
          </w:tcPr>
          <w:p w14:paraId="1A4CBF0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35DD1728" w14:textId="77777777" w:rsidTr="001E5D43">
        <w:trPr>
          <w:trHeight w:val="127"/>
          <w:jc w:val="center"/>
        </w:trPr>
        <w:tc>
          <w:tcPr>
            <w:tcW w:w="0" w:type="dxa"/>
            <w:vMerge w:val="restart"/>
            <w:noWrap/>
            <w:hideMark/>
          </w:tcPr>
          <w:p w14:paraId="367E470F" w14:textId="406B8B61" w:rsidR="00232FCB" w:rsidRPr="006F1E80" w:rsidRDefault="00F307A9"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w:t>
            </w:r>
            <w:r w:rsidR="00593E5F" w:rsidRPr="006F1E80">
              <w:rPr>
                <w:rFonts w:ascii="Times New Roman" w:eastAsia="Times New Roman" w:hAnsi="Times New Roman" w:cs="Times New Roman"/>
                <w:bCs/>
                <w:sz w:val="20"/>
                <w:szCs w:val="20"/>
                <w:lang w:val="en-US"/>
              </w:rPr>
              <w:t>ajor vessel</w:t>
            </w:r>
          </w:p>
        </w:tc>
        <w:tc>
          <w:tcPr>
            <w:tcW w:w="0" w:type="dxa"/>
            <w:noWrap/>
            <w:hideMark/>
          </w:tcPr>
          <w:p w14:paraId="2578DEF8"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0" w:type="dxa"/>
            <w:noWrap/>
            <w:hideMark/>
          </w:tcPr>
          <w:p w14:paraId="290EA5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129 (74.1%)</w:t>
            </w:r>
          </w:p>
        </w:tc>
        <w:tc>
          <w:tcPr>
            <w:tcW w:w="0" w:type="dxa"/>
            <w:noWrap/>
            <w:hideMark/>
          </w:tcPr>
          <w:p w14:paraId="31F90EB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45 (25.9%)</w:t>
            </w:r>
          </w:p>
        </w:tc>
        <w:tc>
          <w:tcPr>
            <w:tcW w:w="0" w:type="dxa"/>
            <w:noWrap/>
            <w:hideMark/>
          </w:tcPr>
          <w:p w14:paraId="3AB742A6"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174 (58.6%)</w:t>
            </w:r>
          </w:p>
        </w:tc>
        <w:tc>
          <w:tcPr>
            <w:tcW w:w="0" w:type="dxa"/>
            <w:vMerge w:val="restart"/>
            <w:noWrap/>
            <w:vAlign w:val="center"/>
            <w:hideMark/>
          </w:tcPr>
          <w:p w14:paraId="2384B9E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EE3DA6" w14:textId="77777777" w:rsidTr="001E5D43">
        <w:trPr>
          <w:trHeight w:val="201"/>
          <w:jc w:val="center"/>
        </w:trPr>
        <w:tc>
          <w:tcPr>
            <w:tcW w:w="0" w:type="dxa"/>
            <w:vMerge/>
            <w:hideMark/>
          </w:tcPr>
          <w:p w14:paraId="7DCE2881"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68F4C7EF"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0" w:type="dxa"/>
            <w:noWrap/>
            <w:hideMark/>
          </w:tcPr>
          <w:p w14:paraId="11A70B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 (15.0%)</w:t>
            </w:r>
          </w:p>
        </w:tc>
        <w:tc>
          <w:tcPr>
            <w:tcW w:w="0" w:type="dxa"/>
            <w:noWrap/>
            <w:hideMark/>
          </w:tcPr>
          <w:p w14:paraId="506CE6E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17 (85.0%)</w:t>
            </w:r>
          </w:p>
        </w:tc>
        <w:tc>
          <w:tcPr>
            <w:tcW w:w="0" w:type="dxa"/>
            <w:noWrap/>
            <w:hideMark/>
          </w:tcPr>
          <w:p w14:paraId="7CE3E5A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20 (6.7%)</w:t>
            </w:r>
          </w:p>
        </w:tc>
        <w:tc>
          <w:tcPr>
            <w:tcW w:w="0" w:type="dxa"/>
            <w:vMerge/>
            <w:vAlign w:val="center"/>
            <w:hideMark/>
          </w:tcPr>
          <w:p w14:paraId="4DEDB2B9"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4F02DC3D" w14:textId="77777777" w:rsidTr="001E5D43">
        <w:trPr>
          <w:trHeight w:val="247"/>
          <w:jc w:val="center"/>
        </w:trPr>
        <w:tc>
          <w:tcPr>
            <w:tcW w:w="0" w:type="dxa"/>
            <w:vMerge/>
            <w:hideMark/>
          </w:tcPr>
          <w:p w14:paraId="78BFC5FE"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01BA66B"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0" w:type="dxa"/>
            <w:noWrap/>
            <w:hideMark/>
          </w:tcPr>
          <w:p w14:paraId="6FCC4E8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7 (18.4%)</w:t>
            </w:r>
          </w:p>
        </w:tc>
        <w:tc>
          <w:tcPr>
            <w:tcW w:w="0" w:type="dxa"/>
            <w:noWrap/>
            <w:hideMark/>
          </w:tcPr>
          <w:p w14:paraId="0BED946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31 (81.6%)</w:t>
            </w:r>
          </w:p>
        </w:tc>
        <w:tc>
          <w:tcPr>
            <w:tcW w:w="0" w:type="dxa"/>
            <w:noWrap/>
            <w:hideMark/>
          </w:tcPr>
          <w:p w14:paraId="3462AA3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38 (12.8%)</w:t>
            </w:r>
          </w:p>
        </w:tc>
        <w:tc>
          <w:tcPr>
            <w:tcW w:w="0" w:type="dxa"/>
            <w:vMerge/>
            <w:vAlign w:val="center"/>
            <w:hideMark/>
          </w:tcPr>
          <w:p w14:paraId="4828599E"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08E97B4E" w14:textId="77777777" w:rsidTr="001E5D43">
        <w:trPr>
          <w:trHeight w:val="279"/>
          <w:jc w:val="center"/>
        </w:trPr>
        <w:tc>
          <w:tcPr>
            <w:tcW w:w="0" w:type="dxa"/>
            <w:vMerge/>
            <w:hideMark/>
          </w:tcPr>
          <w:p w14:paraId="3BC7E1D5"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7E2F81C4" w14:textId="77777777" w:rsidR="00232FCB" w:rsidRPr="006F1E80" w:rsidRDefault="00232FCB"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0" w:type="dxa"/>
            <w:noWrap/>
            <w:hideMark/>
          </w:tcPr>
          <w:p w14:paraId="7F9230CA"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21 (32.3%)</w:t>
            </w:r>
          </w:p>
        </w:tc>
        <w:tc>
          <w:tcPr>
            <w:tcW w:w="0" w:type="dxa"/>
            <w:noWrap/>
            <w:hideMark/>
          </w:tcPr>
          <w:p w14:paraId="2666A78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44 (67.7%)</w:t>
            </w:r>
          </w:p>
        </w:tc>
        <w:tc>
          <w:tcPr>
            <w:tcW w:w="0" w:type="dxa"/>
            <w:noWrap/>
            <w:hideMark/>
          </w:tcPr>
          <w:p w14:paraId="4B34A58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65 (21.9%)</w:t>
            </w:r>
          </w:p>
        </w:tc>
        <w:tc>
          <w:tcPr>
            <w:tcW w:w="0" w:type="dxa"/>
            <w:vMerge/>
            <w:vAlign w:val="center"/>
            <w:hideMark/>
          </w:tcPr>
          <w:p w14:paraId="3DBFFA13" w14:textId="77777777" w:rsidR="00232FCB" w:rsidRPr="006F1E80" w:rsidRDefault="00232FCB" w:rsidP="006A0022">
            <w:pPr>
              <w:jc w:val="center"/>
              <w:rPr>
                <w:rFonts w:ascii="Times New Roman" w:eastAsia="Times New Roman" w:hAnsi="Times New Roman" w:cs="Times New Roman"/>
                <w:sz w:val="20"/>
                <w:szCs w:val="20"/>
                <w:lang w:val="en-US"/>
              </w:rPr>
            </w:pPr>
          </w:p>
        </w:tc>
      </w:tr>
      <w:tr w:rsidR="006F1E80" w:rsidRPr="006F1E80" w14:paraId="7993BDAF" w14:textId="77777777" w:rsidTr="001E5D43">
        <w:trPr>
          <w:trHeight w:val="141"/>
          <w:jc w:val="center"/>
        </w:trPr>
        <w:tc>
          <w:tcPr>
            <w:tcW w:w="0" w:type="dxa"/>
            <w:vMerge w:val="restart"/>
            <w:noWrap/>
            <w:hideMark/>
          </w:tcPr>
          <w:p w14:paraId="002C0EFF" w14:textId="78CEDA48" w:rsidR="00232FCB" w:rsidRPr="006F1E80" w:rsidRDefault="003F4BB5" w:rsidP="001E5D4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w:t>
            </w:r>
            <w:r w:rsidR="00AC1446" w:rsidRPr="006F1E80">
              <w:rPr>
                <w:rFonts w:ascii="Times New Roman" w:eastAsia="Times New Roman" w:hAnsi="Times New Roman" w:cs="Times New Roman"/>
                <w:sz w:val="20"/>
                <w:szCs w:val="20"/>
                <w:lang w:val="en-US"/>
              </w:rPr>
              <w:t>hallium</w:t>
            </w:r>
            <w:r w:rsidR="00AC1446" w:rsidRPr="006F1E80">
              <w:rPr>
                <w:rFonts w:ascii="Times New Roman" w:eastAsia="Times New Roman" w:hAnsi="Times New Roman" w:cs="Times New Roman"/>
                <w:b/>
                <w:bCs/>
                <w:sz w:val="20"/>
                <w:szCs w:val="20"/>
                <w:lang w:val="en-US"/>
              </w:rPr>
              <w:t xml:space="preserve"> </w:t>
            </w:r>
            <w:r w:rsidR="00AC1446" w:rsidRPr="006F1E80">
              <w:rPr>
                <w:rFonts w:ascii="Times New Roman" w:eastAsia="Times New Roman" w:hAnsi="Times New Roman" w:cs="Times New Roman"/>
                <w:sz w:val="20"/>
                <w:szCs w:val="20"/>
                <w:lang w:val="en-US"/>
              </w:rPr>
              <w:t>stress test</w:t>
            </w:r>
          </w:p>
        </w:tc>
        <w:tc>
          <w:tcPr>
            <w:tcW w:w="0" w:type="dxa"/>
            <w:noWrap/>
            <w:hideMark/>
          </w:tcPr>
          <w:p w14:paraId="3547EDD5" w14:textId="3298F863"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w:t>
            </w:r>
            <w:r w:rsidR="00232FCB" w:rsidRPr="006F1E80">
              <w:rPr>
                <w:rFonts w:ascii="Times New Roman" w:eastAsia="Times New Roman" w:hAnsi="Times New Roman" w:cs="Times New Roman"/>
                <w:sz w:val="20"/>
                <w:szCs w:val="20"/>
                <w:lang w:val="en-US"/>
              </w:rPr>
              <w:t>ixed defect (ref)</w:t>
            </w:r>
          </w:p>
        </w:tc>
        <w:tc>
          <w:tcPr>
            <w:tcW w:w="0" w:type="dxa"/>
            <w:noWrap/>
            <w:hideMark/>
          </w:tcPr>
          <w:p w14:paraId="237BC9C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6 (33.3%)</w:t>
            </w:r>
          </w:p>
        </w:tc>
        <w:tc>
          <w:tcPr>
            <w:tcW w:w="0" w:type="dxa"/>
            <w:noWrap/>
            <w:hideMark/>
          </w:tcPr>
          <w:p w14:paraId="5EF82DB5"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 (66.7%)</w:t>
            </w:r>
          </w:p>
        </w:tc>
        <w:tc>
          <w:tcPr>
            <w:tcW w:w="0" w:type="dxa"/>
            <w:noWrap/>
            <w:hideMark/>
          </w:tcPr>
          <w:p w14:paraId="71FE59DC"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18 (6.1%)</w:t>
            </w:r>
          </w:p>
        </w:tc>
        <w:tc>
          <w:tcPr>
            <w:tcW w:w="0" w:type="dxa"/>
            <w:vMerge w:val="restart"/>
            <w:noWrap/>
            <w:vAlign w:val="center"/>
            <w:hideMark/>
          </w:tcPr>
          <w:p w14:paraId="45CA3659"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210395BF" w14:textId="77777777" w:rsidTr="001E5D43">
        <w:trPr>
          <w:trHeight w:val="201"/>
          <w:jc w:val="center"/>
        </w:trPr>
        <w:tc>
          <w:tcPr>
            <w:tcW w:w="0" w:type="dxa"/>
            <w:vMerge/>
            <w:hideMark/>
          </w:tcPr>
          <w:p w14:paraId="33E0DC1C"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468E9A0" w14:textId="3EB30C23" w:rsidR="00232FCB" w:rsidRPr="006F1E80" w:rsidRDefault="00334CB7"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w:t>
            </w:r>
            <w:r w:rsidR="00232FCB" w:rsidRPr="006F1E80">
              <w:rPr>
                <w:rFonts w:ascii="Times New Roman" w:eastAsia="Times New Roman" w:hAnsi="Times New Roman" w:cs="Times New Roman"/>
                <w:sz w:val="20"/>
                <w:szCs w:val="20"/>
                <w:lang w:val="en-US"/>
              </w:rPr>
              <w:t>ormal</w:t>
            </w:r>
          </w:p>
        </w:tc>
        <w:tc>
          <w:tcPr>
            <w:tcW w:w="0" w:type="dxa"/>
            <w:noWrap/>
            <w:hideMark/>
          </w:tcPr>
          <w:p w14:paraId="57D77597"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127 (77.4%)</w:t>
            </w:r>
          </w:p>
        </w:tc>
        <w:tc>
          <w:tcPr>
            <w:tcW w:w="0" w:type="dxa"/>
            <w:noWrap/>
            <w:hideMark/>
          </w:tcPr>
          <w:p w14:paraId="7FC71338"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37 (22.6%)</w:t>
            </w:r>
          </w:p>
        </w:tc>
        <w:tc>
          <w:tcPr>
            <w:tcW w:w="0" w:type="dxa"/>
            <w:noWrap/>
            <w:hideMark/>
          </w:tcPr>
          <w:p w14:paraId="133944BB"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164 (55.2%)</w:t>
            </w:r>
          </w:p>
        </w:tc>
        <w:tc>
          <w:tcPr>
            <w:tcW w:w="0" w:type="dxa"/>
            <w:vMerge/>
            <w:hideMark/>
          </w:tcPr>
          <w:p w14:paraId="170E774D" w14:textId="77777777" w:rsidR="00232FCB" w:rsidRPr="006F1E80" w:rsidRDefault="00232FCB" w:rsidP="006A0022">
            <w:pPr>
              <w:rPr>
                <w:rFonts w:ascii="Times New Roman" w:eastAsia="Times New Roman" w:hAnsi="Times New Roman" w:cs="Times New Roman"/>
                <w:sz w:val="20"/>
                <w:szCs w:val="20"/>
                <w:lang w:val="en-US"/>
              </w:rPr>
            </w:pPr>
          </w:p>
        </w:tc>
      </w:tr>
      <w:tr w:rsidR="006F1E80" w:rsidRPr="006F1E80" w14:paraId="6AD5A8C5" w14:textId="77777777" w:rsidTr="001E5D43">
        <w:trPr>
          <w:trHeight w:val="402"/>
          <w:jc w:val="center"/>
        </w:trPr>
        <w:tc>
          <w:tcPr>
            <w:tcW w:w="0" w:type="dxa"/>
            <w:vMerge/>
            <w:hideMark/>
          </w:tcPr>
          <w:p w14:paraId="219492E3" w14:textId="77777777" w:rsidR="00232FCB" w:rsidRPr="006F1E80" w:rsidRDefault="00232FCB" w:rsidP="006A0022">
            <w:pPr>
              <w:rPr>
                <w:rFonts w:ascii="Times New Roman" w:eastAsia="Times New Roman" w:hAnsi="Times New Roman" w:cs="Times New Roman"/>
                <w:sz w:val="20"/>
                <w:szCs w:val="20"/>
                <w:lang w:val="en-US"/>
              </w:rPr>
            </w:pPr>
          </w:p>
        </w:tc>
        <w:tc>
          <w:tcPr>
            <w:tcW w:w="0" w:type="dxa"/>
            <w:noWrap/>
            <w:hideMark/>
          </w:tcPr>
          <w:p w14:paraId="5BD3C16A" w14:textId="3D61FC9C" w:rsidR="00232FCB" w:rsidRPr="006F1E80" w:rsidRDefault="003F4BB5" w:rsidP="006A0022">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w:t>
            </w:r>
            <w:r w:rsidR="00232FCB" w:rsidRPr="006F1E80">
              <w:rPr>
                <w:rFonts w:ascii="Times New Roman" w:eastAsia="Times New Roman" w:hAnsi="Times New Roman" w:cs="Times New Roman"/>
                <w:sz w:val="20"/>
                <w:szCs w:val="20"/>
                <w:lang w:val="en-US"/>
              </w:rPr>
              <w:t>evers</w:t>
            </w:r>
            <w:r w:rsidR="00B211D8" w:rsidRPr="006F1E80">
              <w:rPr>
                <w:rFonts w:ascii="Times New Roman" w:eastAsia="Times New Roman" w:hAnsi="Times New Roman" w:cs="Times New Roman"/>
                <w:sz w:val="20"/>
                <w:szCs w:val="20"/>
                <w:lang w:val="en-US"/>
              </w:rPr>
              <w:t>a</w:t>
            </w:r>
            <w:r w:rsidR="00232FCB" w:rsidRPr="006F1E80">
              <w:rPr>
                <w:rFonts w:ascii="Times New Roman" w:eastAsia="Times New Roman" w:hAnsi="Times New Roman" w:cs="Times New Roman"/>
                <w:sz w:val="20"/>
                <w:szCs w:val="20"/>
                <w:lang w:val="en-US"/>
              </w:rPr>
              <w:t>ble defect</w:t>
            </w:r>
          </w:p>
        </w:tc>
        <w:tc>
          <w:tcPr>
            <w:tcW w:w="0" w:type="dxa"/>
            <w:noWrap/>
            <w:hideMark/>
          </w:tcPr>
          <w:p w14:paraId="65AFED20"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 (23.5%)</w:t>
            </w:r>
          </w:p>
        </w:tc>
        <w:tc>
          <w:tcPr>
            <w:tcW w:w="0" w:type="dxa"/>
            <w:noWrap/>
            <w:hideMark/>
          </w:tcPr>
          <w:p w14:paraId="2928DADD"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88 (76.5%)</w:t>
            </w:r>
          </w:p>
        </w:tc>
        <w:tc>
          <w:tcPr>
            <w:tcW w:w="0" w:type="dxa"/>
            <w:noWrap/>
            <w:hideMark/>
          </w:tcPr>
          <w:p w14:paraId="1F611BE4" w14:textId="77777777" w:rsidR="00232FCB" w:rsidRPr="006F1E80" w:rsidRDefault="00232FCB" w:rsidP="006A0022">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115 (38.7%)</w:t>
            </w:r>
          </w:p>
        </w:tc>
        <w:tc>
          <w:tcPr>
            <w:tcW w:w="0" w:type="dxa"/>
            <w:vMerge/>
            <w:hideMark/>
          </w:tcPr>
          <w:p w14:paraId="6B77B7DE" w14:textId="77777777" w:rsidR="00232FCB" w:rsidRPr="006F1E80" w:rsidRDefault="00232FCB" w:rsidP="006A0022">
            <w:pPr>
              <w:rPr>
                <w:rFonts w:ascii="Times New Roman" w:eastAsia="Times New Roman" w:hAnsi="Times New Roman" w:cs="Times New Roman"/>
                <w:sz w:val="20"/>
                <w:szCs w:val="20"/>
                <w:lang w:val="en-US"/>
              </w:rPr>
            </w:pPr>
          </w:p>
        </w:tc>
      </w:tr>
    </w:tbl>
    <w:p w14:paraId="5648B3CF" w14:textId="18D7D4C2" w:rsidR="000F0B29" w:rsidRPr="005B6C82" w:rsidRDefault="00F307A9"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t xml:space="preserve">N.B.: </w:t>
      </w:r>
      <w:r w:rsidR="00342688" w:rsidRPr="005B6C82">
        <w:rPr>
          <w:rFonts w:ascii="Times New Roman" w:hAnsi="Times New Roman" w:cs="Times New Roman"/>
          <w:sz w:val="24"/>
          <w:szCs w:val="24"/>
          <w:vertAlign w:val="superscript"/>
        </w:rPr>
        <w:t xml:space="preserve">The </w:t>
      </w:r>
      <w:r w:rsidR="00342688" w:rsidRPr="005B6C82">
        <w:rPr>
          <w:rFonts w:ascii="Cambria Math" w:hAnsi="Cambria Math" w:cs="Cambria Math"/>
          <w:sz w:val="24"/>
          <w:szCs w:val="24"/>
          <w:vertAlign w:val="superscript"/>
        </w:rPr>
        <w:t>𝑃</w:t>
      </w:r>
      <w:r w:rsidR="00342688"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Pearson chi-square test of independence. The symbol (</w:t>
      </w:r>
      <w:r w:rsidR="00342688" w:rsidRPr="005B6C82">
        <w:rPr>
          <w:rFonts w:ascii="Cambria Math" w:hAnsi="Cambria Math" w:cs="Cambria Math"/>
          <w:sz w:val="24"/>
          <w:szCs w:val="24"/>
          <w:vertAlign w:val="superscript"/>
        </w:rPr>
        <w:t>∗</w:t>
      </w:r>
      <w:r w:rsidR="00342688"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00342688" w:rsidRPr="005B6C82">
        <w:rPr>
          <w:rFonts w:ascii="Times New Roman" w:hAnsi="Times New Roman" w:cs="Times New Roman"/>
          <w:sz w:val="24"/>
          <w:szCs w:val="24"/>
          <w:vertAlign w:val="superscript"/>
        </w:rPr>
        <w:t>5% level. (ref) indicates the reference category of a factor as used in fitting our various models.</w:t>
      </w:r>
      <w:r w:rsidR="003F4BB5" w:rsidRPr="005B6C82">
        <w:rPr>
          <w:rFonts w:ascii="Times New Roman" w:hAnsi="Times New Roman" w:cs="Times New Roman"/>
          <w:sz w:val="24"/>
          <w:szCs w:val="24"/>
          <w:vertAlign w:val="superscript"/>
        </w:rPr>
        <w:t xml:space="preserve"> FBS = </w:t>
      </w:r>
      <w:r w:rsidR="003F4BB5" w:rsidRPr="005B6C82">
        <w:rPr>
          <w:rFonts w:ascii="Times New Roman" w:eastAsia="Times New Roman" w:hAnsi="Times New Roman" w:cs="Times New Roman"/>
          <w:sz w:val="24"/>
          <w:szCs w:val="24"/>
          <w:vertAlign w:val="superscript"/>
          <w:lang w:val="en-US"/>
        </w:rPr>
        <w:t>Fasting blood sugar; REC = Resting electrocardiographic results; SST = Slope of the peak exercise ST segment</w:t>
      </w:r>
      <w:r w:rsidR="000F0B29" w:rsidRPr="005B6C82">
        <w:rPr>
          <w:rFonts w:ascii="Times New Roman" w:eastAsia="Times New Roman" w:hAnsi="Times New Roman" w:cs="Times New Roman"/>
          <w:sz w:val="24"/>
          <w:szCs w:val="24"/>
          <w:vertAlign w:val="superscript"/>
          <w:lang w:val="en-US"/>
        </w:rPr>
        <w:t xml:space="preserve">,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27A46CD8" w14:textId="24B091B4" w:rsidR="00AB7BB7" w:rsidRPr="006F1E80" w:rsidDel="00C67E7B" w:rsidRDefault="00AB7BB7" w:rsidP="00F813CE">
      <w:pPr>
        <w:pStyle w:val="NormalWeb"/>
        <w:shd w:val="clear" w:color="auto" w:fill="FFFFFF"/>
        <w:spacing w:after="150" w:line="360" w:lineRule="auto"/>
        <w:jc w:val="both"/>
        <w:rPr>
          <w:del w:id="170" w:author="Ezekiel Ogundepo" w:date="2022-10-29T19:41:00Z"/>
        </w:rPr>
      </w:pPr>
      <w:del w:id="171" w:author="Ezekiel Ogundepo" w:date="2022-10-29T19:41:00Z">
        <w:r w:rsidRPr="006F1E80" w:rsidDel="00C67E7B">
          <w:delText xml:space="preserve">For the Statlog heart disease data, the </w:delText>
        </w:r>
        <w:r w:rsidR="00F85457" w:rsidRPr="006F1E80" w:rsidDel="00C67E7B">
          <w:delText>mean age of the patients in the sample was</w:delText>
        </w:r>
        <w:r w:rsidRPr="006F1E80" w:rsidDel="00C67E7B">
          <w:delText xml:space="preserve"> 54.53 years with a standard deviation of 9.11 years, while the mi</w:delText>
        </w:r>
        <w:r w:rsidR="006D0B17" w:rsidRPr="006F1E80" w:rsidDel="00C67E7B">
          <w:delText xml:space="preserve">nimum and maximum ages were 29 </w:delText>
        </w:r>
        <w:r w:rsidRPr="006F1E80" w:rsidDel="00C67E7B">
          <w:delText>and 77 years, respectively, are shown in Table 3.</w:delText>
        </w:r>
      </w:del>
    </w:p>
    <w:p w14:paraId="4261B6F0" w14:textId="568FAE06" w:rsidR="002F4CD2" w:rsidRPr="006F1E80" w:rsidDel="00C67E7B" w:rsidRDefault="002F4CD2" w:rsidP="004F1A86">
      <w:pPr>
        <w:pStyle w:val="Default"/>
        <w:spacing w:line="360" w:lineRule="auto"/>
        <w:jc w:val="center"/>
        <w:rPr>
          <w:del w:id="172" w:author="Ezekiel Ogundepo" w:date="2022-10-29T19:41:00Z"/>
          <w:rFonts w:ascii="Times New Roman" w:hAnsi="Times New Roman" w:cs="Times New Roman"/>
          <w:bCs/>
          <w:color w:val="auto"/>
          <w:sz w:val="22"/>
          <w:szCs w:val="22"/>
        </w:rPr>
      </w:pPr>
      <w:del w:id="173" w:author="Ezekiel Ogundepo" w:date="2022-10-29T19:41:00Z">
        <w:r w:rsidRPr="006F1E80" w:rsidDel="00C67E7B">
          <w:rPr>
            <w:rFonts w:ascii="Times New Roman" w:hAnsi="Times New Roman" w:cs="Times New Roman"/>
            <w:b/>
            <w:bCs/>
            <w:color w:val="auto"/>
            <w:sz w:val="22"/>
            <w:szCs w:val="22"/>
            <w:shd w:val="clear" w:color="auto" w:fill="FFFFFF"/>
          </w:rPr>
          <w:delText xml:space="preserve">Table </w:delText>
        </w:r>
        <w:r w:rsidR="00551CBB" w:rsidRPr="006F1E80" w:rsidDel="00C67E7B">
          <w:rPr>
            <w:rFonts w:ascii="Times New Roman" w:hAnsi="Times New Roman" w:cs="Times New Roman"/>
            <w:b/>
            <w:bCs/>
            <w:color w:val="auto"/>
            <w:sz w:val="22"/>
            <w:szCs w:val="22"/>
            <w:shd w:val="clear" w:color="auto" w:fill="FFFFFF"/>
          </w:rPr>
          <w:delText>3</w:delText>
        </w:r>
        <w:r w:rsidRPr="006F1E80" w:rsidDel="00C67E7B">
          <w:rPr>
            <w:rFonts w:ascii="Times New Roman" w:hAnsi="Times New Roman" w:cs="Times New Roman"/>
            <w:b/>
            <w:bCs/>
            <w:color w:val="auto"/>
            <w:sz w:val="22"/>
            <w:szCs w:val="22"/>
            <w:shd w:val="clear" w:color="auto" w:fill="FFFFFF"/>
          </w:rPr>
          <w:delText xml:space="preserve">: </w:delText>
        </w:r>
        <w:r w:rsidRPr="006F1E80" w:rsidDel="00C67E7B">
          <w:rPr>
            <w:rFonts w:ascii="Times New Roman" w:hAnsi="Times New Roman" w:cs="Times New Roman"/>
            <w:bCs/>
            <w:color w:val="auto"/>
            <w:sz w:val="22"/>
            <w:szCs w:val="22"/>
            <w:shd w:val="clear" w:color="auto" w:fill="FFFFFF"/>
          </w:rPr>
          <w:delText xml:space="preserve">Summary statistics of the continuous features in </w:delText>
        </w:r>
        <w:r w:rsidR="00D856FE" w:rsidRPr="006F1E80" w:rsidDel="00C67E7B">
          <w:rPr>
            <w:rFonts w:ascii="Times New Roman" w:hAnsi="Times New Roman" w:cs="Times New Roman"/>
            <w:bCs/>
            <w:color w:val="auto"/>
            <w:sz w:val="22"/>
            <w:szCs w:val="22"/>
            <w:shd w:val="clear" w:color="auto" w:fill="FFFFFF"/>
          </w:rPr>
          <w:delText xml:space="preserve">the </w:delText>
        </w:r>
        <w:r w:rsidR="00520AC7" w:rsidRPr="006F1E80" w:rsidDel="00C67E7B">
          <w:rPr>
            <w:rFonts w:ascii="Times New Roman" w:hAnsi="Times New Roman" w:cs="Times New Roman"/>
            <w:bCs/>
            <w:color w:val="auto"/>
            <w:sz w:val="22"/>
            <w:szCs w:val="22"/>
            <w:shd w:val="clear" w:color="auto" w:fill="FFFFFF"/>
          </w:rPr>
          <w:delText>Statlog</w:delText>
        </w:r>
        <w:r w:rsidRPr="006F1E80" w:rsidDel="00C67E7B">
          <w:rPr>
            <w:rFonts w:ascii="Times New Roman" w:hAnsi="Times New Roman" w:cs="Times New Roman"/>
            <w:bCs/>
            <w:color w:val="auto"/>
            <w:sz w:val="22"/>
            <w:szCs w:val="22"/>
            <w:shd w:val="clear" w:color="auto" w:fill="FFFFFF"/>
          </w:rPr>
          <w:delText xml:space="preserve"> </w:delText>
        </w:r>
        <w:r w:rsidR="00922277" w:rsidRPr="006F1E80" w:rsidDel="00C67E7B">
          <w:rPr>
            <w:rFonts w:ascii="Times New Roman" w:hAnsi="Times New Roman" w:cs="Times New Roman"/>
            <w:bCs/>
            <w:color w:val="auto"/>
            <w:sz w:val="22"/>
            <w:szCs w:val="22"/>
            <w:shd w:val="clear" w:color="auto" w:fill="FFFFFF"/>
          </w:rPr>
          <w:delText xml:space="preserve">heart disease </w:delText>
        </w:r>
        <w:r w:rsidRPr="006F1E80" w:rsidDel="00C67E7B">
          <w:rPr>
            <w:rFonts w:ascii="Times New Roman" w:hAnsi="Times New Roman" w:cs="Times New Roman"/>
            <w:bCs/>
            <w:color w:val="auto"/>
            <w:sz w:val="22"/>
            <w:szCs w:val="22"/>
            <w:shd w:val="clear" w:color="auto" w:fill="FFFFFF"/>
          </w:rPr>
          <w:delText>dataset</w:delText>
        </w:r>
      </w:del>
    </w:p>
    <w:tbl>
      <w:tblPr>
        <w:tblStyle w:val="PlainTable2"/>
        <w:tblW w:w="4998" w:type="pct"/>
        <w:tblLook w:val="0620" w:firstRow="1" w:lastRow="0" w:firstColumn="0" w:lastColumn="0" w:noHBand="1" w:noVBand="1"/>
      </w:tblPr>
      <w:tblGrid>
        <w:gridCol w:w="3509"/>
        <w:gridCol w:w="1072"/>
        <w:gridCol w:w="1106"/>
        <w:gridCol w:w="941"/>
        <w:gridCol w:w="872"/>
        <w:gridCol w:w="1856"/>
      </w:tblGrid>
      <w:tr w:rsidR="006F1E80" w:rsidRPr="006F1E80" w:rsidDel="00C67E7B" w14:paraId="3052952F" w14:textId="47ABA6B1" w:rsidTr="00CC2903">
        <w:trPr>
          <w:cnfStyle w:val="100000000000" w:firstRow="1" w:lastRow="0" w:firstColumn="0" w:lastColumn="0" w:oddVBand="0" w:evenVBand="0" w:oddHBand="0" w:evenHBand="0" w:firstRowFirstColumn="0" w:firstRowLastColumn="0" w:lastRowFirstColumn="0" w:lastRowLastColumn="0"/>
          <w:trHeight w:val="315"/>
          <w:del w:id="174" w:author="Ezekiel Ogundepo" w:date="2022-10-29T19:41:00Z"/>
        </w:trPr>
        <w:tc>
          <w:tcPr>
            <w:tcW w:w="1875" w:type="pct"/>
            <w:noWrap/>
            <w:hideMark/>
          </w:tcPr>
          <w:p w14:paraId="5CB40B21" w14:textId="5897EF8B" w:rsidR="002F4CD2" w:rsidRPr="006F1E80" w:rsidDel="00C67E7B" w:rsidRDefault="002F4CD2" w:rsidP="002F4CD2">
            <w:pPr>
              <w:rPr>
                <w:del w:id="175" w:author="Ezekiel Ogundepo" w:date="2022-10-29T19:41:00Z"/>
                <w:rFonts w:ascii="Times New Roman" w:eastAsia="Times New Roman" w:hAnsi="Times New Roman" w:cs="Times New Roman"/>
                <w:sz w:val="20"/>
                <w:szCs w:val="20"/>
                <w:lang w:val="en-US"/>
              </w:rPr>
            </w:pPr>
            <w:del w:id="176" w:author="Ezekiel Ogundepo" w:date="2022-10-29T19:41:00Z">
              <w:r w:rsidRPr="006F1E80" w:rsidDel="00C67E7B">
                <w:rPr>
                  <w:rFonts w:ascii="Times New Roman" w:eastAsia="Times New Roman" w:hAnsi="Times New Roman" w:cs="Times New Roman"/>
                  <w:sz w:val="20"/>
                  <w:szCs w:val="20"/>
                  <w:lang w:val="en-US"/>
                </w:rPr>
                <w:delText>Determinants</w:delText>
              </w:r>
            </w:del>
          </w:p>
        </w:tc>
        <w:tc>
          <w:tcPr>
            <w:tcW w:w="573" w:type="pct"/>
            <w:noWrap/>
            <w:hideMark/>
          </w:tcPr>
          <w:p w14:paraId="021BCC8E" w14:textId="048553C9" w:rsidR="002F4CD2" w:rsidRPr="006F1E80" w:rsidDel="00C67E7B" w:rsidRDefault="002F4CD2" w:rsidP="00922277">
            <w:pPr>
              <w:jc w:val="right"/>
              <w:rPr>
                <w:del w:id="177" w:author="Ezekiel Ogundepo" w:date="2022-10-29T19:41:00Z"/>
                <w:rFonts w:ascii="Times New Roman" w:eastAsia="Times New Roman" w:hAnsi="Times New Roman" w:cs="Times New Roman"/>
                <w:sz w:val="20"/>
                <w:szCs w:val="20"/>
                <w:lang w:val="en-US"/>
              </w:rPr>
            </w:pPr>
            <w:del w:id="178" w:author="Ezekiel Ogundepo" w:date="2022-10-29T19:41:00Z">
              <w:r w:rsidRPr="006F1E80" w:rsidDel="00C67E7B">
                <w:rPr>
                  <w:rFonts w:ascii="Times New Roman" w:eastAsia="Times New Roman" w:hAnsi="Times New Roman" w:cs="Times New Roman"/>
                  <w:sz w:val="20"/>
                  <w:szCs w:val="20"/>
                  <w:lang w:val="en-US"/>
                </w:rPr>
                <w:delText>Minimum</w:delText>
              </w:r>
            </w:del>
          </w:p>
        </w:tc>
        <w:tc>
          <w:tcPr>
            <w:tcW w:w="591" w:type="pct"/>
            <w:noWrap/>
            <w:hideMark/>
          </w:tcPr>
          <w:p w14:paraId="7F8315B6" w14:textId="3C92F186" w:rsidR="002F4CD2" w:rsidRPr="006F1E80" w:rsidDel="00C67E7B" w:rsidRDefault="002F4CD2" w:rsidP="00922277">
            <w:pPr>
              <w:jc w:val="right"/>
              <w:rPr>
                <w:del w:id="179" w:author="Ezekiel Ogundepo" w:date="2022-10-29T19:41:00Z"/>
                <w:rFonts w:ascii="Times New Roman" w:eastAsia="Times New Roman" w:hAnsi="Times New Roman" w:cs="Times New Roman"/>
                <w:sz w:val="20"/>
                <w:szCs w:val="20"/>
                <w:lang w:val="en-US"/>
              </w:rPr>
            </w:pPr>
            <w:del w:id="180" w:author="Ezekiel Ogundepo" w:date="2022-10-29T19:41:00Z">
              <w:r w:rsidRPr="006F1E80" w:rsidDel="00C67E7B">
                <w:rPr>
                  <w:rFonts w:ascii="Times New Roman" w:eastAsia="Times New Roman" w:hAnsi="Times New Roman" w:cs="Times New Roman"/>
                  <w:sz w:val="20"/>
                  <w:szCs w:val="20"/>
                  <w:lang w:val="en-US"/>
                </w:rPr>
                <w:delText>Maximum</w:delText>
              </w:r>
            </w:del>
          </w:p>
        </w:tc>
        <w:tc>
          <w:tcPr>
            <w:tcW w:w="503" w:type="pct"/>
            <w:noWrap/>
            <w:hideMark/>
          </w:tcPr>
          <w:p w14:paraId="62E4D4D0" w14:textId="351EBED3" w:rsidR="002F4CD2" w:rsidRPr="006F1E80" w:rsidDel="00C67E7B" w:rsidRDefault="002F4CD2" w:rsidP="00922277">
            <w:pPr>
              <w:jc w:val="right"/>
              <w:rPr>
                <w:del w:id="181" w:author="Ezekiel Ogundepo" w:date="2022-10-29T19:41:00Z"/>
                <w:rFonts w:ascii="Times New Roman" w:eastAsia="Times New Roman" w:hAnsi="Times New Roman" w:cs="Times New Roman"/>
                <w:sz w:val="20"/>
                <w:szCs w:val="20"/>
                <w:lang w:val="en-US"/>
              </w:rPr>
            </w:pPr>
            <w:del w:id="182" w:author="Ezekiel Ogundepo" w:date="2022-10-29T19:41:00Z">
              <w:r w:rsidRPr="006F1E80" w:rsidDel="00C67E7B">
                <w:rPr>
                  <w:rFonts w:ascii="Times New Roman" w:eastAsia="Times New Roman" w:hAnsi="Times New Roman" w:cs="Times New Roman"/>
                  <w:sz w:val="20"/>
                  <w:szCs w:val="20"/>
                  <w:lang w:val="en-US"/>
                </w:rPr>
                <w:delText>Mean</w:delText>
              </w:r>
            </w:del>
          </w:p>
        </w:tc>
        <w:tc>
          <w:tcPr>
            <w:tcW w:w="466" w:type="pct"/>
            <w:noWrap/>
            <w:hideMark/>
          </w:tcPr>
          <w:p w14:paraId="7FC51D7B" w14:textId="3AFC966A" w:rsidR="002F4CD2" w:rsidRPr="006F1E80" w:rsidDel="00C67E7B" w:rsidRDefault="002F4CD2" w:rsidP="00922277">
            <w:pPr>
              <w:jc w:val="right"/>
              <w:rPr>
                <w:del w:id="183" w:author="Ezekiel Ogundepo" w:date="2022-10-29T19:41:00Z"/>
                <w:rFonts w:ascii="Times New Roman" w:eastAsia="Times New Roman" w:hAnsi="Times New Roman" w:cs="Times New Roman"/>
                <w:sz w:val="20"/>
                <w:szCs w:val="20"/>
                <w:lang w:val="en-US"/>
              </w:rPr>
            </w:pPr>
            <w:del w:id="184" w:author="Ezekiel Ogundepo" w:date="2022-10-29T19:41:00Z">
              <w:r w:rsidRPr="006F1E80" w:rsidDel="00C67E7B">
                <w:rPr>
                  <w:rFonts w:ascii="Times New Roman" w:eastAsia="Times New Roman" w:hAnsi="Times New Roman" w:cs="Times New Roman"/>
                  <w:sz w:val="20"/>
                  <w:szCs w:val="20"/>
                  <w:lang w:val="en-US"/>
                </w:rPr>
                <w:delText>Median</w:delText>
              </w:r>
            </w:del>
          </w:p>
        </w:tc>
        <w:tc>
          <w:tcPr>
            <w:tcW w:w="992" w:type="pct"/>
            <w:noWrap/>
            <w:hideMark/>
          </w:tcPr>
          <w:p w14:paraId="4808E36E" w14:textId="6DD2B661" w:rsidR="002F4CD2" w:rsidRPr="006F1E80" w:rsidDel="00C67E7B" w:rsidRDefault="002F4CD2" w:rsidP="00922277">
            <w:pPr>
              <w:jc w:val="right"/>
              <w:rPr>
                <w:del w:id="185" w:author="Ezekiel Ogundepo" w:date="2022-10-29T19:41:00Z"/>
                <w:rFonts w:ascii="Times New Roman" w:eastAsia="Times New Roman" w:hAnsi="Times New Roman" w:cs="Times New Roman"/>
                <w:sz w:val="20"/>
                <w:szCs w:val="20"/>
                <w:lang w:val="en-US"/>
              </w:rPr>
            </w:pPr>
            <w:del w:id="186" w:author="Ezekiel Ogundepo" w:date="2022-10-29T19:41:00Z">
              <w:r w:rsidRPr="006F1E80" w:rsidDel="00C67E7B">
                <w:rPr>
                  <w:rFonts w:ascii="Times New Roman" w:eastAsia="Times New Roman" w:hAnsi="Times New Roman" w:cs="Times New Roman"/>
                  <w:sz w:val="20"/>
                  <w:szCs w:val="20"/>
                  <w:lang w:val="en-US"/>
                </w:rPr>
                <w:delText>Standard deviation</w:delText>
              </w:r>
            </w:del>
          </w:p>
        </w:tc>
      </w:tr>
      <w:tr w:rsidR="006F1E80" w:rsidRPr="006F1E80" w:rsidDel="00C67E7B" w14:paraId="12CF7D4E" w14:textId="405FB8E1" w:rsidTr="00890B51">
        <w:trPr>
          <w:trHeight w:val="300"/>
          <w:del w:id="187" w:author="Ezekiel Ogundepo" w:date="2022-10-29T19:41:00Z"/>
        </w:trPr>
        <w:tc>
          <w:tcPr>
            <w:tcW w:w="1875" w:type="pct"/>
            <w:noWrap/>
            <w:vAlign w:val="center"/>
            <w:hideMark/>
          </w:tcPr>
          <w:p w14:paraId="4C2D98B2" w14:textId="29CB2E90" w:rsidR="00441588" w:rsidRPr="006F1E80" w:rsidDel="00C67E7B" w:rsidRDefault="00441588" w:rsidP="00890B51">
            <w:pPr>
              <w:rPr>
                <w:del w:id="188" w:author="Ezekiel Ogundepo" w:date="2022-10-29T19:41:00Z"/>
                <w:rFonts w:ascii="Times New Roman" w:eastAsia="Times New Roman" w:hAnsi="Times New Roman" w:cs="Times New Roman"/>
                <w:sz w:val="20"/>
                <w:szCs w:val="20"/>
                <w:lang w:val="en-US"/>
              </w:rPr>
            </w:pPr>
            <w:del w:id="189" w:author="Ezekiel Ogundepo" w:date="2022-10-29T19:41:00Z">
              <w:r w:rsidRPr="006F1E80" w:rsidDel="00C67E7B">
                <w:rPr>
                  <w:rFonts w:ascii="Times New Roman" w:eastAsia="Times New Roman" w:hAnsi="Times New Roman" w:cs="Times New Roman"/>
                  <w:sz w:val="20"/>
                  <w:szCs w:val="20"/>
                  <w:lang w:val="en-US"/>
                </w:rPr>
                <w:delText>Age (in years)</w:delText>
              </w:r>
            </w:del>
          </w:p>
        </w:tc>
        <w:tc>
          <w:tcPr>
            <w:tcW w:w="573" w:type="pct"/>
            <w:noWrap/>
            <w:vAlign w:val="center"/>
            <w:hideMark/>
          </w:tcPr>
          <w:p w14:paraId="0C47B777" w14:textId="337A5F77" w:rsidR="00441588" w:rsidRPr="006F1E80" w:rsidDel="00C67E7B" w:rsidRDefault="00441588" w:rsidP="0024065E">
            <w:pPr>
              <w:jc w:val="right"/>
              <w:rPr>
                <w:del w:id="190" w:author="Ezekiel Ogundepo" w:date="2022-10-29T19:41:00Z"/>
                <w:rFonts w:ascii="Times New Roman" w:eastAsia="Times New Roman" w:hAnsi="Times New Roman" w:cs="Times New Roman"/>
                <w:sz w:val="20"/>
                <w:szCs w:val="20"/>
                <w:lang w:val="en-US"/>
              </w:rPr>
            </w:pPr>
            <w:del w:id="191" w:author="Ezekiel Ogundepo" w:date="2022-10-29T19:41:00Z">
              <w:r w:rsidRPr="006F1E80" w:rsidDel="00C67E7B">
                <w:rPr>
                  <w:rFonts w:ascii="Times New Roman" w:eastAsia="Times New Roman" w:hAnsi="Times New Roman" w:cs="Times New Roman"/>
                  <w:sz w:val="20"/>
                  <w:szCs w:val="20"/>
                  <w:lang w:val="en-US"/>
                </w:rPr>
                <w:delText>29</w:delText>
              </w:r>
            </w:del>
          </w:p>
        </w:tc>
        <w:tc>
          <w:tcPr>
            <w:tcW w:w="591" w:type="pct"/>
            <w:noWrap/>
            <w:vAlign w:val="center"/>
            <w:hideMark/>
          </w:tcPr>
          <w:p w14:paraId="3655F8B1" w14:textId="26F3B363" w:rsidR="00441588" w:rsidRPr="006F1E80" w:rsidDel="00C67E7B" w:rsidRDefault="00441588" w:rsidP="0024065E">
            <w:pPr>
              <w:jc w:val="right"/>
              <w:rPr>
                <w:del w:id="192" w:author="Ezekiel Ogundepo" w:date="2022-10-29T19:41:00Z"/>
                <w:rFonts w:ascii="Times New Roman" w:eastAsia="Times New Roman" w:hAnsi="Times New Roman" w:cs="Times New Roman"/>
                <w:sz w:val="20"/>
                <w:szCs w:val="20"/>
                <w:lang w:val="en-US"/>
              </w:rPr>
            </w:pPr>
            <w:del w:id="193" w:author="Ezekiel Ogundepo" w:date="2022-10-29T19:41:00Z">
              <w:r w:rsidRPr="006F1E80" w:rsidDel="00C67E7B">
                <w:rPr>
                  <w:rFonts w:ascii="Times New Roman" w:eastAsia="Times New Roman" w:hAnsi="Times New Roman" w:cs="Times New Roman"/>
                  <w:sz w:val="20"/>
                  <w:szCs w:val="20"/>
                  <w:lang w:val="en-US"/>
                </w:rPr>
                <w:delText>77</w:delText>
              </w:r>
            </w:del>
          </w:p>
        </w:tc>
        <w:tc>
          <w:tcPr>
            <w:tcW w:w="503" w:type="pct"/>
            <w:noWrap/>
            <w:vAlign w:val="center"/>
            <w:hideMark/>
          </w:tcPr>
          <w:p w14:paraId="1B327B70" w14:textId="199C7D96" w:rsidR="00441588" w:rsidRPr="006F1E80" w:rsidDel="00C67E7B" w:rsidRDefault="00441588" w:rsidP="0024065E">
            <w:pPr>
              <w:jc w:val="right"/>
              <w:rPr>
                <w:del w:id="194" w:author="Ezekiel Ogundepo" w:date="2022-10-29T19:41:00Z"/>
                <w:rFonts w:ascii="Times New Roman" w:eastAsia="Times New Roman" w:hAnsi="Times New Roman" w:cs="Times New Roman"/>
                <w:sz w:val="20"/>
                <w:szCs w:val="20"/>
                <w:lang w:val="en-US"/>
              </w:rPr>
            </w:pPr>
            <w:del w:id="195" w:author="Ezekiel Ogundepo" w:date="2022-10-29T19:41:00Z">
              <w:r w:rsidRPr="006F1E80" w:rsidDel="00C67E7B">
                <w:rPr>
                  <w:rFonts w:ascii="Times New Roman" w:eastAsia="Times New Roman" w:hAnsi="Times New Roman" w:cs="Times New Roman"/>
                  <w:sz w:val="20"/>
                  <w:szCs w:val="20"/>
                  <w:lang w:val="en-US"/>
                </w:rPr>
                <w:delText>54.433</w:delText>
              </w:r>
            </w:del>
          </w:p>
        </w:tc>
        <w:tc>
          <w:tcPr>
            <w:tcW w:w="466" w:type="pct"/>
            <w:noWrap/>
            <w:vAlign w:val="center"/>
            <w:hideMark/>
          </w:tcPr>
          <w:p w14:paraId="7AB6490E" w14:textId="17587390" w:rsidR="00441588" w:rsidRPr="006F1E80" w:rsidDel="00C67E7B" w:rsidRDefault="00441588" w:rsidP="0024065E">
            <w:pPr>
              <w:jc w:val="right"/>
              <w:rPr>
                <w:del w:id="196" w:author="Ezekiel Ogundepo" w:date="2022-10-29T19:41:00Z"/>
                <w:rFonts w:ascii="Times New Roman" w:eastAsia="Times New Roman" w:hAnsi="Times New Roman" w:cs="Times New Roman"/>
                <w:sz w:val="20"/>
                <w:szCs w:val="20"/>
                <w:lang w:val="en-US"/>
              </w:rPr>
            </w:pPr>
            <w:del w:id="197" w:author="Ezekiel Ogundepo" w:date="2022-10-29T19:41:00Z">
              <w:r w:rsidRPr="006F1E80" w:rsidDel="00C67E7B">
                <w:rPr>
                  <w:rFonts w:ascii="Times New Roman" w:eastAsia="Times New Roman" w:hAnsi="Times New Roman" w:cs="Times New Roman"/>
                  <w:sz w:val="20"/>
                  <w:szCs w:val="20"/>
                  <w:lang w:val="en-US"/>
                </w:rPr>
                <w:delText>55</w:delText>
              </w:r>
            </w:del>
          </w:p>
        </w:tc>
        <w:tc>
          <w:tcPr>
            <w:tcW w:w="992" w:type="pct"/>
            <w:noWrap/>
            <w:vAlign w:val="center"/>
            <w:hideMark/>
          </w:tcPr>
          <w:p w14:paraId="3E1DA854" w14:textId="7A8AF82C" w:rsidR="00441588" w:rsidRPr="006F1E80" w:rsidDel="00C67E7B" w:rsidRDefault="00441588" w:rsidP="0024065E">
            <w:pPr>
              <w:jc w:val="right"/>
              <w:rPr>
                <w:del w:id="198" w:author="Ezekiel Ogundepo" w:date="2022-10-29T19:41:00Z"/>
                <w:rFonts w:ascii="Times New Roman" w:eastAsia="Times New Roman" w:hAnsi="Times New Roman" w:cs="Times New Roman"/>
                <w:sz w:val="20"/>
                <w:szCs w:val="20"/>
                <w:lang w:val="en-US"/>
              </w:rPr>
            </w:pPr>
            <w:del w:id="199" w:author="Ezekiel Ogundepo" w:date="2022-10-29T19:41:00Z">
              <w:r w:rsidRPr="006F1E80" w:rsidDel="00C67E7B">
                <w:rPr>
                  <w:rFonts w:ascii="Times New Roman" w:eastAsia="Times New Roman" w:hAnsi="Times New Roman" w:cs="Times New Roman"/>
                  <w:sz w:val="20"/>
                  <w:szCs w:val="20"/>
                  <w:lang w:val="en-US"/>
                </w:rPr>
                <w:delText>9.109</w:delText>
              </w:r>
            </w:del>
          </w:p>
        </w:tc>
      </w:tr>
      <w:tr w:rsidR="006F1E80" w:rsidRPr="006F1E80" w:rsidDel="00C67E7B" w14:paraId="05A3B6CD" w14:textId="1BE1C0B9" w:rsidTr="00890B51">
        <w:trPr>
          <w:trHeight w:val="300"/>
          <w:del w:id="200" w:author="Ezekiel Ogundepo" w:date="2022-10-29T19:41:00Z"/>
        </w:trPr>
        <w:tc>
          <w:tcPr>
            <w:tcW w:w="1875" w:type="pct"/>
            <w:noWrap/>
            <w:vAlign w:val="center"/>
            <w:hideMark/>
          </w:tcPr>
          <w:p w14:paraId="3D06C432" w14:textId="61C42DBF" w:rsidR="00441588" w:rsidRPr="006F1E80" w:rsidDel="00C67E7B" w:rsidRDefault="00441588" w:rsidP="00890B51">
            <w:pPr>
              <w:rPr>
                <w:del w:id="201" w:author="Ezekiel Ogundepo" w:date="2022-10-29T19:41:00Z"/>
                <w:rFonts w:ascii="Times New Roman" w:eastAsia="Times New Roman" w:hAnsi="Times New Roman" w:cs="Times New Roman"/>
                <w:sz w:val="20"/>
                <w:szCs w:val="20"/>
                <w:lang w:val="en-US"/>
              </w:rPr>
            </w:pPr>
            <w:del w:id="202" w:author="Ezekiel Ogundepo" w:date="2022-10-29T19:41:00Z">
              <w:r w:rsidRPr="006F1E80" w:rsidDel="00C67E7B">
                <w:rPr>
                  <w:rFonts w:ascii="Times New Roman" w:eastAsia="Times New Roman" w:hAnsi="Times New Roman" w:cs="Times New Roman"/>
                  <w:sz w:val="20"/>
                  <w:szCs w:val="20"/>
                  <w:lang w:val="en-US"/>
                </w:rPr>
                <w:delText>Resting blood pressure in mm Hg</w:delText>
              </w:r>
            </w:del>
          </w:p>
        </w:tc>
        <w:tc>
          <w:tcPr>
            <w:tcW w:w="573" w:type="pct"/>
            <w:noWrap/>
            <w:vAlign w:val="center"/>
            <w:hideMark/>
          </w:tcPr>
          <w:p w14:paraId="47A1881B" w14:textId="50845CE4" w:rsidR="00441588" w:rsidRPr="006F1E80" w:rsidDel="00C67E7B" w:rsidRDefault="00441588" w:rsidP="0024065E">
            <w:pPr>
              <w:jc w:val="right"/>
              <w:rPr>
                <w:del w:id="203" w:author="Ezekiel Ogundepo" w:date="2022-10-29T19:41:00Z"/>
                <w:rFonts w:ascii="Times New Roman" w:eastAsia="Times New Roman" w:hAnsi="Times New Roman" w:cs="Times New Roman"/>
                <w:sz w:val="20"/>
                <w:szCs w:val="20"/>
                <w:lang w:val="en-US"/>
              </w:rPr>
            </w:pPr>
            <w:del w:id="204" w:author="Ezekiel Ogundepo" w:date="2022-10-29T19:41:00Z">
              <w:r w:rsidRPr="006F1E80" w:rsidDel="00C67E7B">
                <w:rPr>
                  <w:rFonts w:ascii="Times New Roman" w:eastAsia="Times New Roman" w:hAnsi="Times New Roman" w:cs="Times New Roman"/>
                  <w:sz w:val="20"/>
                  <w:szCs w:val="20"/>
                  <w:lang w:val="en-US"/>
                </w:rPr>
                <w:delText>94</w:delText>
              </w:r>
            </w:del>
          </w:p>
        </w:tc>
        <w:tc>
          <w:tcPr>
            <w:tcW w:w="591" w:type="pct"/>
            <w:noWrap/>
            <w:vAlign w:val="center"/>
            <w:hideMark/>
          </w:tcPr>
          <w:p w14:paraId="1AEF5AC3" w14:textId="0B0F91C3" w:rsidR="00441588" w:rsidRPr="006F1E80" w:rsidDel="00C67E7B" w:rsidRDefault="00441588" w:rsidP="0024065E">
            <w:pPr>
              <w:jc w:val="right"/>
              <w:rPr>
                <w:del w:id="205" w:author="Ezekiel Ogundepo" w:date="2022-10-29T19:41:00Z"/>
                <w:rFonts w:ascii="Times New Roman" w:eastAsia="Times New Roman" w:hAnsi="Times New Roman" w:cs="Times New Roman"/>
                <w:sz w:val="20"/>
                <w:szCs w:val="20"/>
                <w:lang w:val="en-US"/>
              </w:rPr>
            </w:pPr>
            <w:del w:id="206" w:author="Ezekiel Ogundepo" w:date="2022-10-29T19:41:00Z">
              <w:r w:rsidRPr="006F1E80" w:rsidDel="00C67E7B">
                <w:rPr>
                  <w:rFonts w:ascii="Times New Roman" w:eastAsia="Times New Roman" w:hAnsi="Times New Roman" w:cs="Times New Roman"/>
                  <w:sz w:val="20"/>
                  <w:szCs w:val="20"/>
                  <w:lang w:val="en-US"/>
                </w:rPr>
                <w:delText>200</w:delText>
              </w:r>
            </w:del>
          </w:p>
        </w:tc>
        <w:tc>
          <w:tcPr>
            <w:tcW w:w="503" w:type="pct"/>
            <w:noWrap/>
            <w:vAlign w:val="center"/>
            <w:hideMark/>
          </w:tcPr>
          <w:p w14:paraId="6B79B458" w14:textId="0CB8EB97" w:rsidR="00441588" w:rsidRPr="006F1E80" w:rsidDel="00C67E7B" w:rsidRDefault="00441588" w:rsidP="0024065E">
            <w:pPr>
              <w:jc w:val="right"/>
              <w:rPr>
                <w:del w:id="207" w:author="Ezekiel Ogundepo" w:date="2022-10-29T19:41:00Z"/>
                <w:rFonts w:ascii="Times New Roman" w:eastAsia="Times New Roman" w:hAnsi="Times New Roman" w:cs="Times New Roman"/>
                <w:sz w:val="20"/>
                <w:szCs w:val="20"/>
                <w:lang w:val="en-US"/>
              </w:rPr>
            </w:pPr>
            <w:del w:id="208" w:author="Ezekiel Ogundepo" w:date="2022-10-29T19:41:00Z">
              <w:r w:rsidRPr="006F1E80" w:rsidDel="00C67E7B">
                <w:rPr>
                  <w:rFonts w:ascii="Times New Roman" w:eastAsia="Times New Roman" w:hAnsi="Times New Roman" w:cs="Times New Roman"/>
                  <w:sz w:val="20"/>
                  <w:szCs w:val="20"/>
                  <w:lang w:val="en-US"/>
                </w:rPr>
                <w:delText>131.344</w:delText>
              </w:r>
            </w:del>
          </w:p>
        </w:tc>
        <w:tc>
          <w:tcPr>
            <w:tcW w:w="466" w:type="pct"/>
            <w:noWrap/>
            <w:vAlign w:val="center"/>
            <w:hideMark/>
          </w:tcPr>
          <w:p w14:paraId="37087514" w14:textId="0AFA2DDE" w:rsidR="00441588" w:rsidRPr="006F1E80" w:rsidDel="00C67E7B" w:rsidRDefault="00441588" w:rsidP="0024065E">
            <w:pPr>
              <w:jc w:val="right"/>
              <w:rPr>
                <w:del w:id="209" w:author="Ezekiel Ogundepo" w:date="2022-10-29T19:41:00Z"/>
                <w:rFonts w:ascii="Times New Roman" w:eastAsia="Times New Roman" w:hAnsi="Times New Roman" w:cs="Times New Roman"/>
                <w:sz w:val="20"/>
                <w:szCs w:val="20"/>
                <w:lang w:val="en-US"/>
              </w:rPr>
            </w:pPr>
            <w:del w:id="210" w:author="Ezekiel Ogundepo" w:date="2022-10-29T19:41:00Z">
              <w:r w:rsidRPr="006F1E80" w:rsidDel="00C67E7B">
                <w:rPr>
                  <w:rFonts w:ascii="Times New Roman" w:eastAsia="Times New Roman" w:hAnsi="Times New Roman" w:cs="Times New Roman"/>
                  <w:sz w:val="20"/>
                  <w:szCs w:val="20"/>
                  <w:lang w:val="en-US"/>
                </w:rPr>
                <w:delText>130</w:delText>
              </w:r>
            </w:del>
          </w:p>
        </w:tc>
        <w:tc>
          <w:tcPr>
            <w:tcW w:w="992" w:type="pct"/>
            <w:noWrap/>
            <w:vAlign w:val="center"/>
            <w:hideMark/>
          </w:tcPr>
          <w:p w14:paraId="5A804353" w14:textId="33493E24" w:rsidR="00441588" w:rsidRPr="006F1E80" w:rsidDel="00C67E7B" w:rsidRDefault="00441588" w:rsidP="0024065E">
            <w:pPr>
              <w:jc w:val="right"/>
              <w:rPr>
                <w:del w:id="211" w:author="Ezekiel Ogundepo" w:date="2022-10-29T19:41:00Z"/>
                <w:rFonts w:ascii="Times New Roman" w:eastAsia="Times New Roman" w:hAnsi="Times New Roman" w:cs="Times New Roman"/>
                <w:sz w:val="20"/>
                <w:szCs w:val="20"/>
                <w:lang w:val="en-US"/>
              </w:rPr>
            </w:pPr>
            <w:del w:id="212" w:author="Ezekiel Ogundepo" w:date="2022-10-29T19:41:00Z">
              <w:r w:rsidRPr="006F1E80" w:rsidDel="00C67E7B">
                <w:rPr>
                  <w:rFonts w:ascii="Times New Roman" w:eastAsia="Times New Roman" w:hAnsi="Times New Roman" w:cs="Times New Roman"/>
                  <w:sz w:val="20"/>
                  <w:szCs w:val="20"/>
                  <w:lang w:val="en-US"/>
                </w:rPr>
                <w:delText>17.862</w:delText>
              </w:r>
            </w:del>
          </w:p>
        </w:tc>
      </w:tr>
      <w:tr w:rsidR="006F1E80" w:rsidRPr="006F1E80" w:rsidDel="00C67E7B" w14:paraId="5228A524" w14:textId="30FDA52E" w:rsidTr="00890B51">
        <w:trPr>
          <w:trHeight w:val="300"/>
          <w:del w:id="213" w:author="Ezekiel Ogundepo" w:date="2022-10-29T19:41:00Z"/>
        </w:trPr>
        <w:tc>
          <w:tcPr>
            <w:tcW w:w="1875" w:type="pct"/>
            <w:noWrap/>
            <w:vAlign w:val="center"/>
            <w:hideMark/>
          </w:tcPr>
          <w:p w14:paraId="74A87C4F" w14:textId="619182E3" w:rsidR="00CC2903" w:rsidRPr="006F1E80" w:rsidDel="00C67E7B" w:rsidRDefault="00CC2903" w:rsidP="00890B51">
            <w:pPr>
              <w:rPr>
                <w:del w:id="214" w:author="Ezekiel Ogundepo" w:date="2022-10-29T19:41:00Z"/>
                <w:rFonts w:ascii="Times New Roman" w:eastAsia="Times New Roman" w:hAnsi="Times New Roman" w:cs="Times New Roman"/>
                <w:sz w:val="20"/>
                <w:szCs w:val="20"/>
                <w:lang w:val="en-US"/>
              </w:rPr>
            </w:pPr>
            <w:del w:id="215" w:author="Ezekiel Ogundepo" w:date="2022-10-29T19:41:00Z">
              <w:r w:rsidRPr="006F1E80" w:rsidDel="00C67E7B">
                <w:rPr>
                  <w:rFonts w:ascii="Times New Roman" w:eastAsia="Times New Roman" w:hAnsi="Times New Roman" w:cs="Times New Roman"/>
                  <w:sz w:val="20"/>
                  <w:szCs w:val="20"/>
                  <w:lang w:val="en-US"/>
                </w:rPr>
                <w:delText>Serum cholest</w:delText>
              </w:r>
              <w:r w:rsidR="00AF1ECA" w:rsidRPr="006F1E80" w:rsidDel="00C67E7B">
                <w:rPr>
                  <w:rFonts w:ascii="Times New Roman" w:eastAsia="Times New Roman" w:hAnsi="Times New Roman" w:cs="Times New Roman"/>
                  <w:sz w:val="20"/>
                  <w:szCs w:val="20"/>
                  <w:lang w:val="en-US"/>
                </w:rPr>
                <w:delText>ero</w:delText>
              </w:r>
              <w:r w:rsidRPr="006F1E80" w:rsidDel="00C67E7B">
                <w:rPr>
                  <w:rFonts w:ascii="Times New Roman" w:eastAsia="Times New Roman" w:hAnsi="Times New Roman" w:cs="Times New Roman"/>
                  <w:sz w:val="20"/>
                  <w:szCs w:val="20"/>
                  <w:lang w:val="en-US"/>
                </w:rPr>
                <w:delText>l in mg/dl</w:delText>
              </w:r>
            </w:del>
          </w:p>
        </w:tc>
        <w:tc>
          <w:tcPr>
            <w:tcW w:w="573" w:type="pct"/>
            <w:noWrap/>
            <w:vAlign w:val="center"/>
            <w:hideMark/>
          </w:tcPr>
          <w:p w14:paraId="7EB5D87C" w14:textId="7A6B2A8B" w:rsidR="00CC2903" w:rsidRPr="006F1E80" w:rsidDel="00C67E7B" w:rsidRDefault="00CC2903" w:rsidP="0024065E">
            <w:pPr>
              <w:jc w:val="right"/>
              <w:rPr>
                <w:del w:id="216" w:author="Ezekiel Ogundepo" w:date="2022-10-29T19:41:00Z"/>
                <w:rFonts w:ascii="Times New Roman" w:eastAsia="Times New Roman" w:hAnsi="Times New Roman" w:cs="Times New Roman"/>
                <w:sz w:val="20"/>
                <w:szCs w:val="20"/>
                <w:lang w:val="en-US"/>
              </w:rPr>
            </w:pPr>
            <w:del w:id="217" w:author="Ezekiel Ogundepo" w:date="2022-10-29T19:41:00Z">
              <w:r w:rsidRPr="006F1E80" w:rsidDel="00C67E7B">
                <w:rPr>
                  <w:rFonts w:ascii="Times New Roman" w:eastAsia="Times New Roman" w:hAnsi="Times New Roman" w:cs="Times New Roman"/>
                  <w:sz w:val="20"/>
                  <w:szCs w:val="20"/>
                  <w:lang w:val="en-US"/>
                </w:rPr>
                <w:delText>126</w:delText>
              </w:r>
            </w:del>
          </w:p>
        </w:tc>
        <w:tc>
          <w:tcPr>
            <w:tcW w:w="591" w:type="pct"/>
            <w:noWrap/>
            <w:vAlign w:val="center"/>
            <w:hideMark/>
          </w:tcPr>
          <w:p w14:paraId="213EFB91" w14:textId="0B8E9F8B" w:rsidR="00CC2903" w:rsidRPr="006F1E80" w:rsidDel="00C67E7B" w:rsidRDefault="00CC2903" w:rsidP="0024065E">
            <w:pPr>
              <w:jc w:val="right"/>
              <w:rPr>
                <w:del w:id="218" w:author="Ezekiel Ogundepo" w:date="2022-10-29T19:41:00Z"/>
                <w:rFonts w:ascii="Times New Roman" w:eastAsia="Times New Roman" w:hAnsi="Times New Roman" w:cs="Times New Roman"/>
                <w:sz w:val="20"/>
                <w:szCs w:val="20"/>
                <w:lang w:val="en-US"/>
              </w:rPr>
            </w:pPr>
            <w:del w:id="219" w:author="Ezekiel Ogundepo" w:date="2022-10-29T19:41:00Z">
              <w:r w:rsidRPr="006F1E80" w:rsidDel="00C67E7B">
                <w:rPr>
                  <w:rFonts w:ascii="Times New Roman" w:eastAsia="Times New Roman" w:hAnsi="Times New Roman" w:cs="Times New Roman"/>
                  <w:sz w:val="20"/>
                  <w:szCs w:val="20"/>
                  <w:lang w:val="en-US"/>
                </w:rPr>
                <w:delText>564</w:delText>
              </w:r>
            </w:del>
          </w:p>
        </w:tc>
        <w:tc>
          <w:tcPr>
            <w:tcW w:w="503" w:type="pct"/>
            <w:noWrap/>
            <w:vAlign w:val="center"/>
            <w:hideMark/>
          </w:tcPr>
          <w:p w14:paraId="0845C085" w14:textId="6F7787BF" w:rsidR="00CC2903" w:rsidRPr="006F1E80" w:rsidDel="00C67E7B" w:rsidRDefault="00CC2903" w:rsidP="0024065E">
            <w:pPr>
              <w:jc w:val="right"/>
              <w:rPr>
                <w:del w:id="220" w:author="Ezekiel Ogundepo" w:date="2022-10-29T19:41:00Z"/>
                <w:rFonts w:ascii="Times New Roman" w:eastAsia="Times New Roman" w:hAnsi="Times New Roman" w:cs="Times New Roman"/>
                <w:sz w:val="20"/>
                <w:szCs w:val="20"/>
                <w:lang w:val="en-US"/>
              </w:rPr>
            </w:pPr>
            <w:del w:id="221" w:author="Ezekiel Ogundepo" w:date="2022-10-29T19:41:00Z">
              <w:r w:rsidRPr="006F1E80" w:rsidDel="00C67E7B">
                <w:rPr>
                  <w:rFonts w:ascii="Times New Roman" w:eastAsia="Times New Roman" w:hAnsi="Times New Roman" w:cs="Times New Roman"/>
                  <w:sz w:val="20"/>
                  <w:szCs w:val="20"/>
                  <w:lang w:val="en-US"/>
                </w:rPr>
                <w:delText>249.659</w:delText>
              </w:r>
            </w:del>
          </w:p>
        </w:tc>
        <w:tc>
          <w:tcPr>
            <w:tcW w:w="466" w:type="pct"/>
            <w:noWrap/>
            <w:vAlign w:val="center"/>
            <w:hideMark/>
          </w:tcPr>
          <w:p w14:paraId="76F775CC" w14:textId="2360349B" w:rsidR="00CC2903" w:rsidRPr="006F1E80" w:rsidDel="00C67E7B" w:rsidRDefault="00CC2903" w:rsidP="0024065E">
            <w:pPr>
              <w:jc w:val="right"/>
              <w:rPr>
                <w:del w:id="222" w:author="Ezekiel Ogundepo" w:date="2022-10-29T19:41:00Z"/>
                <w:rFonts w:ascii="Times New Roman" w:eastAsia="Times New Roman" w:hAnsi="Times New Roman" w:cs="Times New Roman"/>
                <w:sz w:val="20"/>
                <w:szCs w:val="20"/>
                <w:lang w:val="en-US"/>
              </w:rPr>
            </w:pPr>
            <w:del w:id="223" w:author="Ezekiel Ogundepo" w:date="2022-10-29T19:41:00Z">
              <w:r w:rsidRPr="006F1E80" w:rsidDel="00C67E7B">
                <w:rPr>
                  <w:rFonts w:ascii="Times New Roman" w:eastAsia="Times New Roman" w:hAnsi="Times New Roman" w:cs="Times New Roman"/>
                  <w:sz w:val="20"/>
                  <w:szCs w:val="20"/>
                  <w:lang w:val="en-US"/>
                </w:rPr>
                <w:delText>245</w:delText>
              </w:r>
            </w:del>
          </w:p>
        </w:tc>
        <w:tc>
          <w:tcPr>
            <w:tcW w:w="992" w:type="pct"/>
            <w:noWrap/>
            <w:vAlign w:val="center"/>
            <w:hideMark/>
          </w:tcPr>
          <w:p w14:paraId="0E6EF7E4" w14:textId="664CF270" w:rsidR="00CC2903" w:rsidRPr="006F1E80" w:rsidDel="00C67E7B" w:rsidRDefault="00CC2903" w:rsidP="0024065E">
            <w:pPr>
              <w:jc w:val="right"/>
              <w:rPr>
                <w:del w:id="224" w:author="Ezekiel Ogundepo" w:date="2022-10-29T19:41:00Z"/>
                <w:rFonts w:ascii="Times New Roman" w:eastAsia="Times New Roman" w:hAnsi="Times New Roman" w:cs="Times New Roman"/>
                <w:sz w:val="20"/>
                <w:szCs w:val="20"/>
                <w:lang w:val="en-US"/>
              </w:rPr>
            </w:pPr>
            <w:del w:id="225" w:author="Ezekiel Ogundepo" w:date="2022-10-29T19:41:00Z">
              <w:r w:rsidRPr="006F1E80" w:rsidDel="00C67E7B">
                <w:rPr>
                  <w:rFonts w:ascii="Times New Roman" w:eastAsia="Times New Roman" w:hAnsi="Times New Roman" w:cs="Times New Roman"/>
                  <w:sz w:val="20"/>
                  <w:szCs w:val="20"/>
                  <w:lang w:val="en-US"/>
                </w:rPr>
                <w:delText>51.686</w:delText>
              </w:r>
            </w:del>
          </w:p>
        </w:tc>
      </w:tr>
      <w:tr w:rsidR="006F1E80" w:rsidRPr="006F1E80" w:rsidDel="00C67E7B" w14:paraId="1DE16407" w14:textId="1025FCDB" w:rsidTr="00890B51">
        <w:trPr>
          <w:trHeight w:val="300"/>
          <w:del w:id="226" w:author="Ezekiel Ogundepo" w:date="2022-10-29T19:41:00Z"/>
        </w:trPr>
        <w:tc>
          <w:tcPr>
            <w:tcW w:w="1875" w:type="pct"/>
            <w:noWrap/>
            <w:vAlign w:val="center"/>
            <w:hideMark/>
          </w:tcPr>
          <w:p w14:paraId="7C544292" w14:textId="31DEA3E6" w:rsidR="00CC2903" w:rsidRPr="006F1E80" w:rsidDel="00C67E7B" w:rsidRDefault="00CC2903" w:rsidP="00890B51">
            <w:pPr>
              <w:rPr>
                <w:del w:id="227" w:author="Ezekiel Ogundepo" w:date="2022-10-29T19:41:00Z"/>
                <w:rFonts w:ascii="Times New Roman" w:eastAsia="Times New Roman" w:hAnsi="Times New Roman" w:cs="Times New Roman"/>
                <w:sz w:val="20"/>
                <w:szCs w:val="20"/>
                <w:lang w:val="en-US"/>
              </w:rPr>
            </w:pPr>
            <w:del w:id="228" w:author="Ezekiel Ogundepo" w:date="2022-10-29T19:41:00Z">
              <w:r w:rsidRPr="006F1E80" w:rsidDel="00C67E7B">
                <w:rPr>
                  <w:rFonts w:ascii="Times New Roman" w:eastAsia="Times New Roman" w:hAnsi="Times New Roman" w:cs="Times New Roman"/>
                  <w:sz w:val="20"/>
                  <w:szCs w:val="20"/>
                  <w:lang w:val="en-US"/>
                </w:rPr>
                <w:delText>Maximum heart rate achieved</w:delText>
              </w:r>
            </w:del>
          </w:p>
        </w:tc>
        <w:tc>
          <w:tcPr>
            <w:tcW w:w="573" w:type="pct"/>
            <w:noWrap/>
            <w:vAlign w:val="center"/>
            <w:hideMark/>
          </w:tcPr>
          <w:p w14:paraId="478ADBD7" w14:textId="23F32250" w:rsidR="00CC2903" w:rsidRPr="006F1E80" w:rsidDel="00C67E7B" w:rsidRDefault="00CC2903" w:rsidP="0024065E">
            <w:pPr>
              <w:jc w:val="right"/>
              <w:rPr>
                <w:del w:id="229" w:author="Ezekiel Ogundepo" w:date="2022-10-29T19:41:00Z"/>
                <w:rFonts w:ascii="Times New Roman" w:eastAsia="Times New Roman" w:hAnsi="Times New Roman" w:cs="Times New Roman"/>
                <w:sz w:val="20"/>
                <w:szCs w:val="20"/>
                <w:lang w:val="en-US"/>
              </w:rPr>
            </w:pPr>
            <w:del w:id="230" w:author="Ezekiel Ogundepo" w:date="2022-10-29T19:41:00Z">
              <w:r w:rsidRPr="006F1E80" w:rsidDel="00C67E7B">
                <w:rPr>
                  <w:rFonts w:ascii="Times New Roman" w:eastAsia="Times New Roman" w:hAnsi="Times New Roman" w:cs="Times New Roman"/>
                  <w:sz w:val="20"/>
                  <w:szCs w:val="20"/>
                  <w:lang w:val="en-US"/>
                </w:rPr>
                <w:delText>71</w:delText>
              </w:r>
            </w:del>
          </w:p>
        </w:tc>
        <w:tc>
          <w:tcPr>
            <w:tcW w:w="591" w:type="pct"/>
            <w:noWrap/>
            <w:vAlign w:val="center"/>
            <w:hideMark/>
          </w:tcPr>
          <w:p w14:paraId="3520AA3D" w14:textId="3A91643F" w:rsidR="00CC2903" w:rsidRPr="006F1E80" w:rsidDel="00C67E7B" w:rsidRDefault="00CC2903" w:rsidP="0024065E">
            <w:pPr>
              <w:jc w:val="right"/>
              <w:rPr>
                <w:del w:id="231" w:author="Ezekiel Ogundepo" w:date="2022-10-29T19:41:00Z"/>
                <w:rFonts w:ascii="Times New Roman" w:eastAsia="Times New Roman" w:hAnsi="Times New Roman" w:cs="Times New Roman"/>
                <w:sz w:val="20"/>
                <w:szCs w:val="20"/>
                <w:lang w:val="en-US"/>
              </w:rPr>
            </w:pPr>
            <w:del w:id="232" w:author="Ezekiel Ogundepo" w:date="2022-10-29T19:41:00Z">
              <w:r w:rsidRPr="006F1E80" w:rsidDel="00C67E7B">
                <w:rPr>
                  <w:rFonts w:ascii="Times New Roman" w:eastAsia="Times New Roman" w:hAnsi="Times New Roman" w:cs="Times New Roman"/>
                  <w:sz w:val="20"/>
                  <w:szCs w:val="20"/>
                  <w:lang w:val="en-US"/>
                </w:rPr>
                <w:delText>202</w:delText>
              </w:r>
            </w:del>
          </w:p>
        </w:tc>
        <w:tc>
          <w:tcPr>
            <w:tcW w:w="503" w:type="pct"/>
            <w:noWrap/>
            <w:vAlign w:val="center"/>
            <w:hideMark/>
          </w:tcPr>
          <w:p w14:paraId="412FA58D" w14:textId="2F6460D0" w:rsidR="00CC2903" w:rsidRPr="006F1E80" w:rsidDel="00C67E7B" w:rsidRDefault="00CC2903" w:rsidP="0024065E">
            <w:pPr>
              <w:jc w:val="right"/>
              <w:rPr>
                <w:del w:id="233" w:author="Ezekiel Ogundepo" w:date="2022-10-29T19:41:00Z"/>
                <w:rFonts w:ascii="Times New Roman" w:eastAsia="Times New Roman" w:hAnsi="Times New Roman" w:cs="Times New Roman"/>
                <w:sz w:val="20"/>
                <w:szCs w:val="20"/>
                <w:lang w:val="en-US"/>
              </w:rPr>
            </w:pPr>
            <w:del w:id="234" w:author="Ezekiel Ogundepo" w:date="2022-10-29T19:41:00Z">
              <w:r w:rsidRPr="006F1E80" w:rsidDel="00C67E7B">
                <w:rPr>
                  <w:rFonts w:ascii="Times New Roman" w:eastAsia="Times New Roman" w:hAnsi="Times New Roman" w:cs="Times New Roman"/>
                  <w:sz w:val="20"/>
                  <w:szCs w:val="20"/>
                  <w:lang w:val="en-US"/>
                </w:rPr>
                <w:delText>149.678</w:delText>
              </w:r>
            </w:del>
          </w:p>
        </w:tc>
        <w:tc>
          <w:tcPr>
            <w:tcW w:w="466" w:type="pct"/>
            <w:noWrap/>
            <w:vAlign w:val="center"/>
            <w:hideMark/>
          </w:tcPr>
          <w:p w14:paraId="5BEEDF53" w14:textId="732B763A" w:rsidR="00CC2903" w:rsidRPr="006F1E80" w:rsidDel="00C67E7B" w:rsidRDefault="00CC2903" w:rsidP="0024065E">
            <w:pPr>
              <w:jc w:val="right"/>
              <w:rPr>
                <w:del w:id="235" w:author="Ezekiel Ogundepo" w:date="2022-10-29T19:41:00Z"/>
                <w:rFonts w:ascii="Times New Roman" w:eastAsia="Times New Roman" w:hAnsi="Times New Roman" w:cs="Times New Roman"/>
                <w:sz w:val="20"/>
                <w:szCs w:val="20"/>
                <w:lang w:val="en-US"/>
              </w:rPr>
            </w:pPr>
            <w:del w:id="236" w:author="Ezekiel Ogundepo" w:date="2022-10-29T19:41:00Z">
              <w:r w:rsidRPr="006F1E80" w:rsidDel="00C67E7B">
                <w:rPr>
                  <w:rFonts w:ascii="Times New Roman" w:eastAsia="Times New Roman" w:hAnsi="Times New Roman" w:cs="Times New Roman"/>
                  <w:sz w:val="20"/>
                  <w:szCs w:val="20"/>
                  <w:lang w:val="en-US"/>
                </w:rPr>
                <w:delText>153.5</w:delText>
              </w:r>
            </w:del>
          </w:p>
        </w:tc>
        <w:tc>
          <w:tcPr>
            <w:tcW w:w="992" w:type="pct"/>
            <w:noWrap/>
            <w:vAlign w:val="center"/>
            <w:hideMark/>
          </w:tcPr>
          <w:p w14:paraId="75FA4977" w14:textId="342F2833" w:rsidR="00CC2903" w:rsidRPr="006F1E80" w:rsidDel="00C67E7B" w:rsidRDefault="00CC2903" w:rsidP="0024065E">
            <w:pPr>
              <w:jc w:val="right"/>
              <w:rPr>
                <w:del w:id="237" w:author="Ezekiel Ogundepo" w:date="2022-10-29T19:41:00Z"/>
                <w:rFonts w:ascii="Times New Roman" w:eastAsia="Times New Roman" w:hAnsi="Times New Roman" w:cs="Times New Roman"/>
                <w:sz w:val="20"/>
                <w:szCs w:val="20"/>
                <w:lang w:val="en-US"/>
              </w:rPr>
            </w:pPr>
            <w:del w:id="238" w:author="Ezekiel Ogundepo" w:date="2022-10-29T19:41:00Z">
              <w:r w:rsidRPr="006F1E80" w:rsidDel="00C67E7B">
                <w:rPr>
                  <w:rFonts w:ascii="Times New Roman" w:eastAsia="Times New Roman" w:hAnsi="Times New Roman" w:cs="Times New Roman"/>
                  <w:sz w:val="20"/>
                  <w:szCs w:val="20"/>
                  <w:lang w:val="en-US"/>
                </w:rPr>
                <w:delText>23.166</w:delText>
              </w:r>
            </w:del>
          </w:p>
        </w:tc>
      </w:tr>
      <w:tr w:rsidR="006F1E80" w:rsidRPr="006F1E80" w:rsidDel="00C67E7B" w14:paraId="6A53CE81" w14:textId="33E0CF1E" w:rsidTr="00890B51">
        <w:trPr>
          <w:trHeight w:val="315"/>
          <w:del w:id="239" w:author="Ezekiel Ogundepo" w:date="2022-10-29T19:41:00Z"/>
        </w:trPr>
        <w:tc>
          <w:tcPr>
            <w:tcW w:w="1875" w:type="pct"/>
            <w:noWrap/>
            <w:vAlign w:val="center"/>
            <w:hideMark/>
          </w:tcPr>
          <w:p w14:paraId="6AC71584" w14:textId="77966A90" w:rsidR="00441588" w:rsidRPr="006F1E80" w:rsidDel="00C67E7B" w:rsidRDefault="00441588" w:rsidP="00890B51">
            <w:pPr>
              <w:rPr>
                <w:del w:id="240" w:author="Ezekiel Ogundepo" w:date="2022-10-29T19:41:00Z"/>
                <w:rFonts w:ascii="Times New Roman" w:eastAsia="Times New Roman" w:hAnsi="Times New Roman" w:cs="Times New Roman"/>
                <w:sz w:val="20"/>
                <w:szCs w:val="20"/>
                <w:lang w:val="en-US"/>
              </w:rPr>
            </w:pPr>
            <w:del w:id="241" w:author="Ezekiel Ogundepo" w:date="2022-10-29T19:41:00Z">
              <w:r w:rsidRPr="006F1E80" w:rsidDel="00C67E7B">
                <w:rPr>
                  <w:rFonts w:ascii="Times New Roman" w:eastAsia="Times New Roman" w:hAnsi="Times New Roman" w:cs="Times New Roman"/>
                  <w:sz w:val="20"/>
                  <w:szCs w:val="20"/>
                  <w:lang w:val="en-US"/>
                </w:rPr>
                <w:delText>ST depression</w:delText>
              </w:r>
            </w:del>
          </w:p>
        </w:tc>
        <w:tc>
          <w:tcPr>
            <w:tcW w:w="573" w:type="pct"/>
            <w:noWrap/>
            <w:vAlign w:val="center"/>
            <w:hideMark/>
          </w:tcPr>
          <w:p w14:paraId="729152E6" w14:textId="1CE47BA8" w:rsidR="00441588" w:rsidRPr="006F1E80" w:rsidDel="00C67E7B" w:rsidRDefault="00441588" w:rsidP="0024065E">
            <w:pPr>
              <w:jc w:val="right"/>
              <w:rPr>
                <w:del w:id="242" w:author="Ezekiel Ogundepo" w:date="2022-10-29T19:41:00Z"/>
                <w:rFonts w:ascii="Times New Roman" w:eastAsia="Times New Roman" w:hAnsi="Times New Roman" w:cs="Times New Roman"/>
                <w:sz w:val="20"/>
                <w:szCs w:val="20"/>
                <w:lang w:val="en-US"/>
              </w:rPr>
            </w:pPr>
            <w:del w:id="243" w:author="Ezekiel Ogundepo" w:date="2022-10-29T19:41:00Z">
              <w:r w:rsidRPr="006F1E80" w:rsidDel="00C67E7B">
                <w:rPr>
                  <w:rFonts w:ascii="Times New Roman" w:eastAsia="Times New Roman" w:hAnsi="Times New Roman" w:cs="Times New Roman"/>
                  <w:sz w:val="20"/>
                  <w:szCs w:val="20"/>
                  <w:lang w:val="en-US"/>
                </w:rPr>
                <w:delText>0</w:delText>
              </w:r>
            </w:del>
          </w:p>
        </w:tc>
        <w:tc>
          <w:tcPr>
            <w:tcW w:w="591" w:type="pct"/>
            <w:noWrap/>
            <w:vAlign w:val="center"/>
            <w:hideMark/>
          </w:tcPr>
          <w:p w14:paraId="4C263BC3" w14:textId="3A871DB3" w:rsidR="00441588" w:rsidRPr="006F1E80" w:rsidDel="00C67E7B" w:rsidRDefault="00441588" w:rsidP="0024065E">
            <w:pPr>
              <w:jc w:val="right"/>
              <w:rPr>
                <w:del w:id="244" w:author="Ezekiel Ogundepo" w:date="2022-10-29T19:41:00Z"/>
                <w:rFonts w:ascii="Times New Roman" w:eastAsia="Times New Roman" w:hAnsi="Times New Roman" w:cs="Times New Roman"/>
                <w:sz w:val="20"/>
                <w:szCs w:val="20"/>
                <w:lang w:val="en-US"/>
              </w:rPr>
            </w:pPr>
            <w:del w:id="245" w:author="Ezekiel Ogundepo" w:date="2022-10-29T19:41:00Z">
              <w:r w:rsidRPr="006F1E80" w:rsidDel="00C67E7B">
                <w:rPr>
                  <w:rFonts w:ascii="Times New Roman" w:eastAsia="Times New Roman" w:hAnsi="Times New Roman" w:cs="Times New Roman"/>
                  <w:sz w:val="20"/>
                  <w:szCs w:val="20"/>
                  <w:lang w:val="en-US"/>
                </w:rPr>
                <w:delText>6.2</w:delText>
              </w:r>
            </w:del>
          </w:p>
        </w:tc>
        <w:tc>
          <w:tcPr>
            <w:tcW w:w="503" w:type="pct"/>
            <w:noWrap/>
            <w:vAlign w:val="center"/>
            <w:hideMark/>
          </w:tcPr>
          <w:p w14:paraId="71CF8B91" w14:textId="348CEC96" w:rsidR="00441588" w:rsidRPr="006F1E80" w:rsidDel="00C67E7B" w:rsidRDefault="00441588" w:rsidP="0024065E">
            <w:pPr>
              <w:jc w:val="right"/>
              <w:rPr>
                <w:del w:id="246" w:author="Ezekiel Ogundepo" w:date="2022-10-29T19:41:00Z"/>
                <w:rFonts w:ascii="Times New Roman" w:eastAsia="Times New Roman" w:hAnsi="Times New Roman" w:cs="Times New Roman"/>
                <w:sz w:val="20"/>
                <w:szCs w:val="20"/>
                <w:lang w:val="en-US"/>
              </w:rPr>
            </w:pPr>
            <w:del w:id="247" w:author="Ezekiel Ogundepo" w:date="2022-10-29T19:41:00Z">
              <w:r w:rsidRPr="006F1E80" w:rsidDel="00C67E7B">
                <w:rPr>
                  <w:rFonts w:ascii="Times New Roman" w:eastAsia="Times New Roman" w:hAnsi="Times New Roman" w:cs="Times New Roman"/>
                  <w:sz w:val="20"/>
                  <w:szCs w:val="20"/>
                  <w:lang w:val="en-US"/>
                </w:rPr>
                <w:delText>1.05</w:delText>
              </w:r>
            </w:del>
          </w:p>
        </w:tc>
        <w:tc>
          <w:tcPr>
            <w:tcW w:w="466" w:type="pct"/>
            <w:noWrap/>
            <w:vAlign w:val="center"/>
            <w:hideMark/>
          </w:tcPr>
          <w:p w14:paraId="422A30D0" w14:textId="16B599A4" w:rsidR="00441588" w:rsidRPr="006F1E80" w:rsidDel="00C67E7B" w:rsidRDefault="00441588" w:rsidP="0024065E">
            <w:pPr>
              <w:jc w:val="right"/>
              <w:rPr>
                <w:del w:id="248" w:author="Ezekiel Ogundepo" w:date="2022-10-29T19:41:00Z"/>
                <w:rFonts w:ascii="Times New Roman" w:eastAsia="Times New Roman" w:hAnsi="Times New Roman" w:cs="Times New Roman"/>
                <w:sz w:val="20"/>
                <w:szCs w:val="20"/>
                <w:lang w:val="en-US"/>
              </w:rPr>
            </w:pPr>
            <w:del w:id="249" w:author="Ezekiel Ogundepo" w:date="2022-10-29T19:41:00Z">
              <w:r w:rsidRPr="006F1E80" w:rsidDel="00C67E7B">
                <w:rPr>
                  <w:rFonts w:ascii="Times New Roman" w:eastAsia="Times New Roman" w:hAnsi="Times New Roman" w:cs="Times New Roman"/>
                  <w:sz w:val="20"/>
                  <w:szCs w:val="20"/>
                  <w:lang w:val="en-US"/>
                </w:rPr>
                <w:delText>0.8</w:delText>
              </w:r>
            </w:del>
          </w:p>
        </w:tc>
        <w:tc>
          <w:tcPr>
            <w:tcW w:w="992" w:type="pct"/>
            <w:noWrap/>
            <w:vAlign w:val="center"/>
            <w:hideMark/>
          </w:tcPr>
          <w:p w14:paraId="679F6E35" w14:textId="0D23DCF8" w:rsidR="00441588" w:rsidRPr="006F1E80" w:rsidDel="00C67E7B" w:rsidRDefault="00441588" w:rsidP="0024065E">
            <w:pPr>
              <w:jc w:val="right"/>
              <w:rPr>
                <w:del w:id="250" w:author="Ezekiel Ogundepo" w:date="2022-10-29T19:41:00Z"/>
                <w:rFonts w:ascii="Times New Roman" w:eastAsia="Times New Roman" w:hAnsi="Times New Roman" w:cs="Times New Roman"/>
                <w:sz w:val="20"/>
                <w:szCs w:val="20"/>
                <w:lang w:val="en-US"/>
              </w:rPr>
            </w:pPr>
            <w:del w:id="251" w:author="Ezekiel Ogundepo" w:date="2022-10-29T19:41:00Z">
              <w:r w:rsidRPr="006F1E80" w:rsidDel="00C67E7B">
                <w:rPr>
                  <w:rFonts w:ascii="Times New Roman" w:eastAsia="Times New Roman" w:hAnsi="Times New Roman" w:cs="Times New Roman"/>
                  <w:sz w:val="20"/>
                  <w:szCs w:val="20"/>
                  <w:lang w:val="en-US"/>
                </w:rPr>
                <w:delText>1.145</w:delText>
              </w:r>
            </w:del>
          </w:p>
        </w:tc>
      </w:tr>
    </w:tbl>
    <w:p w14:paraId="717A8478" w14:textId="32C207E4" w:rsidR="002F4CD2" w:rsidRPr="006F1E80" w:rsidDel="00C67E7B" w:rsidRDefault="002F4CD2">
      <w:pPr>
        <w:spacing w:line="240" w:lineRule="auto"/>
        <w:jc w:val="both"/>
        <w:rPr>
          <w:del w:id="252" w:author="Ezekiel Ogundepo" w:date="2022-10-29T19:41:00Z"/>
          <w:rFonts w:ascii="Times New Roman" w:eastAsia="Times New Roman" w:hAnsi="Times New Roman" w:cs="Times New Roman"/>
          <w:sz w:val="20"/>
          <w:szCs w:val="20"/>
          <w:lang w:val="en-US"/>
        </w:rPr>
      </w:pPr>
    </w:p>
    <w:p w14:paraId="28A6ED5D" w14:textId="6A0DA537" w:rsidR="000A344E" w:rsidRPr="006F1E80" w:rsidRDefault="000A344E">
      <w:pPr>
        <w:tabs>
          <w:tab w:val="left" w:pos="3390"/>
        </w:tabs>
        <w:spacing w:line="240" w:lineRule="auto"/>
        <w:rPr>
          <w:rStyle w:val="fontstyle01"/>
          <w:rFonts w:ascii="Times New Roman" w:eastAsia="Times New Roman" w:hAnsi="Times New Roman" w:cs="Times New Roman"/>
          <w:color w:val="auto"/>
          <w:lang w:val="en-US"/>
        </w:rPr>
        <w:pPrChange w:id="253" w:author="Ezekiel Ogundepo" w:date="2022-10-29T19:41:00Z">
          <w:pPr>
            <w:tabs>
              <w:tab w:val="left" w:pos="3390"/>
            </w:tabs>
            <w:spacing w:line="240" w:lineRule="auto"/>
            <w:jc w:val="center"/>
          </w:pPr>
        </w:pPrChange>
      </w:pPr>
      <w:r w:rsidRPr="006F1E80">
        <w:rPr>
          <w:rStyle w:val="fontstyle01"/>
          <w:rFonts w:ascii="Times New Roman" w:hAnsi="Times New Roman" w:cs="Times New Roman"/>
          <w:b/>
          <w:bCs/>
          <w:color w:val="auto"/>
          <w:sz w:val="22"/>
          <w:szCs w:val="22"/>
        </w:rPr>
        <w:t xml:space="preserve">Table 4: </w:t>
      </w:r>
      <w:r w:rsidRPr="006F1E80">
        <w:rPr>
          <w:rStyle w:val="fontstyle01"/>
          <w:rFonts w:ascii="Times New Roman" w:hAnsi="Times New Roman" w:cs="Times New Roman"/>
          <w:bCs/>
          <w:color w:val="auto"/>
          <w:sz w:val="22"/>
          <w:szCs w:val="22"/>
        </w:rPr>
        <w:t xml:space="preserve">Frequency (percentage in parenthesis) distribution of determinants of heart disease across the </w:t>
      </w:r>
      <w:r w:rsidR="00D64859" w:rsidRPr="006F1E80">
        <w:rPr>
          <w:rStyle w:val="fontstyle01"/>
          <w:rFonts w:ascii="Times New Roman" w:hAnsi="Times New Roman" w:cs="Times New Roman"/>
          <w:bCs/>
          <w:color w:val="auto"/>
          <w:sz w:val="22"/>
          <w:szCs w:val="22"/>
        </w:rPr>
        <w:t>270</w:t>
      </w:r>
      <w:r w:rsidRPr="006F1E80">
        <w:rPr>
          <w:rStyle w:val="fontstyle01"/>
          <w:rFonts w:ascii="Times New Roman" w:hAnsi="Times New Roman" w:cs="Times New Roman"/>
          <w:bCs/>
          <w:color w:val="auto"/>
          <w:sz w:val="22"/>
          <w:szCs w:val="22"/>
        </w:rPr>
        <w:t xml:space="preserve"> patients in the </w:t>
      </w:r>
      <w:proofErr w:type="spellStart"/>
      <w:r w:rsidR="00D64859" w:rsidRPr="006F1E80">
        <w:rPr>
          <w:rStyle w:val="fontstyle01"/>
          <w:rFonts w:ascii="Times New Roman" w:hAnsi="Times New Roman" w:cs="Times New Roman"/>
          <w:bCs/>
          <w:color w:val="auto"/>
          <w:sz w:val="22"/>
          <w:szCs w:val="22"/>
        </w:rPr>
        <w:t>Statlog</w:t>
      </w:r>
      <w:proofErr w:type="spellEnd"/>
      <w:r w:rsidR="00D64859" w:rsidRPr="006F1E80">
        <w:rPr>
          <w:rStyle w:val="fontstyle01"/>
          <w:rFonts w:ascii="Times New Roman" w:hAnsi="Times New Roman" w:cs="Times New Roman"/>
          <w:bCs/>
          <w:color w:val="auto"/>
          <w:sz w:val="22"/>
          <w:szCs w:val="22"/>
        </w:rPr>
        <w:t xml:space="preserve"> </w:t>
      </w:r>
      <w:r w:rsidRPr="006F1E80">
        <w:rPr>
          <w:rStyle w:val="fontstyle01"/>
          <w:rFonts w:ascii="Times New Roman" w:hAnsi="Times New Roman" w:cs="Times New Roman"/>
          <w:bCs/>
          <w:color w:val="auto"/>
          <w:sz w:val="22"/>
          <w:szCs w:val="22"/>
        </w:rPr>
        <w:t>data</w:t>
      </w:r>
    </w:p>
    <w:tbl>
      <w:tblPr>
        <w:tblStyle w:val="PlainTable2"/>
        <w:tblW w:w="9895" w:type="dxa"/>
        <w:jc w:val="center"/>
        <w:tblLook w:val="0620" w:firstRow="1" w:lastRow="0" w:firstColumn="0" w:lastColumn="0" w:noHBand="1" w:noVBand="1"/>
      </w:tblPr>
      <w:tblGrid>
        <w:gridCol w:w="2225"/>
        <w:gridCol w:w="2241"/>
        <w:gridCol w:w="1392"/>
        <w:gridCol w:w="1392"/>
        <w:gridCol w:w="1392"/>
        <w:gridCol w:w="1253"/>
      </w:tblGrid>
      <w:tr w:rsidR="006F1E80" w:rsidRPr="006F1E80" w14:paraId="6141C2D4" w14:textId="77777777" w:rsidTr="00D70B13">
        <w:trPr>
          <w:cnfStyle w:val="100000000000" w:firstRow="1" w:lastRow="0" w:firstColumn="0" w:lastColumn="0" w:oddVBand="0" w:evenVBand="0" w:oddHBand="0" w:evenHBand="0" w:firstRowFirstColumn="0" w:firstRowLastColumn="0" w:lastRowFirstColumn="0" w:lastRowLastColumn="0"/>
          <w:trHeight w:val="233"/>
          <w:jc w:val="center"/>
        </w:trPr>
        <w:tc>
          <w:tcPr>
            <w:tcW w:w="2225" w:type="dxa"/>
            <w:vMerge w:val="restart"/>
            <w:noWrap/>
            <w:vAlign w:val="center"/>
            <w:hideMark/>
          </w:tcPr>
          <w:p w14:paraId="791D885E"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Determinants (factors)</w:t>
            </w:r>
          </w:p>
        </w:tc>
        <w:tc>
          <w:tcPr>
            <w:tcW w:w="2241" w:type="dxa"/>
            <w:vMerge w:val="restart"/>
            <w:noWrap/>
            <w:vAlign w:val="center"/>
            <w:hideMark/>
          </w:tcPr>
          <w:p w14:paraId="7D057116" w14:textId="77777777" w:rsidR="000A344E" w:rsidRPr="006F1E80" w:rsidRDefault="000A344E" w:rsidP="00160DDE">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Factor levels</w:t>
            </w:r>
          </w:p>
        </w:tc>
        <w:tc>
          <w:tcPr>
            <w:tcW w:w="2784" w:type="dxa"/>
            <w:gridSpan w:val="2"/>
            <w:noWrap/>
            <w:vAlign w:val="center"/>
            <w:hideMark/>
          </w:tcPr>
          <w:p w14:paraId="54D04B68" w14:textId="77777777" w:rsidR="000A344E" w:rsidRPr="006F1E80" w:rsidRDefault="000A344E" w:rsidP="004F1A86">
            <w:pPr>
              <w:jc w:val="cente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Heart disease status</w:t>
            </w:r>
          </w:p>
        </w:tc>
        <w:tc>
          <w:tcPr>
            <w:tcW w:w="1392" w:type="dxa"/>
            <w:vMerge w:val="restart"/>
            <w:noWrap/>
            <w:vAlign w:val="bottom"/>
            <w:hideMark/>
          </w:tcPr>
          <w:p w14:paraId="55E9BCB5" w14:textId="77777777" w:rsidR="000A344E" w:rsidRPr="006F1E80" w:rsidRDefault="000A344E"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Total</w:t>
            </w:r>
          </w:p>
          <w:p w14:paraId="02F94320" w14:textId="5095BCA8" w:rsidR="000A344E" w:rsidRPr="006F1E80" w:rsidRDefault="002848D4" w:rsidP="00D70B13">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270</w:t>
            </w:r>
            <w:r w:rsidR="000A344E" w:rsidRPr="006F1E80">
              <w:rPr>
                <w:rFonts w:ascii="Times New Roman" w:eastAsia="Times New Roman" w:hAnsi="Times New Roman" w:cs="Times New Roman"/>
                <w:sz w:val="20"/>
                <w:szCs w:val="20"/>
                <w:lang w:val="en-US"/>
              </w:rPr>
              <w:t xml:space="preserve"> (100%)</w:t>
            </w:r>
          </w:p>
        </w:tc>
        <w:tc>
          <w:tcPr>
            <w:tcW w:w="1253" w:type="dxa"/>
            <w:vMerge w:val="restart"/>
            <w:noWrap/>
            <w:vAlign w:val="center"/>
            <w:hideMark/>
          </w:tcPr>
          <w:p w14:paraId="2F90CE29" w14:textId="77777777" w:rsidR="000A344E" w:rsidRPr="006F1E80" w:rsidRDefault="000A344E" w:rsidP="00E0614F">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P-value</w:t>
            </w:r>
          </w:p>
        </w:tc>
      </w:tr>
      <w:tr w:rsidR="006F1E80" w:rsidRPr="006F1E80" w14:paraId="6F082DEE" w14:textId="77777777" w:rsidTr="00D70B13">
        <w:trPr>
          <w:trHeight w:val="311"/>
          <w:jc w:val="center"/>
        </w:trPr>
        <w:tc>
          <w:tcPr>
            <w:tcW w:w="2225" w:type="dxa"/>
            <w:vMerge/>
            <w:tcBorders>
              <w:bottom w:val="single" w:sz="4" w:space="0" w:color="auto"/>
            </w:tcBorders>
            <w:hideMark/>
          </w:tcPr>
          <w:p w14:paraId="32DC17E2"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2241" w:type="dxa"/>
            <w:vMerge/>
            <w:tcBorders>
              <w:bottom w:val="single" w:sz="4" w:space="0" w:color="auto"/>
            </w:tcBorders>
            <w:hideMark/>
          </w:tcPr>
          <w:p w14:paraId="408CFCE9" w14:textId="77777777" w:rsidR="000A344E" w:rsidRPr="006F1E80" w:rsidRDefault="000A344E" w:rsidP="00160DDE">
            <w:pPr>
              <w:jc w:val="center"/>
              <w:rPr>
                <w:rFonts w:ascii="Times New Roman" w:eastAsia="Times New Roman" w:hAnsi="Times New Roman" w:cs="Times New Roman"/>
                <w:b/>
                <w:bCs/>
                <w:sz w:val="20"/>
                <w:szCs w:val="20"/>
                <w:lang w:val="en-US"/>
              </w:rPr>
            </w:pPr>
          </w:p>
        </w:tc>
        <w:tc>
          <w:tcPr>
            <w:tcW w:w="1392" w:type="dxa"/>
            <w:tcBorders>
              <w:bottom w:val="single" w:sz="4" w:space="0" w:color="auto"/>
            </w:tcBorders>
            <w:noWrap/>
            <w:vAlign w:val="center"/>
            <w:hideMark/>
          </w:tcPr>
          <w:p w14:paraId="7BCF5F3E"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Absent (0)</w:t>
            </w:r>
          </w:p>
          <w:p w14:paraId="5D85BD3D" w14:textId="15258FFA"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w:t>
            </w:r>
            <w:r w:rsidR="000A5F84" w:rsidRPr="006F1E80">
              <w:rPr>
                <w:rFonts w:ascii="Times New Roman" w:eastAsia="Times New Roman" w:hAnsi="Times New Roman" w:cs="Times New Roman"/>
                <w:b/>
                <w:bCs/>
                <w:sz w:val="20"/>
                <w:szCs w:val="20"/>
                <w:lang w:val="en-US"/>
              </w:rPr>
              <w:t>50</w:t>
            </w:r>
            <w:r w:rsidRPr="006F1E80">
              <w:rPr>
                <w:rFonts w:ascii="Times New Roman" w:eastAsia="Times New Roman" w:hAnsi="Times New Roman" w:cs="Times New Roman"/>
                <w:b/>
                <w:bCs/>
                <w:sz w:val="20"/>
                <w:szCs w:val="20"/>
                <w:lang w:val="en-US"/>
              </w:rPr>
              <w:t xml:space="preserve"> (5</w:t>
            </w:r>
            <w:r w:rsidR="00097F83" w:rsidRPr="006F1E80">
              <w:rPr>
                <w:rFonts w:ascii="Times New Roman" w:eastAsia="Times New Roman" w:hAnsi="Times New Roman" w:cs="Times New Roman"/>
                <w:b/>
                <w:bCs/>
                <w:sz w:val="20"/>
                <w:szCs w:val="20"/>
                <w:lang w:val="en-US"/>
              </w:rPr>
              <w:t>5.6</w:t>
            </w:r>
            <w:r w:rsidRPr="006F1E80">
              <w:rPr>
                <w:rFonts w:ascii="Times New Roman" w:eastAsia="Times New Roman" w:hAnsi="Times New Roman" w:cs="Times New Roman"/>
                <w:b/>
                <w:bCs/>
                <w:sz w:val="20"/>
                <w:szCs w:val="20"/>
                <w:lang w:val="en-US"/>
              </w:rPr>
              <w:t>%)</w:t>
            </w:r>
          </w:p>
        </w:tc>
        <w:tc>
          <w:tcPr>
            <w:tcW w:w="1392" w:type="dxa"/>
            <w:tcBorders>
              <w:bottom w:val="single" w:sz="4" w:space="0" w:color="auto"/>
            </w:tcBorders>
            <w:noWrap/>
            <w:vAlign w:val="center"/>
            <w:hideMark/>
          </w:tcPr>
          <w:p w14:paraId="6EB9C6C4" w14:textId="77777777" w:rsidR="000A344E" w:rsidRPr="006F1E80" w:rsidRDefault="000A344E"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Present (1)</w:t>
            </w:r>
          </w:p>
          <w:p w14:paraId="680B45D6" w14:textId="6C2D5634" w:rsidR="000A344E" w:rsidRPr="006F1E80" w:rsidRDefault="002848D4" w:rsidP="00D70B13">
            <w:pPr>
              <w:jc w:val="right"/>
              <w:rPr>
                <w:rFonts w:ascii="Times New Roman" w:eastAsia="Times New Roman" w:hAnsi="Times New Roman" w:cs="Times New Roman"/>
                <w:b/>
                <w:bCs/>
                <w:sz w:val="20"/>
                <w:szCs w:val="20"/>
                <w:lang w:val="en-US"/>
              </w:rPr>
            </w:pPr>
            <w:r w:rsidRPr="006F1E80">
              <w:rPr>
                <w:rFonts w:ascii="Times New Roman" w:eastAsia="Times New Roman" w:hAnsi="Times New Roman" w:cs="Times New Roman"/>
                <w:b/>
                <w:bCs/>
                <w:sz w:val="20"/>
                <w:szCs w:val="20"/>
                <w:lang w:val="en-US"/>
              </w:rPr>
              <w:t>120</w:t>
            </w:r>
            <w:r w:rsidR="000A344E" w:rsidRPr="006F1E80">
              <w:rPr>
                <w:rFonts w:ascii="Times New Roman" w:eastAsia="Times New Roman" w:hAnsi="Times New Roman" w:cs="Times New Roman"/>
                <w:b/>
                <w:bCs/>
                <w:sz w:val="20"/>
                <w:szCs w:val="20"/>
                <w:lang w:val="en-US"/>
              </w:rPr>
              <w:t xml:space="preserve"> (4</w:t>
            </w:r>
            <w:r w:rsidR="00097F83" w:rsidRPr="006F1E80">
              <w:rPr>
                <w:rFonts w:ascii="Times New Roman" w:eastAsia="Times New Roman" w:hAnsi="Times New Roman" w:cs="Times New Roman"/>
                <w:b/>
                <w:bCs/>
                <w:sz w:val="20"/>
                <w:szCs w:val="20"/>
                <w:lang w:val="en-US"/>
              </w:rPr>
              <w:t>4.4</w:t>
            </w:r>
            <w:r w:rsidR="000A344E" w:rsidRPr="006F1E80">
              <w:rPr>
                <w:rFonts w:ascii="Times New Roman" w:eastAsia="Times New Roman" w:hAnsi="Times New Roman" w:cs="Times New Roman"/>
                <w:b/>
                <w:bCs/>
                <w:sz w:val="20"/>
                <w:szCs w:val="20"/>
                <w:lang w:val="en-US"/>
              </w:rPr>
              <w:t>%)</w:t>
            </w:r>
          </w:p>
        </w:tc>
        <w:tc>
          <w:tcPr>
            <w:tcW w:w="1392" w:type="dxa"/>
            <w:vMerge/>
            <w:tcBorders>
              <w:bottom w:val="single" w:sz="4" w:space="0" w:color="auto"/>
            </w:tcBorders>
            <w:vAlign w:val="center"/>
            <w:hideMark/>
          </w:tcPr>
          <w:p w14:paraId="13830DAB" w14:textId="77777777" w:rsidR="000A344E" w:rsidRPr="006F1E80" w:rsidRDefault="000A344E" w:rsidP="009D0C12">
            <w:pPr>
              <w:jc w:val="center"/>
              <w:rPr>
                <w:rFonts w:ascii="Times New Roman" w:eastAsia="Times New Roman" w:hAnsi="Times New Roman" w:cs="Times New Roman"/>
                <w:b/>
                <w:bCs/>
                <w:sz w:val="20"/>
                <w:szCs w:val="20"/>
                <w:lang w:val="en-US"/>
              </w:rPr>
            </w:pPr>
          </w:p>
        </w:tc>
        <w:tc>
          <w:tcPr>
            <w:tcW w:w="1253" w:type="dxa"/>
            <w:vMerge/>
            <w:tcBorders>
              <w:bottom w:val="single" w:sz="4" w:space="0" w:color="auto"/>
            </w:tcBorders>
            <w:vAlign w:val="center"/>
            <w:hideMark/>
          </w:tcPr>
          <w:p w14:paraId="25B01451" w14:textId="77777777" w:rsidR="000A344E" w:rsidRPr="006F1E80" w:rsidRDefault="000A344E" w:rsidP="009D0C12">
            <w:pPr>
              <w:jc w:val="center"/>
              <w:rPr>
                <w:rFonts w:ascii="Times New Roman" w:eastAsia="Times New Roman" w:hAnsi="Times New Roman" w:cs="Times New Roman"/>
                <w:b/>
                <w:bCs/>
                <w:sz w:val="20"/>
                <w:szCs w:val="20"/>
                <w:lang w:val="en-US"/>
              </w:rPr>
            </w:pPr>
          </w:p>
        </w:tc>
      </w:tr>
      <w:tr w:rsidR="006F1E80" w:rsidRPr="006F1E80" w14:paraId="688DDE3A" w14:textId="77777777" w:rsidTr="00186AA1">
        <w:trPr>
          <w:trHeight w:val="120"/>
          <w:jc w:val="center"/>
        </w:trPr>
        <w:tc>
          <w:tcPr>
            <w:tcW w:w="2225" w:type="dxa"/>
            <w:vMerge w:val="restart"/>
            <w:tcBorders>
              <w:top w:val="single" w:sz="4" w:space="0" w:color="auto"/>
            </w:tcBorders>
            <w:noWrap/>
            <w:hideMark/>
          </w:tcPr>
          <w:p w14:paraId="27D700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Sex of the patients</w:t>
            </w:r>
          </w:p>
        </w:tc>
        <w:tc>
          <w:tcPr>
            <w:tcW w:w="2241" w:type="dxa"/>
            <w:tcBorders>
              <w:top w:val="single" w:sz="4" w:space="0" w:color="auto"/>
            </w:tcBorders>
            <w:noWrap/>
            <w:hideMark/>
          </w:tcPr>
          <w:p w14:paraId="7E444778" w14:textId="0BE96861"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Male (ref)</w:t>
            </w:r>
          </w:p>
        </w:tc>
        <w:tc>
          <w:tcPr>
            <w:tcW w:w="1392" w:type="dxa"/>
            <w:tcBorders>
              <w:top w:val="single" w:sz="4" w:space="0" w:color="auto"/>
            </w:tcBorders>
            <w:noWrap/>
            <w:vAlign w:val="center"/>
          </w:tcPr>
          <w:p w14:paraId="1C76CD9E" w14:textId="697A86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83 (45.4%)</w:t>
            </w:r>
          </w:p>
        </w:tc>
        <w:tc>
          <w:tcPr>
            <w:tcW w:w="1392" w:type="dxa"/>
            <w:tcBorders>
              <w:top w:val="single" w:sz="4" w:space="0" w:color="auto"/>
            </w:tcBorders>
            <w:noWrap/>
            <w:vAlign w:val="center"/>
          </w:tcPr>
          <w:p w14:paraId="14BAE62A" w14:textId="1A0FD36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100 (54.6%)</w:t>
            </w:r>
          </w:p>
        </w:tc>
        <w:tc>
          <w:tcPr>
            <w:tcW w:w="1392" w:type="dxa"/>
            <w:tcBorders>
              <w:top w:val="single" w:sz="4" w:space="0" w:color="auto"/>
            </w:tcBorders>
            <w:noWrap/>
            <w:vAlign w:val="center"/>
          </w:tcPr>
          <w:p w14:paraId="611CA2D6" w14:textId="75EE21B5"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183 (67.8%)</w:t>
            </w:r>
          </w:p>
        </w:tc>
        <w:tc>
          <w:tcPr>
            <w:tcW w:w="1253" w:type="dxa"/>
            <w:vMerge w:val="restart"/>
            <w:tcBorders>
              <w:top w:val="single" w:sz="4" w:space="0" w:color="auto"/>
            </w:tcBorders>
            <w:noWrap/>
            <w:vAlign w:val="center"/>
          </w:tcPr>
          <w:p w14:paraId="229FD3D2" w14:textId="2CE75E7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3FB4CB8" w14:textId="77777777" w:rsidTr="00186AA1">
        <w:trPr>
          <w:trHeight w:val="74"/>
          <w:jc w:val="center"/>
        </w:trPr>
        <w:tc>
          <w:tcPr>
            <w:tcW w:w="2225" w:type="dxa"/>
            <w:vMerge/>
            <w:hideMark/>
          </w:tcPr>
          <w:p w14:paraId="25934717"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E1B060A"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Female</w:t>
            </w:r>
          </w:p>
        </w:tc>
        <w:tc>
          <w:tcPr>
            <w:tcW w:w="1392" w:type="dxa"/>
            <w:noWrap/>
            <w:vAlign w:val="center"/>
          </w:tcPr>
          <w:p w14:paraId="0DC36874" w14:textId="4B900E5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67 (77.0%)</w:t>
            </w:r>
          </w:p>
        </w:tc>
        <w:tc>
          <w:tcPr>
            <w:tcW w:w="1392" w:type="dxa"/>
            <w:noWrap/>
            <w:vAlign w:val="center"/>
          </w:tcPr>
          <w:p w14:paraId="1C8AF42C" w14:textId="70832DE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(23.0%)</w:t>
            </w:r>
          </w:p>
        </w:tc>
        <w:tc>
          <w:tcPr>
            <w:tcW w:w="1392" w:type="dxa"/>
            <w:noWrap/>
            <w:vAlign w:val="center"/>
          </w:tcPr>
          <w:p w14:paraId="19C60125" w14:textId="7384818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87 (32.2%)</w:t>
            </w:r>
          </w:p>
        </w:tc>
        <w:tc>
          <w:tcPr>
            <w:tcW w:w="1253" w:type="dxa"/>
            <w:vMerge/>
            <w:vAlign w:val="center"/>
          </w:tcPr>
          <w:p w14:paraId="5C26B50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124D17E" w14:textId="77777777" w:rsidTr="00CD6D4F">
        <w:trPr>
          <w:trHeight w:val="235"/>
          <w:jc w:val="center"/>
        </w:trPr>
        <w:tc>
          <w:tcPr>
            <w:tcW w:w="2225" w:type="dxa"/>
            <w:vMerge w:val="restart"/>
            <w:noWrap/>
            <w:hideMark/>
          </w:tcPr>
          <w:p w14:paraId="6ABB08C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Chest pain type</w:t>
            </w:r>
          </w:p>
        </w:tc>
        <w:tc>
          <w:tcPr>
            <w:tcW w:w="2241" w:type="dxa"/>
            <w:noWrap/>
            <w:hideMark/>
          </w:tcPr>
          <w:p w14:paraId="244BD31E"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Typical angina (ref)</w:t>
            </w:r>
          </w:p>
        </w:tc>
        <w:tc>
          <w:tcPr>
            <w:tcW w:w="1392" w:type="dxa"/>
            <w:noWrap/>
          </w:tcPr>
          <w:p w14:paraId="0BEEFB2C" w14:textId="3D6B1CF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 (75.0%)</w:t>
            </w:r>
          </w:p>
        </w:tc>
        <w:tc>
          <w:tcPr>
            <w:tcW w:w="1392" w:type="dxa"/>
            <w:noWrap/>
          </w:tcPr>
          <w:p w14:paraId="6A266F38" w14:textId="5144389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 (25.0%)</w:t>
            </w:r>
          </w:p>
        </w:tc>
        <w:tc>
          <w:tcPr>
            <w:tcW w:w="1392" w:type="dxa"/>
            <w:noWrap/>
          </w:tcPr>
          <w:p w14:paraId="5F85A5F0" w14:textId="413B6CB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(7.4%)</w:t>
            </w:r>
          </w:p>
        </w:tc>
        <w:tc>
          <w:tcPr>
            <w:tcW w:w="1253" w:type="dxa"/>
            <w:vMerge w:val="restart"/>
            <w:noWrap/>
            <w:vAlign w:val="center"/>
          </w:tcPr>
          <w:p w14:paraId="253BC5ED" w14:textId="39D0279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0164EF25" w14:textId="77777777" w:rsidTr="00CD6D4F">
        <w:trPr>
          <w:trHeight w:val="125"/>
          <w:jc w:val="center"/>
        </w:trPr>
        <w:tc>
          <w:tcPr>
            <w:tcW w:w="2225" w:type="dxa"/>
            <w:vMerge/>
            <w:hideMark/>
          </w:tcPr>
          <w:p w14:paraId="7C8591A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B32C84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Asymptomatic</w:t>
            </w:r>
          </w:p>
        </w:tc>
        <w:tc>
          <w:tcPr>
            <w:tcW w:w="1392" w:type="dxa"/>
            <w:noWrap/>
          </w:tcPr>
          <w:p w14:paraId="563A5223" w14:textId="1FC6985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(29.5%)</w:t>
            </w:r>
          </w:p>
        </w:tc>
        <w:tc>
          <w:tcPr>
            <w:tcW w:w="1392" w:type="dxa"/>
            <w:noWrap/>
          </w:tcPr>
          <w:p w14:paraId="166DFCB5" w14:textId="20CF6F7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91 (70.5%)</w:t>
            </w:r>
          </w:p>
        </w:tc>
        <w:tc>
          <w:tcPr>
            <w:tcW w:w="1392" w:type="dxa"/>
            <w:noWrap/>
          </w:tcPr>
          <w:p w14:paraId="14846620" w14:textId="50F3051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129 (47.8%)</w:t>
            </w:r>
          </w:p>
        </w:tc>
        <w:tc>
          <w:tcPr>
            <w:tcW w:w="1253" w:type="dxa"/>
            <w:vMerge/>
            <w:vAlign w:val="center"/>
          </w:tcPr>
          <w:p w14:paraId="364EA035"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5AC700E" w14:textId="77777777" w:rsidTr="00CD6D4F">
        <w:trPr>
          <w:trHeight w:val="74"/>
          <w:jc w:val="center"/>
        </w:trPr>
        <w:tc>
          <w:tcPr>
            <w:tcW w:w="2225" w:type="dxa"/>
            <w:vMerge/>
            <w:hideMark/>
          </w:tcPr>
          <w:p w14:paraId="18370269"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16430D1"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Non-anginal pain</w:t>
            </w:r>
          </w:p>
        </w:tc>
        <w:tc>
          <w:tcPr>
            <w:tcW w:w="1392" w:type="dxa"/>
            <w:noWrap/>
          </w:tcPr>
          <w:p w14:paraId="4BB18985" w14:textId="1617F2D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62 (78.5%)</w:t>
            </w:r>
          </w:p>
        </w:tc>
        <w:tc>
          <w:tcPr>
            <w:tcW w:w="1392" w:type="dxa"/>
            <w:noWrap/>
          </w:tcPr>
          <w:p w14:paraId="74F58F5D" w14:textId="2FCB082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(21.5%)</w:t>
            </w:r>
          </w:p>
        </w:tc>
        <w:tc>
          <w:tcPr>
            <w:tcW w:w="1392" w:type="dxa"/>
            <w:noWrap/>
          </w:tcPr>
          <w:p w14:paraId="0B89D56E" w14:textId="1B03A96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(29.3%)</w:t>
            </w:r>
          </w:p>
        </w:tc>
        <w:tc>
          <w:tcPr>
            <w:tcW w:w="1253" w:type="dxa"/>
            <w:vMerge/>
            <w:vAlign w:val="center"/>
          </w:tcPr>
          <w:p w14:paraId="41CD8D24"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C75EBF5" w14:textId="77777777" w:rsidTr="00CD6D4F">
        <w:trPr>
          <w:trHeight w:val="245"/>
          <w:jc w:val="center"/>
        </w:trPr>
        <w:tc>
          <w:tcPr>
            <w:tcW w:w="2225" w:type="dxa"/>
            <w:vMerge/>
            <w:hideMark/>
          </w:tcPr>
          <w:p w14:paraId="4353719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33AC4D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Atypical angina</w:t>
            </w:r>
          </w:p>
        </w:tc>
        <w:tc>
          <w:tcPr>
            <w:tcW w:w="1392" w:type="dxa"/>
            <w:noWrap/>
          </w:tcPr>
          <w:p w14:paraId="309F45E7" w14:textId="76870FA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35 (83.3%)</w:t>
            </w:r>
          </w:p>
        </w:tc>
        <w:tc>
          <w:tcPr>
            <w:tcW w:w="1392" w:type="dxa"/>
            <w:noWrap/>
          </w:tcPr>
          <w:p w14:paraId="69496CE2" w14:textId="3670C38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(16.7%)</w:t>
            </w:r>
          </w:p>
        </w:tc>
        <w:tc>
          <w:tcPr>
            <w:tcW w:w="1392" w:type="dxa"/>
            <w:noWrap/>
          </w:tcPr>
          <w:p w14:paraId="40E2FC42" w14:textId="1F09D2B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42 (15.6%)</w:t>
            </w:r>
          </w:p>
        </w:tc>
        <w:tc>
          <w:tcPr>
            <w:tcW w:w="1253" w:type="dxa"/>
            <w:vMerge/>
            <w:vAlign w:val="center"/>
          </w:tcPr>
          <w:p w14:paraId="5EF447D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432F321F" w14:textId="77777777" w:rsidTr="00186AA1">
        <w:trPr>
          <w:trHeight w:val="149"/>
          <w:jc w:val="center"/>
        </w:trPr>
        <w:tc>
          <w:tcPr>
            <w:tcW w:w="2225" w:type="dxa"/>
            <w:vMerge w:val="restart"/>
            <w:noWrap/>
            <w:hideMark/>
          </w:tcPr>
          <w:p w14:paraId="32EA0DD1"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FBS &gt; 120 mg/dl</w:t>
            </w:r>
          </w:p>
        </w:tc>
        <w:tc>
          <w:tcPr>
            <w:tcW w:w="2241" w:type="dxa"/>
            <w:noWrap/>
            <w:hideMark/>
          </w:tcPr>
          <w:p w14:paraId="5820CF69"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vAlign w:val="center"/>
          </w:tcPr>
          <w:p w14:paraId="7DC1C9BB" w14:textId="56E53A3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(55.2%)</w:t>
            </w:r>
          </w:p>
        </w:tc>
        <w:tc>
          <w:tcPr>
            <w:tcW w:w="1392" w:type="dxa"/>
            <w:noWrap/>
            <w:vAlign w:val="center"/>
          </w:tcPr>
          <w:p w14:paraId="0E64FBEE" w14:textId="32F7A00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103 (44.8%)</w:t>
            </w:r>
          </w:p>
        </w:tc>
        <w:tc>
          <w:tcPr>
            <w:tcW w:w="1392" w:type="dxa"/>
            <w:noWrap/>
            <w:vAlign w:val="center"/>
          </w:tcPr>
          <w:p w14:paraId="532189A4" w14:textId="60C422E2"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230 (85.2%)</w:t>
            </w:r>
          </w:p>
        </w:tc>
        <w:tc>
          <w:tcPr>
            <w:tcW w:w="1253" w:type="dxa"/>
            <w:vMerge w:val="restart"/>
            <w:noWrap/>
            <w:vAlign w:val="center"/>
          </w:tcPr>
          <w:p w14:paraId="48AA2A8D" w14:textId="60D90FFB"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0.999 *</w:t>
            </w:r>
          </w:p>
        </w:tc>
      </w:tr>
      <w:tr w:rsidR="006F1E80" w:rsidRPr="006F1E80" w14:paraId="4050215A" w14:textId="77777777" w:rsidTr="00186AA1">
        <w:trPr>
          <w:trHeight w:val="196"/>
          <w:jc w:val="center"/>
        </w:trPr>
        <w:tc>
          <w:tcPr>
            <w:tcW w:w="2225" w:type="dxa"/>
            <w:vMerge/>
            <w:hideMark/>
          </w:tcPr>
          <w:p w14:paraId="04A2B35F"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0C7EA6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vAlign w:val="center"/>
          </w:tcPr>
          <w:p w14:paraId="40782F4F" w14:textId="5F7B243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(57.5%)</w:t>
            </w:r>
          </w:p>
        </w:tc>
        <w:tc>
          <w:tcPr>
            <w:tcW w:w="1392" w:type="dxa"/>
            <w:noWrap/>
            <w:vAlign w:val="center"/>
          </w:tcPr>
          <w:p w14:paraId="5DBBC509" w14:textId="12297CAC"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17 (42.5%)</w:t>
            </w:r>
          </w:p>
        </w:tc>
        <w:tc>
          <w:tcPr>
            <w:tcW w:w="1392" w:type="dxa"/>
            <w:noWrap/>
            <w:vAlign w:val="center"/>
          </w:tcPr>
          <w:p w14:paraId="0782D439" w14:textId="5CA07D6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(14.8%)</w:t>
            </w:r>
          </w:p>
        </w:tc>
        <w:tc>
          <w:tcPr>
            <w:tcW w:w="1253" w:type="dxa"/>
            <w:vMerge/>
            <w:vAlign w:val="center"/>
          </w:tcPr>
          <w:p w14:paraId="41143C0A"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935708F" w14:textId="77777777" w:rsidTr="00186AA1">
        <w:trPr>
          <w:trHeight w:val="241"/>
          <w:jc w:val="center"/>
        </w:trPr>
        <w:tc>
          <w:tcPr>
            <w:tcW w:w="2225" w:type="dxa"/>
            <w:vMerge w:val="restart"/>
            <w:noWrap/>
            <w:hideMark/>
          </w:tcPr>
          <w:p w14:paraId="5D1C4BBE"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REC</w:t>
            </w:r>
          </w:p>
        </w:tc>
        <w:tc>
          <w:tcPr>
            <w:tcW w:w="2241" w:type="dxa"/>
            <w:noWrap/>
            <w:hideMark/>
          </w:tcPr>
          <w:p w14:paraId="21928DE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 (ref)</w:t>
            </w:r>
          </w:p>
        </w:tc>
        <w:tc>
          <w:tcPr>
            <w:tcW w:w="1392" w:type="dxa"/>
            <w:noWrap/>
            <w:vAlign w:val="center"/>
          </w:tcPr>
          <w:p w14:paraId="0E5A43D1" w14:textId="13F84E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64 (46 .7%)</w:t>
            </w:r>
          </w:p>
        </w:tc>
        <w:tc>
          <w:tcPr>
            <w:tcW w:w="1392" w:type="dxa"/>
            <w:noWrap/>
            <w:vAlign w:val="center"/>
          </w:tcPr>
          <w:p w14:paraId="37E85030" w14:textId="37F331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73 (53.3%)</w:t>
            </w:r>
          </w:p>
        </w:tc>
        <w:tc>
          <w:tcPr>
            <w:tcW w:w="1392" w:type="dxa"/>
            <w:noWrap/>
            <w:vAlign w:val="center"/>
          </w:tcPr>
          <w:p w14:paraId="6659222B" w14:textId="07BE524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137 (50.7%)</w:t>
            </w:r>
          </w:p>
        </w:tc>
        <w:tc>
          <w:tcPr>
            <w:tcW w:w="1253" w:type="dxa"/>
            <w:vMerge w:val="restart"/>
            <w:noWrap/>
            <w:vAlign w:val="center"/>
          </w:tcPr>
          <w:p w14:paraId="0480B892" w14:textId="0A0353C9"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0.008</w:t>
            </w:r>
          </w:p>
        </w:tc>
      </w:tr>
      <w:tr w:rsidR="006F1E80" w:rsidRPr="006F1E80" w14:paraId="69BE2173" w14:textId="77777777" w:rsidTr="00186AA1">
        <w:trPr>
          <w:trHeight w:val="145"/>
          <w:jc w:val="center"/>
        </w:trPr>
        <w:tc>
          <w:tcPr>
            <w:tcW w:w="2225" w:type="dxa"/>
            <w:vMerge/>
            <w:hideMark/>
          </w:tcPr>
          <w:p w14:paraId="722C0EA3"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1F3A8A9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w:t>
            </w:r>
          </w:p>
        </w:tc>
        <w:tc>
          <w:tcPr>
            <w:tcW w:w="1392" w:type="dxa"/>
            <w:noWrap/>
            <w:vAlign w:val="center"/>
          </w:tcPr>
          <w:p w14:paraId="23E46534" w14:textId="2B67BE7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85 (64.9%)</w:t>
            </w:r>
          </w:p>
        </w:tc>
        <w:tc>
          <w:tcPr>
            <w:tcW w:w="1392" w:type="dxa"/>
            <w:noWrap/>
            <w:vAlign w:val="center"/>
          </w:tcPr>
          <w:p w14:paraId="0C0B5043" w14:textId="4602D6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46 (35.1%)</w:t>
            </w:r>
          </w:p>
        </w:tc>
        <w:tc>
          <w:tcPr>
            <w:tcW w:w="1392" w:type="dxa"/>
            <w:noWrap/>
            <w:vAlign w:val="center"/>
          </w:tcPr>
          <w:p w14:paraId="2912E20C" w14:textId="75E86BA8"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131 (48.5%)</w:t>
            </w:r>
          </w:p>
        </w:tc>
        <w:tc>
          <w:tcPr>
            <w:tcW w:w="1253" w:type="dxa"/>
            <w:vMerge/>
            <w:vAlign w:val="center"/>
          </w:tcPr>
          <w:p w14:paraId="5476B9AE"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60D9416" w14:textId="77777777" w:rsidTr="00186AA1">
        <w:trPr>
          <w:trHeight w:val="191"/>
          <w:jc w:val="center"/>
        </w:trPr>
        <w:tc>
          <w:tcPr>
            <w:tcW w:w="2225" w:type="dxa"/>
            <w:vMerge/>
            <w:hideMark/>
          </w:tcPr>
          <w:p w14:paraId="3E161F6E"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C092F4"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vAlign w:val="center"/>
          </w:tcPr>
          <w:p w14:paraId="03D28C3C" w14:textId="7077135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3F5A9B5C" w14:textId="232E3F56"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 (50.0%)</w:t>
            </w:r>
          </w:p>
        </w:tc>
        <w:tc>
          <w:tcPr>
            <w:tcW w:w="1392" w:type="dxa"/>
            <w:noWrap/>
            <w:vAlign w:val="center"/>
          </w:tcPr>
          <w:p w14:paraId="1206EFCB" w14:textId="40407F6A"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 (0.7%)</w:t>
            </w:r>
          </w:p>
        </w:tc>
        <w:tc>
          <w:tcPr>
            <w:tcW w:w="1253" w:type="dxa"/>
            <w:vMerge/>
            <w:vAlign w:val="center"/>
          </w:tcPr>
          <w:p w14:paraId="2F29EA48"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07FF620" w14:textId="77777777" w:rsidTr="00CD6D4F">
        <w:trPr>
          <w:trHeight w:val="251"/>
          <w:jc w:val="center"/>
        </w:trPr>
        <w:tc>
          <w:tcPr>
            <w:tcW w:w="2225" w:type="dxa"/>
            <w:vMerge w:val="restart"/>
            <w:noWrap/>
            <w:hideMark/>
          </w:tcPr>
          <w:p w14:paraId="01F6F839" w14:textId="77777777" w:rsidR="00557505" w:rsidRPr="006F1E80" w:rsidRDefault="00557505" w:rsidP="00557505">
            <w:pPr>
              <w:jc w:val="right"/>
              <w:rPr>
                <w:rFonts w:ascii="Times New Roman" w:eastAsia="Droid Sans Fallback" w:hAnsi="Times New Roman" w:cs="Times New Roman"/>
                <w:sz w:val="20"/>
                <w:szCs w:val="20"/>
                <w:lang w:val="en-US"/>
              </w:rPr>
            </w:pPr>
            <w:r w:rsidRPr="006F1E80">
              <w:rPr>
                <w:rFonts w:ascii="Times New Roman" w:eastAsia="Times New Roman" w:hAnsi="Times New Roman" w:cs="Times New Roman"/>
                <w:sz w:val="20"/>
                <w:szCs w:val="20"/>
                <w:lang w:val="en-US"/>
              </w:rPr>
              <w:t>Exercise induced angina</w:t>
            </w:r>
          </w:p>
          <w:p w14:paraId="7A9D494B"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F11B0F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 (ref)</w:t>
            </w:r>
          </w:p>
        </w:tc>
        <w:tc>
          <w:tcPr>
            <w:tcW w:w="1392" w:type="dxa"/>
            <w:noWrap/>
          </w:tcPr>
          <w:p w14:paraId="64BFDCA8" w14:textId="0564CFB1"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127 (70.2%)</w:t>
            </w:r>
          </w:p>
        </w:tc>
        <w:tc>
          <w:tcPr>
            <w:tcW w:w="1392" w:type="dxa"/>
            <w:noWrap/>
          </w:tcPr>
          <w:p w14:paraId="2F8117E3" w14:textId="0780660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54 (29.8%)</w:t>
            </w:r>
          </w:p>
        </w:tc>
        <w:tc>
          <w:tcPr>
            <w:tcW w:w="1392" w:type="dxa"/>
            <w:noWrap/>
          </w:tcPr>
          <w:p w14:paraId="067E26CD" w14:textId="63D72B9A"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181 (67%)</w:t>
            </w:r>
          </w:p>
        </w:tc>
        <w:tc>
          <w:tcPr>
            <w:tcW w:w="1253" w:type="dxa"/>
            <w:vMerge w:val="restart"/>
            <w:noWrap/>
            <w:vAlign w:val="center"/>
          </w:tcPr>
          <w:p w14:paraId="30A336F4" w14:textId="14AE9870"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5F577D5" w14:textId="77777777" w:rsidTr="00CD6D4F">
        <w:trPr>
          <w:trHeight w:val="283"/>
          <w:jc w:val="center"/>
        </w:trPr>
        <w:tc>
          <w:tcPr>
            <w:tcW w:w="2225" w:type="dxa"/>
            <w:vMerge/>
            <w:hideMark/>
          </w:tcPr>
          <w:p w14:paraId="4811E80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71FFAD3C"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Yes</w:t>
            </w:r>
          </w:p>
        </w:tc>
        <w:tc>
          <w:tcPr>
            <w:tcW w:w="1392" w:type="dxa"/>
            <w:noWrap/>
          </w:tcPr>
          <w:p w14:paraId="78A5C7C9" w14:textId="50B0A5F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23 (25.8%)</w:t>
            </w:r>
          </w:p>
        </w:tc>
        <w:tc>
          <w:tcPr>
            <w:tcW w:w="1392" w:type="dxa"/>
            <w:noWrap/>
          </w:tcPr>
          <w:p w14:paraId="0AEE66EE" w14:textId="23DBA13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66 (74.2%)</w:t>
            </w:r>
          </w:p>
        </w:tc>
        <w:tc>
          <w:tcPr>
            <w:tcW w:w="1392" w:type="dxa"/>
            <w:noWrap/>
          </w:tcPr>
          <w:p w14:paraId="76EF6424" w14:textId="3BC576F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89 (33%)</w:t>
            </w:r>
          </w:p>
        </w:tc>
        <w:tc>
          <w:tcPr>
            <w:tcW w:w="1253" w:type="dxa"/>
            <w:vMerge/>
            <w:vAlign w:val="center"/>
          </w:tcPr>
          <w:p w14:paraId="58E1B54F"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540D157" w14:textId="77777777" w:rsidTr="00CD6D4F">
        <w:trPr>
          <w:trHeight w:val="145"/>
          <w:jc w:val="center"/>
        </w:trPr>
        <w:tc>
          <w:tcPr>
            <w:tcW w:w="2225" w:type="dxa"/>
            <w:vMerge w:val="restart"/>
            <w:noWrap/>
            <w:hideMark/>
          </w:tcPr>
          <w:p w14:paraId="150301F2"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SST</w:t>
            </w:r>
          </w:p>
        </w:tc>
        <w:tc>
          <w:tcPr>
            <w:tcW w:w="2241" w:type="dxa"/>
            <w:noWrap/>
            <w:hideMark/>
          </w:tcPr>
          <w:p w14:paraId="2F6E530B" w14:textId="77777777" w:rsidR="00557505" w:rsidRPr="006F1E80" w:rsidRDefault="00557505" w:rsidP="00557505">
            <w:pPr>
              <w:rPr>
                <w:rFonts w:ascii="Times New Roman" w:eastAsia="Times New Roman" w:hAnsi="Times New Roman" w:cs="Times New Roman"/>
                <w:sz w:val="20"/>
                <w:szCs w:val="20"/>
                <w:lang w:val="en-US"/>
              </w:rPr>
            </w:pPr>
            <w:proofErr w:type="spellStart"/>
            <w:r w:rsidRPr="006F1E80">
              <w:rPr>
                <w:rFonts w:ascii="Times New Roman" w:eastAsia="Times New Roman" w:hAnsi="Times New Roman" w:cs="Times New Roman"/>
                <w:sz w:val="20"/>
                <w:szCs w:val="20"/>
                <w:lang w:val="en-US"/>
              </w:rPr>
              <w:t>Downsloping</w:t>
            </w:r>
            <w:proofErr w:type="spellEnd"/>
            <w:r w:rsidRPr="006F1E80">
              <w:rPr>
                <w:rFonts w:ascii="Times New Roman" w:eastAsia="Times New Roman" w:hAnsi="Times New Roman" w:cs="Times New Roman"/>
                <w:sz w:val="20"/>
                <w:szCs w:val="20"/>
                <w:lang w:val="en-US"/>
              </w:rPr>
              <w:t xml:space="preserve"> (ref)</w:t>
            </w:r>
          </w:p>
        </w:tc>
        <w:tc>
          <w:tcPr>
            <w:tcW w:w="1392" w:type="dxa"/>
            <w:noWrap/>
          </w:tcPr>
          <w:p w14:paraId="36749454" w14:textId="217147A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(44.4%)</w:t>
            </w:r>
          </w:p>
        </w:tc>
        <w:tc>
          <w:tcPr>
            <w:tcW w:w="1392" w:type="dxa"/>
            <w:noWrap/>
          </w:tcPr>
          <w:p w14:paraId="316B315C" w14:textId="11D6C9C8"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 (55.6%)</w:t>
            </w:r>
          </w:p>
        </w:tc>
        <w:tc>
          <w:tcPr>
            <w:tcW w:w="1392" w:type="dxa"/>
            <w:noWrap/>
          </w:tcPr>
          <w:p w14:paraId="78515DE6" w14:textId="7807B7A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18 (6.7%)</w:t>
            </w:r>
          </w:p>
        </w:tc>
        <w:tc>
          <w:tcPr>
            <w:tcW w:w="1253" w:type="dxa"/>
            <w:vMerge w:val="restart"/>
            <w:noWrap/>
            <w:vAlign w:val="center"/>
          </w:tcPr>
          <w:p w14:paraId="648C4BB2" w14:textId="62D18628"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325FE9D7" w14:textId="77777777" w:rsidTr="00CD6D4F">
        <w:trPr>
          <w:trHeight w:val="191"/>
          <w:jc w:val="center"/>
        </w:trPr>
        <w:tc>
          <w:tcPr>
            <w:tcW w:w="2225" w:type="dxa"/>
            <w:vMerge/>
            <w:hideMark/>
          </w:tcPr>
          <w:p w14:paraId="52ABE31A"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273436E3"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Flat</w:t>
            </w:r>
          </w:p>
        </w:tc>
        <w:tc>
          <w:tcPr>
            <w:tcW w:w="1392" w:type="dxa"/>
            <w:noWrap/>
          </w:tcPr>
          <w:p w14:paraId="192A5F29" w14:textId="5B1D4BC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44 (36.1%)</w:t>
            </w:r>
          </w:p>
        </w:tc>
        <w:tc>
          <w:tcPr>
            <w:tcW w:w="1392" w:type="dxa"/>
            <w:noWrap/>
          </w:tcPr>
          <w:p w14:paraId="09916052" w14:textId="0DF0B72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78 (63.9%)</w:t>
            </w:r>
          </w:p>
        </w:tc>
        <w:tc>
          <w:tcPr>
            <w:tcW w:w="1392" w:type="dxa"/>
            <w:noWrap/>
          </w:tcPr>
          <w:p w14:paraId="2928D4A6" w14:textId="66AE62C6"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122 (45.2%)</w:t>
            </w:r>
          </w:p>
        </w:tc>
        <w:tc>
          <w:tcPr>
            <w:tcW w:w="1253" w:type="dxa"/>
            <w:vMerge/>
            <w:vAlign w:val="center"/>
          </w:tcPr>
          <w:p w14:paraId="1E72BA40"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07A1E436" w14:textId="77777777" w:rsidTr="00CD6D4F">
        <w:trPr>
          <w:trHeight w:val="251"/>
          <w:jc w:val="center"/>
        </w:trPr>
        <w:tc>
          <w:tcPr>
            <w:tcW w:w="2225" w:type="dxa"/>
            <w:vMerge/>
            <w:hideMark/>
          </w:tcPr>
          <w:p w14:paraId="249AA69D" w14:textId="77777777" w:rsidR="00557505" w:rsidRPr="006F1E80" w:rsidRDefault="00557505" w:rsidP="00557505">
            <w:pPr>
              <w:jc w:val="right"/>
              <w:rPr>
                <w:rFonts w:ascii="Times New Roman" w:eastAsia="Times New Roman" w:hAnsi="Times New Roman" w:cs="Times New Roman"/>
                <w:sz w:val="20"/>
                <w:szCs w:val="20"/>
                <w:lang w:val="en-US"/>
              </w:rPr>
            </w:pPr>
          </w:p>
        </w:tc>
        <w:tc>
          <w:tcPr>
            <w:tcW w:w="2241" w:type="dxa"/>
            <w:noWrap/>
            <w:hideMark/>
          </w:tcPr>
          <w:p w14:paraId="5BF68FC7"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Upsloping</w:t>
            </w:r>
          </w:p>
        </w:tc>
        <w:tc>
          <w:tcPr>
            <w:tcW w:w="1392" w:type="dxa"/>
            <w:noWrap/>
          </w:tcPr>
          <w:p w14:paraId="1CF6AEB8" w14:textId="4B103473"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98 (75.4%)</w:t>
            </w:r>
          </w:p>
        </w:tc>
        <w:tc>
          <w:tcPr>
            <w:tcW w:w="1392" w:type="dxa"/>
            <w:noWrap/>
          </w:tcPr>
          <w:p w14:paraId="3E999220" w14:textId="47B8F68B"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32 (24.6%)</w:t>
            </w:r>
          </w:p>
        </w:tc>
        <w:tc>
          <w:tcPr>
            <w:tcW w:w="1392" w:type="dxa"/>
            <w:noWrap/>
          </w:tcPr>
          <w:p w14:paraId="2487A1D4" w14:textId="1DD71960"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130 (48.1%)</w:t>
            </w:r>
          </w:p>
        </w:tc>
        <w:tc>
          <w:tcPr>
            <w:tcW w:w="1253" w:type="dxa"/>
            <w:vMerge/>
            <w:vAlign w:val="center"/>
          </w:tcPr>
          <w:p w14:paraId="02581172"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FC06E68" w14:textId="77777777" w:rsidTr="00CD6D4F">
        <w:trPr>
          <w:trHeight w:val="127"/>
          <w:jc w:val="center"/>
        </w:trPr>
        <w:tc>
          <w:tcPr>
            <w:tcW w:w="2225" w:type="dxa"/>
            <w:vMerge w:val="restart"/>
            <w:noWrap/>
            <w:hideMark/>
          </w:tcPr>
          <w:p w14:paraId="68BC9C05"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bCs/>
                <w:sz w:val="20"/>
                <w:szCs w:val="20"/>
                <w:lang w:val="en-US"/>
              </w:rPr>
              <w:t>Major vessel</w:t>
            </w:r>
          </w:p>
        </w:tc>
        <w:tc>
          <w:tcPr>
            <w:tcW w:w="2241" w:type="dxa"/>
            <w:noWrap/>
            <w:hideMark/>
          </w:tcPr>
          <w:p w14:paraId="26BA69B0"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0 (ref)</w:t>
            </w:r>
          </w:p>
        </w:tc>
        <w:tc>
          <w:tcPr>
            <w:tcW w:w="1392" w:type="dxa"/>
            <w:noWrap/>
          </w:tcPr>
          <w:p w14:paraId="5875557C" w14:textId="5FF53A69"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120 (75.0%)</w:t>
            </w:r>
          </w:p>
        </w:tc>
        <w:tc>
          <w:tcPr>
            <w:tcW w:w="1392" w:type="dxa"/>
            <w:noWrap/>
          </w:tcPr>
          <w:p w14:paraId="285D5A01" w14:textId="5DCEB35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40 (25.0%)</w:t>
            </w:r>
          </w:p>
        </w:tc>
        <w:tc>
          <w:tcPr>
            <w:tcW w:w="1392" w:type="dxa"/>
            <w:noWrap/>
          </w:tcPr>
          <w:p w14:paraId="205297AE" w14:textId="5DC42C8F"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160 (59.3%)</w:t>
            </w:r>
          </w:p>
        </w:tc>
        <w:tc>
          <w:tcPr>
            <w:tcW w:w="1253" w:type="dxa"/>
            <w:vMerge w:val="restart"/>
            <w:noWrap/>
            <w:vAlign w:val="center"/>
          </w:tcPr>
          <w:p w14:paraId="1B91B459" w14:textId="01C66A66"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5D9977C5" w14:textId="77777777" w:rsidTr="00CD6D4F">
        <w:trPr>
          <w:trHeight w:val="201"/>
          <w:jc w:val="center"/>
        </w:trPr>
        <w:tc>
          <w:tcPr>
            <w:tcW w:w="2225" w:type="dxa"/>
            <w:vMerge/>
            <w:hideMark/>
          </w:tcPr>
          <w:p w14:paraId="54586ED6"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FA0E686"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3</w:t>
            </w:r>
          </w:p>
        </w:tc>
        <w:tc>
          <w:tcPr>
            <w:tcW w:w="1392" w:type="dxa"/>
            <w:noWrap/>
          </w:tcPr>
          <w:p w14:paraId="3AB89A44" w14:textId="49EE5D1D"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 (15.8%)</w:t>
            </w:r>
          </w:p>
        </w:tc>
        <w:tc>
          <w:tcPr>
            <w:tcW w:w="1392" w:type="dxa"/>
            <w:noWrap/>
          </w:tcPr>
          <w:p w14:paraId="5702F8A5" w14:textId="58770257"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16 (84.2%)</w:t>
            </w:r>
          </w:p>
        </w:tc>
        <w:tc>
          <w:tcPr>
            <w:tcW w:w="1392" w:type="dxa"/>
            <w:noWrap/>
          </w:tcPr>
          <w:p w14:paraId="2809B8E5" w14:textId="68A1B78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19 (7%)</w:t>
            </w:r>
          </w:p>
        </w:tc>
        <w:tc>
          <w:tcPr>
            <w:tcW w:w="1253" w:type="dxa"/>
            <w:vMerge/>
            <w:vAlign w:val="center"/>
          </w:tcPr>
          <w:p w14:paraId="1806F2B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3BAEBC88" w14:textId="77777777" w:rsidTr="00CD6D4F">
        <w:trPr>
          <w:trHeight w:val="247"/>
          <w:jc w:val="center"/>
        </w:trPr>
        <w:tc>
          <w:tcPr>
            <w:tcW w:w="2225" w:type="dxa"/>
            <w:vMerge/>
            <w:hideMark/>
          </w:tcPr>
          <w:p w14:paraId="6394A9FD"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594A3E8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2</w:t>
            </w:r>
          </w:p>
        </w:tc>
        <w:tc>
          <w:tcPr>
            <w:tcW w:w="1392" w:type="dxa"/>
            <w:noWrap/>
          </w:tcPr>
          <w:p w14:paraId="104E99CB" w14:textId="1F0A431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 (21.2%)</w:t>
            </w:r>
          </w:p>
        </w:tc>
        <w:tc>
          <w:tcPr>
            <w:tcW w:w="1392" w:type="dxa"/>
            <w:noWrap/>
          </w:tcPr>
          <w:p w14:paraId="326EA9CF" w14:textId="67BC4755"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26 (78.8%)</w:t>
            </w:r>
          </w:p>
        </w:tc>
        <w:tc>
          <w:tcPr>
            <w:tcW w:w="1392" w:type="dxa"/>
            <w:noWrap/>
          </w:tcPr>
          <w:p w14:paraId="5A75325B" w14:textId="3D096564"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(12.2%)</w:t>
            </w:r>
          </w:p>
        </w:tc>
        <w:tc>
          <w:tcPr>
            <w:tcW w:w="1253" w:type="dxa"/>
            <w:vMerge/>
            <w:vAlign w:val="center"/>
          </w:tcPr>
          <w:p w14:paraId="5D19A3D3"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5784F9CB" w14:textId="77777777" w:rsidTr="00CD6D4F">
        <w:trPr>
          <w:trHeight w:val="279"/>
          <w:jc w:val="center"/>
        </w:trPr>
        <w:tc>
          <w:tcPr>
            <w:tcW w:w="2225" w:type="dxa"/>
            <w:vMerge/>
            <w:hideMark/>
          </w:tcPr>
          <w:p w14:paraId="39836FF1"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26A55C8"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1</w:t>
            </w:r>
          </w:p>
        </w:tc>
        <w:tc>
          <w:tcPr>
            <w:tcW w:w="1392" w:type="dxa"/>
            <w:noWrap/>
          </w:tcPr>
          <w:p w14:paraId="44699C58" w14:textId="2C837B2E"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20 (34.5%)</w:t>
            </w:r>
          </w:p>
        </w:tc>
        <w:tc>
          <w:tcPr>
            <w:tcW w:w="1392" w:type="dxa"/>
            <w:noWrap/>
          </w:tcPr>
          <w:p w14:paraId="229FA8C6" w14:textId="4B1962FC"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38 (65.5%)</w:t>
            </w:r>
          </w:p>
        </w:tc>
        <w:tc>
          <w:tcPr>
            <w:tcW w:w="1392" w:type="dxa"/>
            <w:noWrap/>
          </w:tcPr>
          <w:p w14:paraId="621A8560" w14:textId="27F73E22" w:rsidR="00557505" w:rsidRPr="006F1E80" w:rsidRDefault="00557505" w:rsidP="00CD6D4F">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58 (21.5%)</w:t>
            </w:r>
          </w:p>
        </w:tc>
        <w:tc>
          <w:tcPr>
            <w:tcW w:w="1253" w:type="dxa"/>
            <w:vMerge/>
            <w:vAlign w:val="center"/>
          </w:tcPr>
          <w:p w14:paraId="2E7B9EB9" w14:textId="77777777" w:rsidR="00557505" w:rsidRPr="006F1E80" w:rsidRDefault="00557505" w:rsidP="00557505">
            <w:pPr>
              <w:jc w:val="right"/>
              <w:rPr>
                <w:rFonts w:ascii="Times New Roman" w:eastAsia="Times New Roman" w:hAnsi="Times New Roman" w:cs="Times New Roman"/>
                <w:sz w:val="20"/>
                <w:szCs w:val="20"/>
                <w:lang w:val="en-US"/>
              </w:rPr>
            </w:pPr>
          </w:p>
        </w:tc>
      </w:tr>
      <w:tr w:rsidR="006F1E80" w:rsidRPr="006F1E80" w14:paraId="7150109E" w14:textId="77777777" w:rsidTr="00186AA1">
        <w:trPr>
          <w:trHeight w:val="141"/>
          <w:jc w:val="center"/>
        </w:trPr>
        <w:tc>
          <w:tcPr>
            <w:tcW w:w="2225" w:type="dxa"/>
            <w:vMerge w:val="restart"/>
            <w:noWrap/>
            <w:hideMark/>
          </w:tcPr>
          <w:p w14:paraId="236FD1BD" w14:textId="7777777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Thallium</w:t>
            </w:r>
            <w:r w:rsidRPr="006F1E80">
              <w:rPr>
                <w:rFonts w:ascii="Times New Roman" w:eastAsia="Times New Roman" w:hAnsi="Times New Roman" w:cs="Times New Roman"/>
                <w:b/>
                <w:bCs/>
                <w:sz w:val="20"/>
                <w:szCs w:val="20"/>
                <w:lang w:val="en-US"/>
              </w:rPr>
              <w:t xml:space="preserve"> </w:t>
            </w:r>
            <w:r w:rsidRPr="006F1E80">
              <w:rPr>
                <w:rFonts w:ascii="Times New Roman" w:eastAsia="Times New Roman" w:hAnsi="Times New Roman" w:cs="Times New Roman"/>
                <w:sz w:val="20"/>
                <w:szCs w:val="20"/>
                <w:lang w:val="en-US"/>
              </w:rPr>
              <w:t>stress test</w:t>
            </w:r>
          </w:p>
        </w:tc>
        <w:tc>
          <w:tcPr>
            <w:tcW w:w="2241" w:type="dxa"/>
            <w:noWrap/>
            <w:hideMark/>
          </w:tcPr>
          <w:p w14:paraId="13CE1635"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Fixed defect (ref)</w:t>
            </w:r>
          </w:p>
        </w:tc>
        <w:tc>
          <w:tcPr>
            <w:tcW w:w="1392" w:type="dxa"/>
            <w:noWrap/>
            <w:vAlign w:val="center"/>
          </w:tcPr>
          <w:p w14:paraId="64369ADC" w14:textId="531756FF"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6 (42.9%)</w:t>
            </w:r>
          </w:p>
        </w:tc>
        <w:tc>
          <w:tcPr>
            <w:tcW w:w="1392" w:type="dxa"/>
            <w:noWrap/>
            <w:vAlign w:val="center"/>
          </w:tcPr>
          <w:p w14:paraId="1DDFDF30" w14:textId="41715AC4"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8 (57.1%)</w:t>
            </w:r>
          </w:p>
        </w:tc>
        <w:tc>
          <w:tcPr>
            <w:tcW w:w="1392" w:type="dxa"/>
            <w:noWrap/>
            <w:vAlign w:val="center"/>
          </w:tcPr>
          <w:p w14:paraId="3081F22E" w14:textId="34B3DAC9"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14 (5.2%)</w:t>
            </w:r>
          </w:p>
        </w:tc>
        <w:tc>
          <w:tcPr>
            <w:tcW w:w="1253" w:type="dxa"/>
            <w:vMerge w:val="restart"/>
            <w:noWrap/>
            <w:vAlign w:val="center"/>
          </w:tcPr>
          <w:p w14:paraId="04349BF7" w14:textId="109FB187" w:rsidR="00557505" w:rsidRPr="006F1E80" w:rsidRDefault="00557505" w:rsidP="00557505">
            <w:pPr>
              <w:jc w:val="right"/>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&lt;0.001</w:t>
            </w:r>
          </w:p>
        </w:tc>
      </w:tr>
      <w:tr w:rsidR="006F1E80" w:rsidRPr="006F1E80" w14:paraId="671A9BDC" w14:textId="77777777" w:rsidTr="00186AA1">
        <w:trPr>
          <w:trHeight w:val="201"/>
          <w:jc w:val="center"/>
        </w:trPr>
        <w:tc>
          <w:tcPr>
            <w:tcW w:w="2225" w:type="dxa"/>
            <w:vMerge/>
            <w:hideMark/>
          </w:tcPr>
          <w:p w14:paraId="279A7EF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6D050C5D" w14:textId="77777777" w:rsidR="00557505" w:rsidRPr="006F1E80" w:rsidRDefault="00557505" w:rsidP="00557505">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Normal</w:t>
            </w:r>
          </w:p>
        </w:tc>
        <w:tc>
          <w:tcPr>
            <w:tcW w:w="1392" w:type="dxa"/>
            <w:noWrap/>
          </w:tcPr>
          <w:p w14:paraId="75B82EB0" w14:textId="72DD12B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119 (78.3%)</w:t>
            </w:r>
          </w:p>
        </w:tc>
        <w:tc>
          <w:tcPr>
            <w:tcW w:w="1392" w:type="dxa"/>
            <w:noWrap/>
          </w:tcPr>
          <w:p w14:paraId="35E40D26" w14:textId="2624753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33 (21.7%)</w:t>
            </w:r>
          </w:p>
        </w:tc>
        <w:tc>
          <w:tcPr>
            <w:tcW w:w="1392" w:type="dxa"/>
            <w:noWrap/>
          </w:tcPr>
          <w:p w14:paraId="08D94459" w14:textId="5FB26ED0"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152 (56.3%)</w:t>
            </w:r>
          </w:p>
        </w:tc>
        <w:tc>
          <w:tcPr>
            <w:tcW w:w="1253" w:type="dxa"/>
            <w:vMerge/>
          </w:tcPr>
          <w:p w14:paraId="121FC022" w14:textId="77777777" w:rsidR="00557505" w:rsidRPr="006F1E80" w:rsidRDefault="00557505" w:rsidP="00557505">
            <w:pPr>
              <w:rPr>
                <w:rFonts w:ascii="Times New Roman" w:eastAsia="Times New Roman" w:hAnsi="Times New Roman" w:cs="Times New Roman"/>
                <w:sz w:val="20"/>
                <w:szCs w:val="20"/>
                <w:lang w:val="en-US"/>
              </w:rPr>
            </w:pPr>
          </w:p>
        </w:tc>
      </w:tr>
      <w:tr w:rsidR="006F1E80" w:rsidRPr="006F1E80" w14:paraId="41799F8C" w14:textId="77777777" w:rsidTr="00CD6D4F">
        <w:trPr>
          <w:trHeight w:val="270"/>
          <w:jc w:val="center"/>
        </w:trPr>
        <w:tc>
          <w:tcPr>
            <w:tcW w:w="2225" w:type="dxa"/>
            <w:vMerge/>
            <w:hideMark/>
          </w:tcPr>
          <w:p w14:paraId="02DA3A04" w14:textId="77777777" w:rsidR="00557505" w:rsidRPr="006F1E80" w:rsidRDefault="00557505" w:rsidP="00557505">
            <w:pPr>
              <w:rPr>
                <w:rFonts w:ascii="Times New Roman" w:eastAsia="Times New Roman" w:hAnsi="Times New Roman" w:cs="Times New Roman"/>
                <w:sz w:val="20"/>
                <w:szCs w:val="20"/>
                <w:lang w:val="en-US"/>
              </w:rPr>
            </w:pPr>
          </w:p>
        </w:tc>
        <w:tc>
          <w:tcPr>
            <w:tcW w:w="2241" w:type="dxa"/>
            <w:noWrap/>
            <w:hideMark/>
          </w:tcPr>
          <w:p w14:paraId="08F05EEF" w14:textId="655EDB92" w:rsidR="00557505" w:rsidRPr="006F1E80" w:rsidRDefault="00557505" w:rsidP="00186AA1">
            <w:pPr>
              <w:rPr>
                <w:rFonts w:ascii="Times New Roman" w:eastAsia="Times New Roman" w:hAnsi="Times New Roman" w:cs="Times New Roman"/>
                <w:sz w:val="20"/>
                <w:szCs w:val="20"/>
                <w:lang w:val="en-US"/>
              </w:rPr>
            </w:pPr>
            <w:r w:rsidRPr="006F1E80">
              <w:rPr>
                <w:rFonts w:ascii="Times New Roman" w:eastAsia="Times New Roman" w:hAnsi="Times New Roman" w:cs="Times New Roman"/>
                <w:sz w:val="20"/>
                <w:szCs w:val="20"/>
                <w:lang w:val="en-US"/>
              </w:rPr>
              <w:t>Reversable defect</w:t>
            </w:r>
          </w:p>
        </w:tc>
        <w:tc>
          <w:tcPr>
            <w:tcW w:w="1392" w:type="dxa"/>
            <w:noWrap/>
          </w:tcPr>
          <w:p w14:paraId="0876A224" w14:textId="5B52109B"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25 (24.0%)</w:t>
            </w:r>
          </w:p>
        </w:tc>
        <w:tc>
          <w:tcPr>
            <w:tcW w:w="1392" w:type="dxa"/>
            <w:noWrap/>
          </w:tcPr>
          <w:p w14:paraId="4A36E2BC" w14:textId="7653EB7D"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79 (76.0%)</w:t>
            </w:r>
          </w:p>
        </w:tc>
        <w:tc>
          <w:tcPr>
            <w:tcW w:w="1392" w:type="dxa"/>
            <w:noWrap/>
          </w:tcPr>
          <w:p w14:paraId="36A52290" w14:textId="0C7E0ACE" w:rsidR="00557505" w:rsidRPr="006F1E80" w:rsidRDefault="00557505" w:rsidP="00186AA1">
            <w:pPr>
              <w:jc w:val="right"/>
              <w:rPr>
                <w:rFonts w:ascii="Times New Roman" w:eastAsia="Times New Roman" w:hAnsi="Times New Roman" w:cs="Times New Roman"/>
                <w:sz w:val="20"/>
                <w:szCs w:val="20"/>
                <w:lang w:val="en-US"/>
              </w:rPr>
            </w:pPr>
            <w:r w:rsidRPr="006F1E80">
              <w:rPr>
                <w:rFonts w:ascii="Times New Roman" w:hAnsi="Times New Roman" w:cs="Times New Roman"/>
                <w:sz w:val="20"/>
                <w:szCs w:val="20"/>
              </w:rPr>
              <w:t>104 (38.5%)</w:t>
            </w:r>
          </w:p>
        </w:tc>
        <w:tc>
          <w:tcPr>
            <w:tcW w:w="1253" w:type="dxa"/>
            <w:vMerge/>
          </w:tcPr>
          <w:p w14:paraId="782BC035" w14:textId="77777777" w:rsidR="00557505" w:rsidRPr="006F1E80" w:rsidRDefault="00557505" w:rsidP="00557505">
            <w:pPr>
              <w:rPr>
                <w:rFonts w:ascii="Times New Roman" w:eastAsia="Times New Roman" w:hAnsi="Times New Roman" w:cs="Times New Roman"/>
                <w:sz w:val="20"/>
                <w:szCs w:val="20"/>
                <w:lang w:val="en-US"/>
              </w:rPr>
            </w:pPr>
          </w:p>
        </w:tc>
      </w:tr>
    </w:tbl>
    <w:p w14:paraId="51F266DE" w14:textId="30B25188" w:rsidR="000A344E" w:rsidRPr="005B6C82" w:rsidRDefault="000A344E" w:rsidP="00403250">
      <w:pPr>
        <w:spacing w:line="240" w:lineRule="auto"/>
        <w:jc w:val="both"/>
        <w:rPr>
          <w:rFonts w:ascii="Times New Roman" w:eastAsia="Times New Roman" w:hAnsi="Times New Roman" w:cs="Times New Roman"/>
          <w:sz w:val="24"/>
          <w:szCs w:val="24"/>
          <w:vertAlign w:val="superscript"/>
          <w:lang w:val="en-US"/>
        </w:rPr>
      </w:pPr>
      <w:r w:rsidRPr="005B6C82">
        <w:rPr>
          <w:rFonts w:ascii="Times New Roman" w:hAnsi="Times New Roman" w:cs="Times New Roman"/>
          <w:sz w:val="24"/>
          <w:szCs w:val="24"/>
          <w:vertAlign w:val="superscript"/>
        </w:rPr>
        <w:t xml:space="preserve">N.B.: The </w:t>
      </w:r>
      <w:r w:rsidRPr="005B6C82">
        <w:rPr>
          <w:rFonts w:ascii="Cambria Math" w:hAnsi="Cambria Math" w:cs="Cambria Math"/>
          <w:sz w:val="24"/>
          <w:szCs w:val="24"/>
          <w:vertAlign w:val="superscript"/>
        </w:rPr>
        <w:t>𝑃</w:t>
      </w:r>
      <w:r w:rsidRPr="005B6C82">
        <w:rPr>
          <w:rFonts w:ascii="Times New Roman" w:hAnsi="Times New Roman" w:cs="Times New Roman"/>
          <w:sz w:val="24"/>
          <w:szCs w:val="24"/>
          <w:vertAlign w:val="superscript"/>
        </w:rPr>
        <w:t xml:space="preserve">-value is from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Pearson chi-square test of independence. The symbol (</w:t>
      </w:r>
      <w:r w:rsidRPr="005B6C82">
        <w:rPr>
          <w:rFonts w:ascii="Cambria Math" w:hAnsi="Cambria Math" w:cs="Cambria Math"/>
          <w:sz w:val="24"/>
          <w:szCs w:val="24"/>
          <w:vertAlign w:val="superscript"/>
        </w:rPr>
        <w:t>∗</w:t>
      </w:r>
      <w:r w:rsidRPr="005B6C82">
        <w:rPr>
          <w:rFonts w:ascii="Times New Roman" w:hAnsi="Times New Roman" w:cs="Times New Roman"/>
          <w:sz w:val="24"/>
          <w:szCs w:val="24"/>
          <w:vertAlign w:val="superscript"/>
        </w:rPr>
        <w:t xml:space="preserve">) indicates that the chi-square test of independence is not significant at </w:t>
      </w:r>
      <w:r w:rsidR="00F85457" w:rsidRPr="005B6C82">
        <w:rPr>
          <w:rFonts w:ascii="Times New Roman" w:hAnsi="Times New Roman" w:cs="Times New Roman"/>
          <w:sz w:val="24"/>
          <w:szCs w:val="24"/>
          <w:vertAlign w:val="superscript"/>
        </w:rPr>
        <w:t xml:space="preserve">the </w:t>
      </w:r>
      <w:r w:rsidRPr="005B6C82">
        <w:rPr>
          <w:rFonts w:ascii="Times New Roman" w:hAnsi="Times New Roman" w:cs="Times New Roman"/>
          <w:sz w:val="24"/>
          <w:szCs w:val="24"/>
          <w:vertAlign w:val="superscript"/>
        </w:rPr>
        <w:t xml:space="preserve">5% level. (ref) indicates the reference category of a factor as used in fitting our various models. FBS = </w:t>
      </w:r>
      <w:r w:rsidRPr="005B6C82">
        <w:rPr>
          <w:rFonts w:ascii="Times New Roman" w:eastAsia="Times New Roman" w:hAnsi="Times New Roman" w:cs="Times New Roman"/>
          <w:sz w:val="24"/>
          <w:szCs w:val="24"/>
          <w:vertAlign w:val="superscript"/>
          <w:lang w:val="en-US"/>
        </w:rPr>
        <w:t xml:space="preserve">Fasting blood sugar; REC = Resting electrocardiographic results; SST = Slope of the peak exercise ST segment, Major vessel = Number of major vessels colored by </w:t>
      </w:r>
      <w:r w:rsidR="003F11AB" w:rsidRPr="005B6C82">
        <w:rPr>
          <w:rFonts w:ascii="Times New Roman" w:eastAsia="Times New Roman" w:hAnsi="Times New Roman" w:cs="Times New Roman"/>
          <w:sz w:val="24"/>
          <w:szCs w:val="24"/>
          <w:vertAlign w:val="superscript"/>
          <w:lang w:val="en-US"/>
        </w:rPr>
        <w:t>fluoroscopy.</w:t>
      </w:r>
    </w:p>
    <w:p w14:paraId="12326099" w14:textId="1EB6D1B4" w:rsidR="002224E6" w:rsidRPr="006F1E80" w:rsidRDefault="0062580E" w:rsidP="004E48A9">
      <w:pPr>
        <w:pStyle w:val="Heading2"/>
        <w:rPr>
          <w:b/>
        </w:rPr>
      </w:pPr>
      <w:r w:rsidRPr="006F1E80">
        <w:rPr>
          <w:b/>
        </w:rPr>
        <w:t>2.2</w:t>
      </w:r>
      <w:r w:rsidRPr="006F1E80">
        <w:rPr>
          <w:b/>
        </w:rPr>
        <w:tab/>
      </w:r>
      <w:r w:rsidR="002224E6" w:rsidRPr="006F1E80">
        <w:rPr>
          <w:b/>
        </w:rPr>
        <w:t>Methods</w:t>
      </w:r>
      <w:r w:rsidR="00B20C17" w:rsidRPr="006F1E80">
        <w:rPr>
          <w:b/>
        </w:rPr>
        <w:t xml:space="preserve"> </w:t>
      </w:r>
    </w:p>
    <w:p w14:paraId="752E5388" w14:textId="7ABB1F56" w:rsidR="007335ED" w:rsidRPr="006F1E80" w:rsidRDefault="00AF1966" w:rsidP="00373200">
      <w:pPr>
        <w:pStyle w:val="Default"/>
        <w:spacing w:after="240" w:line="360" w:lineRule="auto"/>
        <w:jc w:val="both"/>
        <w:rPr>
          <w:rFonts w:ascii="Times New Roman" w:hAnsi="Times New Roman" w:cs="Times New Roman"/>
          <w:color w:val="auto"/>
          <w:shd w:val="clear" w:color="auto" w:fill="FFFFFF"/>
        </w:rPr>
      </w:pPr>
      <w:r w:rsidRPr="006F1E80">
        <w:rPr>
          <w:rFonts w:ascii="Times New Roman" w:hAnsi="Times New Roman" w:cs="Times New Roman"/>
          <w:color w:val="auto"/>
        </w:rPr>
        <w:t>Machine</w:t>
      </w:r>
      <w:r w:rsidR="007335ED" w:rsidRPr="006F1E80">
        <w:rPr>
          <w:rFonts w:ascii="Times New Roman" w:hAnsi="Times New Roman" w:cs="Times New Roman"/>
          <w:color w:val="auto"/>
        </w:rPr>
        <w:t xml:space="preserve"> learning (ML) techniques </w:t>
      </w:r>
      <w:r w:rsidRPr="006F1E80">
        <w:rPr>
          <w:rFonts w:ascii="Times New Roman" w:hAnsi="Times New Roman" w:cs="Times New Roman"/>
          <w:color w:val="auto"/>
        </w:rPr>
        <w:t xml:space="preserve">can be implemented </w:t>
      </w:r>
      <w:r w:rsidR="007335ED" w:rsidRPr="006F1E80">
        <w:rPr>
          <w:rFonts w:ascii="Times New Roman" w:hAnsi="Times New Roman" w:cs="Times New Roman"/>
          <w:color w:val="auto"/>
        </w:rPr>
        <w:t>in different forms. Notable among these include supervised learning, unsupervised learning, semi-supervised learning, and reinforcement learning methods. The supervised learning algorithms consist of a label and a set of features. The task is to learn a function that maps an input to an output based on example, input-output pairs. A supervised learning algorithm analy</w:t>
      </w:r>
      <w:r w:rsidR="00646415" w:rsidRPr="006F1E80">
        <w:rPr>
          <w:rFonts w:ascii="Times New Roman" w:hAnsi="Times New Roman" w:cs="Times New Roman"/>
          <w:color w:val="auto"/>
        </w:rPr>
        <w:t>s</w:t>
      </w:r>
      <w:r w:rsidR="007335ED" w:rsidRPr="006F1E80">
        <w:rPr>
          <w:rFonts w:ascii="Times New Roman" w:hAnsi="Times New Roman" w:cs="Times New Roman"/>
          <w:color w:val="auto"/>
        </w:rPr>
        <w:t>es the training data and produces an inferred function for mapping test data or new input (</w:t>
      </w:r>
      <w:r w:rsidR="007335ED" w:rsidRPr="006F1E80">
        <w:rPr>
          <w:rStyle w:val="Emphasis"/>
          <w:rFonts w:ascii="Times New Roman" w:hAnsi="Times New Roman" w:cs="Times New Roman"/>
          <w:color w:val="auto"/>
        </w:rPr>
        <w:t>X</w:t>
      </w:r>
      <w:r w:rsidR="007335ED" w:rsidRPr="006F1E80">
        <w:rPr>
          <w:rFonts w:ascii="Times New Roman" w:hAnsi="Times New Roman" w:cs="Times New Roman"/>
          <w:color w:val="auto"/>
        </w:rPr>
        <w:t>) to predict the output or label (</w:t>
      </w:r>
      <w:r w:rsidR="007335ED" w:rsidRPr="006F1E80">
        <w:rPr>
          <w:rStyle w:val="Emphasis"/>
          <w:rFonts w:ascii="Times New Roman" w:hAnsi="Times New Roman" w:cs="Times New Roman"/>
          <w:color w:val="auto"/>
        </w:rPr>
        <w:t>Y)</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 xml:space="preserve">The two </w:t>
      </w:r>
      <w:r w:rsidR="007335ED" w:rsidRPr="006F1E80">
        <w:rPr>
          <w:rFonts w:ascii="Times New Roman" w:hAnsi="Times New Roman" w:cs="Times New Roman"/>
          <w:color w:val="auto"/>
        </w:rPr>
        <w:t>example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of supervised learning technique</w:t>
      </w:r>
      <w:r w:rsidR="00F90313" w:rsidRPr="006F1E80">
        <w:rPr>
          <w:rFonts w:ascii="Times New Roman" w:hAnsi="Times New Roman" w:cs="Times New Roman"/>
          <w:color w:val="auto"/>
        </w:rPr>
        <w:t>s</w:t>
      </w:r>
      <w:r w:rsidR="007335ED" w:rsidRPr="006F1E80">
        <w:rPr>
          <w:rFonts w:ascii="Times New Roman" w:hAnsi="Times New Roman" w:cs="Times New Roman"/>
          <w:color w:val="auto"/>
        </w:rPr>
        <w:t xml:space="preserve"> </w:t>
      </w:r>
      <w:r w:rsidR="00F90313" w:rsidRPr="006F1E80">
        <w:rPr>
          <w:rFonts w:ascii="Times New Roman" w:hAnsi="Times New Roman" w:cs="Times New Roman"/>
          <w:color w:val="auto"/>
        </w:rPr>
        <w:t>are</w:t>
      </w:r>
      <w:r w:rsidR="007335ED" w:rsidRPr="006F1E80">
        <w:rPr>
          <w:rFonts w:ascii="Times New Roman" w:hAnsi="Times New Roman" w:cs="Times New Roman"/>
          <w:color w:val="auto"/>
        </w:rPr>
        <w:t xml:space="preserve"> classification and regression. The main difference between these two methods is that regression has the label of the data continuous while classification has the categorical label (or discrete). This paper applied ten classifiers or classification learning methods on two real-life data to predict whether a patient has heart disease or not.</w:t>
      </w:r>
    </w:p>
    <w:p w14:paraId="3F4D644A" w14:textId="6485A8AA" w:rsidR="002224E6" w:rsidRPr="006F1E80" w:rsidRDefault="00B63784" w:rsidP="007A0458">
      <w:pPr>
        <w:pStyle w:val="Heading3"/>
        <w:spacing w:line="360" w:lineRule="auto"/>
        <w:rPr>
          <w:color w:val="auto"/>
        </w:rPr>
      </w:pPr>
      <w:r w:rsidRPr="006F1E80">
        <w:rPr>
          <w:color w:val="auto"/>
        </w:rPr>
        <w:t>2.2.1</w:t>
      </w:r>
      <w:r w:rsidRPr="006F1E80">
        <w:rPr>
          <w:color w:val="auto"/>
        </w:rPr>
        <w:tab/>
      </w:r>
      <w:r w:rsidR="002224E6" w:rsidRPr="006F1E80">
        <w:rPr>
          <w:color w:val="auto"/>
        </w:rPr>
        <w:t>Classification machine learning methods</w:t>
      </w:r>
    </w:p>
    <w:p w14:paraId="11D6BD9B" w14:textId="6E3542B0" w:rsidR="0042529A" w:rsidRPr="006F1E80" w:rsidRDefault="0042529A" w:rsidP="002224E6">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A classifier is a supervised ML method that learns from the training data and uses that knowledge to predict unseen or future (test) data. This section presents a brief definition of the most widely used classification learning methods employed in this work.</w:t>
      </w:r>
    </w:p>
    <w:p w14:paraId="70B3BA2A" w14:textId="5C64324A"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 xml:space="preserve">Decision </w:t>
      </w:r>
      <w:r w:rsidR="0009458C" w:rsidRPr="006F1E80">
        <w:rPr>
          <w:rStyle w:val="Hyperlink"/>
          <w:rFonts w:ascii="Times New Roman" w:hAnsi="Times New Roman" w:cs="Times New Roman"/>
          <w:b/>
          <w:bCs/>
          <w:i/>
          <w:color w:val="auto"/>
          <w:u w:val="none"/>
        </w:rPr>
        <w:t>T</w:t>
      </w:r>
      <w:r w:rsidRPr="006F1E80">
        <w:rPr>
          <w:rStyle w:val="Hyperlink"/>
          <w:rFonts w:ascii="Times New Roman" w:hAnsi="Times New Roman" w:cs="Times New Roman"/>
          <w:b/>
          <w:bCs/>
          <w:i/>
          <w:color w:val="auto"/>
          <w:u w:val="none"/>
        </w:rPr>
        <w:t>re</w:t>
      </w:r>
      <w:r w:rsidR="0009458C" w:rsidRPr="006F1E80">
        <w:rPr>
          <w:rStyle w:val="Hyperlink"/>
          <w:rFonts w:ascii="Times New Roman" w:hAnsi="Times New Roman" w:cs="Times New Roman"/>
          <w:b/>
          <w:bCs/>
          <w:i/>
          <w:color w:val="auto"/>
          <w:u w:val="none"/>
        </w:rPr>
        <w:t>e</w:t>
      </w:r>
      <w:r w:rsidR="00CA3E2E" w:rsidRPr="006F1E80">
        <w:rPr>
          <w:rStyle w:val="Hyperlink"/>
          <w:rFonts w:ascii="Times New Roman" w:hAnsi="Times New Roman" w:cs="Times New Roman"/>
          <w:b/>
          <w:bCs/>
          <w:i/>
          <w:color w:val="auto"/>
          <w:u w:val="none"/>
        </w:rPr>
        <w:t xml:space="preserve"> (DT)</w:t>
      </w:r>
    </w:p>
    <w:p w14:paraId="0D6ECCC7" w14:textId="6B830EC9" w:rsidR="000770F6" w:rsidRPr="006F1E80" w:rsidRDefault="000770F6" w:rsidP="004D7060">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A decision tree (DT) is a tree-like structure that consists of a root node, branches, and leaf nodes </w:t>
      </w:r>
      <w:r w:rsidR="00B31C4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{"citationID":"yBMqeMnT","properties":{"formattedCitation":"[8]","plainCitation":"[8]","noteIndex":0},"citationItems":[{"id":"CyC6K9NM/w2ebPDNd","uris":["http://zotero.org/users/local/2a3hGqw7/items/NW9EM6JM"],"itemData":{"id":22,"type":"paper-conference","container-title":"2017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31C4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[8]</w:t>
      </w:r>
      <w:r w:rsidR="00B31C4A" w:rsidRPr="006F1E80">
        <w:rPr>
          <w:rFonts w:ascii="Times New Roman" w:hAnsi="Times New Roman" w:cs="Times New Roman"/>
          <w:color w:val="auto"/>
        </w:rPr>
        <w:fldChar w:fldCharType="end"/>
      </w:r>
      <w:r w:rsidRPr="006F1E80">
        <w:rPr>
          <w:rFonts w:ascii="Times New Roman" w:hAnsi="Times New Roman" w:cs="Times New Roman"/>
          <w:color w:val="auto"/>
        </w:rPr>
        <w:t>. It is a non-parametric model that can efficiently deal with large and complex datasets without imposing complicated distributional assumptions. We can implement DT in both classification and regression tasks. It is easy to interpret, robust to outliers</w:t>
      </w:r>
      <w:r w:rsidR="00AF1966" w:rsidRPr="006F1E80">
        <w:rPr>
          <w:rFonts w:ascii="Times New Roman" w:hAnsi="Times New Roman" w:cs="Times New Roman"/>
          <w:color w:val="auto"/>
        </w:rPr>
        <w:t>,</w:t>
      </w:r>
      <w:r w:rsidRPr="006F1E80">
        <w:rPr>
          <w:rFonts w:ascii="Times New Roman" w:hAnsi="Times New Roman" w:cs="Times New Roman"/>
          <w:color w:val="auto"/>
        </w:rPr>
        <w:t xml:space="preserve"> and can also work in the presence of missing values without needing to resort to imputation. </w:t>
      </w:r>
      <w:r w:rsidR="0017347C" w:rsidRPr="006F1E80">
        <w:rPr>
          <w:rFonts w:ascii="Times New Roman" w:hAnsi="Times New Roman" w:cs="Times New Roman"/>
          <w:color w:val="auto"/>
        </w:rPr>
        <w:t xml:space="preserve">The main disadvantage of </w:t>
      </w:r>
      <w:r w:rsidR="00AF1966" w:rsidRPr="006F1E80">
        <w:rPr>
          <w:rFonts w:ascii="Times New Roman" w:hAnsi="Times New Roman" w:cs="Times New Roman"/>
          <w:color w:val="auto"/>
        </w:rPr>
        <w:t xml:space="preserve">the </w:t>
      </w:r>
      <w:r w:rsidR="0017347C" w:rsidRPr="006F1E80">
        <w:rPr>
          <w:rFonts w:ascii="Times New Roman" w:hAnsi="Times New Roman" w:cs="Times New Roman"/>
          <w:color w:val="auto"/>
        </w:rPr>
        <w:t>d</w:t>
      </w:r>
      <w:r w:rsidRPr="006F1E80">
        <w:rPr>
          <w:rFonts w:ascii="Times New Roman" w:hAnsi="Times New Roman" w:cs="Times New Roman"/>
          <w:color w:val="auto"/>
        </w:rPr>
        <w:t xml:space="preserve">ecision tree model is that it can be subject to overfitting and underfitting when using a small data set </w:t>
      </w:r>
      <w:r w:rsidR="003D590E"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{"citationID":"wW6WQNtG","properties":{"formattedCitation":"[13]","plainCitation":"[13]","noteIndex":0},"citationItems":[{"id":36,"uris":["http://zotero.org/users/local/2a3hGqw7/items/NA7LBNPS"],"itemData":{"id":36,"type":"article-journal","container-title":"Shanghai archives of psychiatry","DOI":"10.11919/j.issn.1002-0829.215044","issue":"2","note":"publisher: Shanghai Mental Health Center","page":"130","source":"Google Scholar","title":"Decision tree methods: applications for classification and prediction","title-short":"Decision tree methods","volume":"27","author":[{"family":"Song","given":"Yan-Yan"},{"family":"Ying","given":"L. U."}],"issued":{"date-parts":[["2015"]]}}}],"schema":"https://github.com/citation-style-language/schema/raw/master/csl-citation.json"} </w:instrText>
      </w:r>
      <w:r w:rsidR="003D590E"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[13]</w:t>
      </w:r>
      <w:r w:rsidR="003D590E"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521E1ECC" w14:textId="2FD137F7" w:rsidR="002224E6" w:rsidRPr="006F1E80" w:rsidRDefault="0009458C" w:rsidP="00136266">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Extreme Gradient Tree</w:t>
      </w:r>
      <w:r w:rsidR="00CA3E2E" w:rsidRPr="006F1E80">
        <w:rPr>
          <w:rFonts w:ascii="Times New Roman" w:hAnsi="Times New Roman" w:cs="Times New Roman"/>
          <w:b/>
          <w:bCs/>
          <w:i/>
          <w:color w:val="auto"/>
        </w:rPr>
        <w:t xml:space="preserve"> (</w:t>
      </w:r>
      <w:proofErr w:type="spellStart"/>
      <w:r w:rsidR="00CA3E2E" w:rsidRPr="006F1E80">
        <w:rPr>
          <w:rFonts w:ascii="Times New Roman" w:hAnsi="Times New Roman" w:cs="Times New Roman"/>
          <w:b/>
          <w:bCs/>
          <w:i/>
          <w:color w:val="auto"/>
        </w:rPr>
        <w:t>XGBTree</w:t>
      </w:r>
      <w:proofErr w:type="spellEnd"/>
      <w:r w:rsidR="00CA3E2E" w:rsidRPr="006F1E80">
        <w:rPr>
          <w:rFonts w:ascii="Times New Roman" w:hAnsi="Times New Roman" w:cs="Times New Roman"/>
          <w:b/>
          <w:bCs/>
          <w:i/>
          <w:color w:val="auto"/>
        </w:rPr>
        <w:t xml:space="preserve">) </w:t>
      </w:r>
      <w:r w:rsidR="009046E3" w:rsidRPr="006F1E80">
        <w:rPr>
          <w:rStyle w:val="Hyperlink"/>
          <w:rFonts w:ascii="Times New Roman" w:hAnsi="Times New Roman" w:cs="Times New Roman"/>
          <w:b/>
          <w:bCs/>
          <w:i/>
          <w:color w:val="auto"/>
          <w:u w:val="none"/>
        </w:rPr>
        <w:t xml:space="preserve">  </w:t>
      </w:r>
    </w:p>
    <w:p w14:paraId="72243CE8" w14:textId="62021177" w:rsidR="005920FE" w:rsidRPr="006F1E80" w:rsidRDefault="005920FE" w:rsidP="00BA281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Extreme Gradient Tree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which is also known as Extreme Gradient Boosting (</w:t>
      </w:r>
      <w:proofErr w:type="spellStart"/>
      <w:r w:rsidRPr="006F1E80">
        <w:rPr>
          <w:rFonts w:ascii="Times New Roman" w:hAnsi="Times New Roman" w:cs="Times New Roman"/>
          <w:color w:val="auto"/>
        </w:rPr>
        <w:t>XGBoost</w:t>
      </w:r>
      <w:proofErr w:type="spellEnd"/>
      <w:r w:rsidRPr="006F1E80">
        <w:rPr>
          <w:rFonts w:ascii="Times New Roman" w:hAnsi="Times New Roman" w:cs="Times New Roman"/>
          <w:color w:val="auto"/>
        </w:rPr>
        <w:t xml:space="preserve">) method, is an efficient and scalable implementation of gradient boosted decision trees that are designed for execution speed and model performance </w:t>
      </w:r>
      <w:r w:rsidR="007B09F6"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{"citationID":"x5r3b2kO","properties":{"formattedCitation":"[14]","plainCitation":"[14]","noteIndex":0},"citationItems":[{"id":38,"uris":["http://zotero.org/users/local/2a3hGqw7/items/YG34NI8C"],"itemData":{"id":38,"type":"article-journal","container-title":"Annals of statistics","note":"publisher: JSTOR","page":"1189–1232","source":"Google Scholar","title":"Greedy function approximation: a gradient boosting machine","title-short":"Greedy function approximation","author":[{"family":"Friedman","given":"Jerome H."}],"issued":{"date-parts":[["2001"]]}}}],"schema":"https://github.com/citation-style-language/schema/raw/master/csl-citation.json"} </w:instrText>
      </w:r>
      <w:r w:rsidR="007B09F6"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[14]</w:t>
      </w:r>
      <w:r w:rsidR="007B09F6"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offers state-of-the-art results on many challenges and can automatically handle missing data and support tree construction</w:t>
      </w:r>
      <w:r w:rsidR="00373200" w:rsidRPr="006F1E80">
        <w:rPr>
          <w:rFonts w:ascii="Times New Roman" w:hAnsi="Times New Roman" w:cs="Times New Roman"/>
          <w:color w:val="auto"/>
        </w:rPr>
        <w:t>’</w:t>
      </w:r>
      <w:r w:rsidRPr="006F1E80">
        <w:rPr>
          <w:rFonts w:ascii="Times New Roman" w:hAnsi="Times New Roman" w:cs="Times New Roman"/>
          <w:color w:val="auto"/>
        </w:rPr>
        <w:t>s paralleli</w:t>
      </w:r>
      <w:r w:rsidR="006B0031" w:rsidRPr="006F1E80">
        <w:rPr>
          <w:rFonts w:ascii="Times New Roman" w:hAnsi="Times New Roman" w:cs="Times New Roman"/>
          <w:color w:val="auto"/>
        </w:rPr>
        <w:t>z</w:t>
      </w:r>
      <w:r w:rsidRPr="006F1E80">
        <w:rPr>
          <w:rFonts w:ascii="Times New Roman" w:hAnsi="Times New Roman" w:cs="Times New Roman"/>
          <w:color w:val="auto"/>
        </w:rPr>
        <w:t xml:space="preserve">ation. Other features that make </w:t>
      </w:r>
      <w:proofErr w:type="spellStart"/>
      <w:r w:rsidRPr="006F1E80">
        <w:rPr>
          <w:rFonts w:ascii="Times New Roman" w:hAnsi="Times New Roman" w:cs="Times New Roman"/>
          <w:color w:val="auto"/>
        </w:rPr>
        <w:t>XGBTree</w:t>
      </w:r>
      <w:proofErr w:type="spellEnd"/>
      <w:r w:rsidRPr="006F1E80">
        <w:rPr>
          <w:rFonts w:ascii="Times New Roman" w:hAnsi="Times New Roman" w:cs="Times New Roman"/>
          <w:color w:val="auto"/>
        </w:rPr>
        <w:t xml:space="preserve"> efficient </w:t>
      </w:r>
      <w:r w:rsidR="00646415" w:rsidRPr="006F1E80">
        <w:rPr>
          <w:rFonts w:ascii="Times New Roman" w:hAnsi="Times New Roman" w:cs="Times New Roman"/>
          <w:color w:val="auto"/>
        </w:rPr>
        <w:t>ar</w:t>
      </w:r>
      <w:r w:rsidRPr="006F1E80">
        <w:rPr>
          <w:rFonts w:ascii="Times New Roman" w:hAnsi="Times New Roman" w:cs="Times New Roman"/>
          <w:color w:val="auto"/>
        </w:rPr>
        <w:t>e cache access patterns, data compression capabilities</w:t>
      </w:r>
      <w:r w:rsidR="00F91ED5" w:rsidRPr="006F1E80">
        <w:rPr>
          <w:rFonts w:ascii="Times New Roman" w:hAnsi="Times New Roman" w:cs="Times New Roman"/>
          <w:color w:val="auto"/>
        </w:rPr>
        <w:t>,</w:t>
      </w:r>
      <w:r w:rsidRPr="006F1E80">
        <w:rPr>
          <w:rFonts w:ascii="Times New Roman" w:hAnsi="Times New Roman" w:cs="Times New Roman"/>
          <w:color w:val="auto"/>
        </w:rPr>
        <w:t xml:space="preserve"> and </w:t>
      </w:r>
      <w:proofErr w:type="spellStart"/>
      <w:r w:rsidRPr="006F1E80">
        <w:rPr>
          <w:rFonts w:ascii="Times New Roman" w:hAnsi="Times New Roman" w:cs="Times New Roman"/>
          <w:color w:val="auto"/>
        </w:rPr>
        <w:t>sharding</w:t>
      </w:r>
      <w:proofErr w:type="spellEnd"/>
      <w:r w:rsidRPr="006F1E80">
        <w:rPr>
          <w:rFonts w:ascii="Times New Roman" w:hAnsi="Times New Roman" w:cs="Times New Roman"/>
          <w:color w:val="auto"/>
        </w:rPr>
        <w:t xml:space="preserve"> to build a scalable tree boosting system</w:t>
      </w:r>
      <w:r w:rsidR="001E58F5" w:rsidRPr="006F1E80">
        <w:rPr>
          <w:rFonts w:ascii="Times New Roman" w:hAnsi="Times New Roman" w:cs="Times New Roman"/>
          <w:color w:val="auto"/>
        </w:rPr>
        <w:t xml:space="preserve"> </w:t>
      </w:r>
      <w:r w:rsidR="00DA2A9C"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{"citationID":"F7r4hfDD","properties":{"formattedCitation":"[15]","plainCitation":"[15]","noteIndex":0},"citationItems":[{"id":40,"uris":["http://zotero.org/users/local/2a3hGqw7/items/USNNUUAP"],"itemData":{"id":40,"type":"paper-conference","container-title":"Proceedings of the 22nd acm sigkdd international conference on knowledge discovery and data mining","DOI":"10.1145/2939672.2939785","page":"785–794","source":"Google Scholar","title":"Xgboost: A scalable tree boosting system","title-short":"Xgboost","author":[{"family":"Chen","given":"Tianqi"},{"family":"Guestrin","given":"Carlos"}],"issued":{"date-parts":[["2016"]]}}}],"schema":"https://github.com/citation-style-language/schema/raw/master/csl-citation.json"} </w:instrText>
      </w:r>
      <w:r w:rsidR="00DA2A9C"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[15]</w:t>
      </w:r>
      <w:r w:rsidR="00DA2A9C"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03120F8D" w14:textId="7AD7DFC8" w:rsidR="002224E6" w:rsidRPr="006F1E80" w:rsidRDefault="00AC1478" w:rsidP="003C388B">
      <w:pPr>
        <w:pStyle w:val="Default"/>
        <w:spacing w:before="240"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Conditional Random Forests</w:t>
      </w:r>
      <w:r w:rsidR="00CA3E2E" w:rsidRPr="006F1E80">
        <w:rPr>
          <w:rStyle w:val="Hyperlink"/>
          <w:rFonts w:ascii="Times New Roman" w:hAnsi="Times New Roman" w:cs="Times New Roman"/>
          <w:b/>
          <w:bCs/>
          <w:i/>
          <w:color w:val="auto"/>
          <w:u w:val="none"/>
        </w:rPr>
        <w:t xml:space="preserve"> (</w:t>
      </w:r>
      <w:proofErr w:type="spellStart"/>
      <w:r w:rsidR="00CA3E2E" w:rsidRPr="006F1E80">
        <w:rPr>
          <w:rFonts w:ascii="Times New Roman" w:hAnsi="Times New Roman" w:cs="Times New Roman"/>
          <w:b/>
          <w:bCs/>
          <w:i/>
          <w:color w:val="auto"/>
        </w:rPr>
        <w:t>Cforest</w:t>
      </w:r>
      <w:proofErr w:type="spellEnd"/>
      <w:r w:rsidR="00CA3E2E" w:rsidRPr="006F1E80">
        <w:rPr>
          <w:rFonts w:ascii="Times New Roman" w:hAnsi="Times New Roman" w:cs="Times New Roman"/>
          <w:b/>
          <w:bCs/>
          <w:i/>
          <w:color w:val="auto"/>
        </w:rPr>
        <w:t>)</w:t>
      </w:r>
    </w:p>
    <w:p w14:paraId="23869EAF" w14:textId="04CB771A" w:rsidR="005979AA" w:rsidRPr="006F1E80" w:rsidRDefault="005979AA" w:rsidP="009D0C12">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Conditional Random Forests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is a bagging tree ensemble technique similar to the random forest. The main difference between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and the classical random forest is how the trees are aggregated during the training phase.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uses conditional inference trees as base learners, </w:t>
      </w:r>
      <w:r w:rsidR="00F91ED5" w:rsidRPr="006F1E80">
        <w:rPr>
          <w:rFonts w:ascii="Times New Roman" w:hAnsi="Times New Roman" w:cs="Times New Roman"/>
          <w:color w:val="auto"/>
        </w:rPr>
        <w:t>which puts more weight on terminal nodes with</w:t>
      </w:r>
      <w:r w:rsidRPr="006F1E80">
        <w:rPr>
          <w:rFonts w:ascii="Times New Roman" w:hAnsi="Times New Roman" w:cs="Times New Roman"/>
          <w:color w:val="auto"/>
        </w:rPr>
        <w:t xml:space="preserve"> a higher cost. The </w:t>
      </w:r>
      <w:proofErr w:type="spellStart"/>
      <w:r w:rsidRPr="006F1E80">
        <w:rPr>
          <w:rFonts w:ascii="Times New Roman" w:hAnsi="Times New Roman" w:cs="Times New Roman"/>
          <w:color w:val="auto"/>
        </w:rPr>
        <w:t>Cforest</w:t>
      </w:r>
      <w:proofErr w:type="spellEnd"/>
      <w:r w:rsidRPr="006F1E80">
        <w:rPr>
          <w:rFonts w:ascii="Times New Roman" w:hAnsi="Times New Roman" w:cs="Times New Roman"/>
          <w:color w:val="auto"/>
        </w:rPr>
        <w:t xml:space="preserve"> approach is better than the classical tree algorithms because the trees are unbiased and do not artificially </w:t>
      </w:r>
      <w:proofErr w:type="spellStart"/>
      <w:r w:rsidR="001B7E70" w:rsidRPr="006F1E80">
        <w:rPr>
          <w:rFonts w:ascii="Times New Roman" w:hAnsi="Times New Roman" w:cs="Times New Roman"/>
          <w:color w:val="auto"/>
        </w:rPr>
        <w:t>favo</w:t>
      </w:r>
      <w:r w:rsidR="00F5411A" w:rsidRPr="006F1E80">
        <w:rPr>
          <w:rFonts w:ascii="Times New Roman" w:hAnsi="Times New Roman" w:cs="Times New Roman"/>
          <w:color w:val="auto"/>
        </w:rPr>
        <w:t>u</w:t>
      </w:r>
      <w:r w:rsidR="001B7E70" w:rsidRPr="006F1E80">
        <w:rPr>
          <w:rFonts w:ascii="Times New Roman" w:hAnsi="Times New Roman" w:cs="Times New Roman"/>
          <w:color w:val="auto"/>
        </w:rPr>
        <w:t>r</w:t>
      </w:r>
      <w:proofErr w:type="spellEnd"/>
      <w:r w:rsidRPr="006F1E80">
        <w:rPr>
          <w:rFonts w:ascii="Times New Roman" w:hAnsi="Times New Roman" w:cs="Times New Roman"/>
          <w:color w:val="auto"/>
        </w:rPr>
        <w:t xml:space="preserve"> splits in variables with many categories or continuous variables </w:t>
      </w:r>
      <w:r w:rsidR="00CA620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{"citationID":"XAB9NyBz","properties":{"formattedCitation":"[16]","plainCitation":"[16]","noteIndex":0},"citationItems":[{"id":43,"uris":["http://zotero.org/users/local/2a3hGqw7/items/GI3P3ZIG"],"itemData":{"id":43,"type":"article-journal","source":"Google Scholar","title":"Party on!–A new, conditional variable importance measure for random forests available in party","URL":"https://www.r-project.org/conferences/useR-2009/slides/Strobl+Zeileis.pdf","author":[{"family":"Strobl","given":"Carolin"},{"family":"Zeileis","given":"Achim"}],"accessed":{"date-parts":[["2021",5,6]]},"issued":{"date-parts":[["2009"]]}}}],"schema":"https://github.com/citation-style-language/schema/raw/master/csl-citation.json"} </w:instrText>
      </w:r>
      <w:r w:rsidR="00CA620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[16]</w:t>
      </w:r>
      <w:r w:rsidR="00CA620A" w:rsidRPr="006F1E80">
        <w:rPr>
          <w:rFonts w:ascii="Times New Roman" w:hAnsi="Times New Roman" w:cs="Times New Roman"/>
          <w:color w:val="auto"/>
        </w:rPr>
        <w:fldChar w:fldCharType="end"/>
      </w:r>
      <w:r w:rsidRPr="006F1E80">
        <w:rPr>
          <w:rFonts w:ascii="Times New Roman" w:hAnsi="Times New Roman" w:cs="Times New Roman"/>
          <w:color w:val="auto"/>
        </w:rPr>
        <w:t>.</w:t>
      </w:r>
    </w:p>
    <w:p w14:paraId="6819B301" w14:textId="77777777" w:rsidR="002224E6" w:rsidRPr="006F1E80" w:rsidRDefault="002224E6" w:rsidP="002224E6">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Logit</w:t>
      </w:r>
    </w:p>
    <w:p w14:paraId="294B3C81" w14:textId="055FBAC2" w:rsidR="005979AA" w:rsidRPr="006F1E80" w:rsidRDefault="005979AA" w:rsidP="00FF290F">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 xml:space="preserve">Logit, also known as logistic regression, is a statistical model that uses a logistic curve to model the probability of a particular class or event existing. Logistic regression studies the association between a categorical dependent variable and a set of independent (explanatory) variables </w:t>
      </w:r>
      <w:r w:rsidR="00830BBD"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{"citationID":"MAkJRCEn","properties":{"formattedCitation":"[17]","plainCitation":"[17]","noteIndex":0},"citationItems":[{"id":45,"uris":["http://zotero.org/users/local/2a3hGqw7/items/JHCD3ARA"],"itemData":{"id":45,"type":"article-journal","container-title":"Handbook of Statistics in Clinical Oncology","DOI":"10.1201/b11800-31","page":"471","source":"Google Scholar","title":"26 Predictive Modeling of Gene Expression Data","author":[{"family":"Hapfelmeier","given":"Alexander"},{"family":"Babatunde","given":"Waheed"},{"family":"Yahya","given":"Robert Rosenberg"},{"family":"Ulm","given":"Kurt"}],"issued":{"date-parts":[["2012"]]}}}],"schema":"https://github.com/citation-style-language/schema/raw/master/csl-citation.json"} </w:instrText>
      </w:r>
      <w:r w:rsidR="00830BBD"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[17]</w:t>
      </w:r>
      <w:r w:rsidR="00830BBD" w:rsidRPr="006F1E80">
        <w:rPr>
          <w:rFonts w:ascii="Times New Roman" w:hAnsi="Times New Roman" w:cs="Times New Roman"/>
          <w:color w:val="auto"/>
        </w:rPr>
        <w:fldChar w:fldCharType="end"/>
      </w:r>
      <w:r w:rsidRPr="006F1E80">
        <w:rPr>
          <w:rFonts w:ascii="Times New Roman" w:hAnsi="Times New Roman" w:cs="Times New Roman"/>
          <w:color w:val="auto"/>
        </w:rPr>
        <w:t>.  Logistic regression can be binomial or multinomial. Binomial or binary logistic regression refer</w:t>
      </w:r>
      <w:r w:rsidR="00646415" w:rsidRPr="006F1E80">
        <w:rPr>
          <w:rFonts w:ascii="Times New Roman" w:hAnsi="Times New Roman" w:cs="Times New Roman"/>
          <w:color w:val="auto"/>
        </w:rPr>
        <w:t>s</w:t>
      </w:r>
      <w:r w:rsidRPr="006F1E80">
        <w:rPr>
          <w:rFonts w:ascii="Times New Roman" w:hAnsi="Times New Roman" w:cs="Times New Roman"/>
          <w:color w:val="auto"/>
        </w:rPr>
        <w:t xml:space="preserve"> to the instance in which the observed outcome can have only two possible outcomes</w:t>
      </w:r>
      <w:r w:rsidR="00F91ED5" w:rsidRPr="006F1E80">
        <w:rPr>
          <w:rFonts w:ascii="Times New Roman" w:hAnsi="Times New Roman" w:cs="Times New Roman"/>
          <w:color w:val="auto"/>
        </w:rPr>
        <w:t xml:space="preserve">. </w:t>
      </w:r>
      <w:r w:rsidRPr="006F1E80">
        <w:rPr>
          <w:rFonts w:ascii="Times New Roman" w:hAnsi="Times New Roman" w:cs="Times New Roman"/>
          <w:color w:val="auto"/>
        </w:rPr>
        <w:t>Multinomial logistic regression refers to cases where the outcome can have three or more possible types</w:t>
      </w:r>
      <w:r w:rsidR="00F91ED5" w:rsidRPr="006F1E80">
        <w:rPr>
          <w:rFonts w:ascii="Times New Roman" w:hAnsi="Times New Roman" w:cs="Times New Roman"/>
          <w:color w:val="auto"/>
        </w:rPr>
        <w:t>.</w:t>
      </w:r>
    </w:p>
    <w:p w14:paraId="24636B0A" w14:textId="33EDB662" w:rsidR="002224E6" w:rsidRPr="006F1E80" w:rsidRDefault="00DA7783" w:rsidP="005A3DFC">
      <w:pPr>
        <w:pStyle w:val="Default"/>
        <w:spacing w:before="240"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Random Forest</w:t>
      </w:r>
      <w:r w:rsidR="00EA727C" w:rsidRPr="006F1E80">
        <w:rPr>
          <w:rFonts w:ascii="Times New Roman" w:hAnsi="Times New Roman" w:cs="Times New Roman"/>
          <w:b/>
          <w:bCs/>
          <w:i/>
          <w:color w:val="auto"/>
        </w:rPr>
        <w:t xml:space="preserve"> (</w:t>
      </w:r>
      <w:proofErr w:type="spellStart"/>
      <w:r w:rsidR="00EA727C" w:rsidRPr="006F1E80">
        <w:rPr>
          <w:rFonts w:ascii="Times New Roman" w:hAnsi="Times New Roman" w:cs="Times New Roman"/>
          <w:b/>
          <w:bCs/>
          <w:i/>
          <w:color w:val="auto"/>
        </w:rPr>
        <w:t>Rforest</w:t>
      </w:r>
      <w:proofErr w:type="spellEnd"/>
      <w:r w:rsidR="00EA727C" w:rsidRPr="006F1E80">
        <w:rPr>
          <w:rFonts w:ascii="Times New Roman" w:hAnsi="Times New Roman" w:cs="Times New Roman"/>
          <w:b/>
          <w:bCs/>
          <w:i/>
          <w:color w:val="auto"/>
        </w:rPr>
        <w:t>)</w:t>
      </w:r>
      <w:r w:rsidRPr="006F1E80">
        <w:rPr>
          <w:rFonts w:ascii="Times New Roman" w:hAnsi="Times New Roman" w:cs="Times New Roman"/>
          <w:b/>
          <w:bCs/>
          <w:i/>
          <w:color w:val="auto"/>
        </w:rPr>
        <w:t xml:space="preserve"> </w:t>
      </w:r>
    </w:p>
    <w:p w14:paraId="1A36AAF8" w14:textId="08583F81" w:rsidR="005A773E" w:rsidRPr="006F1E80" w:rsidRDefault="005A773E" w:rsidP="00641A35">
      <w:pPr>
        <w:spacing w:line="360" w:lineRule="auto"/>
        <w:jc w:val="both"/>
        <w:rPr>
          <w:rFonts w:ascii="Times New Roman" w:eastAsia="Droid Sans Fallback" w:hAnsi="Times New Roman" w:cs="Times New Roman"/>
          <w:sz w:val="24"/>
          <w:szCs w:val="24"/>
          <w:lang w:val="en-US"/>
        </w:rPr>
      </w:pPr>
      <w:r w:rsidRPr="006F1E80">
        <w:rPr>
          <w:rFonts w:ascii="Times New Roman" w:eastAsia="Droid Sans Fallback" w:hAnsi="Times New Roman" w:cs="Times New Roman"/>
          <w:sz w:val="24"/>
          <w:szCs w:val="24"/>
          <w:lang w:val="en-US"/>
        </w:rPr>
        <w:t>Random forest (</w:t>
      </w:r>
      <w:proofErr w:type="spellStart"/>
      <w:r w:rsidRPr="006F1E80">
        <w:rPr>
          <w:rFonts w:ascii="Times New Roman" w:eastAsia="Droid Sans Fallback" w:hAnsi="Times New Roman" w:cs="Times New Roman"/>
          <w:sz w:val="24"/>
          <w:szCs w:val="24"/>
          <w:lang w:val="en-US"/>
        </w:rPr>
        <w:t>Rforest</w:t>
      </w:r>
      <w:proofErr w:type="spellEnd"/>
      <w:r w:rsidRPr="006F1E80">
        <w:rPr>
          <w:rFonts w:ascii="Times New Roman" w:eastAsia="Droid Sans Fallback" w:hAnsi="Times New Roman" w:cs="Times New Roman"/>
          <w:sz w:val="24"/>
          <w:szCs w:val="24"/>
          <w:lang w:val="en-US"/>
        </w:rPr>
        <w:t>) is a popular machine learning model used for classification or regression tasks. Random forest falls under a class of algorithms called bagging, which from numerous experiments have shown to outperform single tree models. It constructs multiple decision trees trained on a bootstrap dataset and aggregates the result. The idea behind this is the belief that multiple decision trees will optimally converge to the perfect decision. One significant advantage of the random forest is that it drastically decreases the model</w:t>
      </w:r>
      <w:r w:rsidR="00373200" w:rsidRPr="006F1E80">
        <w:rPr>
          <w:rFonts w:ascii="Times New Roman" w:eastAsia="Droid Sans Fallback" w:hAnsi="Times New Roman" w:cs="Times New Roman"/>
          <w:sz w:val="24"/>
          <w:szCs w:val="24"/>
          <w:lang w:val="en-US"/>
        </w:rPr>
        <w:t>’</w:t>
      </w:r>
      <w:r w:rsidRPr="006F1E80">
        <w:rPr>
          <w:rFonts w:ascii="Times New Roman" w:eastAsia="Droid Sans Fallback" w:hAnsi="Times New Roman" w:cs="Times New Roman"/>
          <w:sz w:val="24"/>
          <w:szCs w:val="24"/>
          <w:lang w:val="en-US"/>
        </w:rPr>
        <w:t xml:space="preserve">s variance without increasing the bias </w:t>
      </w:r>
      <w:r w:rsidR="00E8173F" w:rsidRPr="006F1E80">
        <w:rPr>
          <w:rFonts w:ascii="Times New Roman" w:eastAsia="Droid Sans Fallback" w:hAnsi="Times New Roman" w:cs="Times New Roman"/>
          <w:sz w:val="24"/>
          <w:szCs w:val="24"/>
          <w:lang w:val="en-US"/>
        </w:rPr>
        <w:fldChar w:fldCharType="begin"/>
      </w:r>
      <w:r w:rsidR="002C50D6" w:rsidRPr="006F1E80">
        <w:rPr>
          <w:rFonts w:ascii="Times New Roman" w:eastAsia="Droid Sans Fallback" w:hAnsi="Times New Roman" w:cs="Times New Roman"/>
          <w:sz w:val="24"/>
          <w:szCs w:val="24"/>
          <w:lang w:val="en-US"/>
        </w:rPr>
        <w:instrText xml:space="preserve"> ADDIN ZOTERO_ITEM CSL_CITATION {"citationID":"Qlvxw0vT","properties":{"formattedCitation":"[18]","plainCitation":"[18]","noteIndex":0},"citationItems":[{"id":47,"uris":["http://zotero.org/users/local/2a3hGqw7/items/6QNT239M"],"itemData":{"id":47,"type":"article-journal","container-title":"Machine learning","issue":"1","note":"publisher: Springer","page":"5–32","source":"Google Scholar","title":"Random forests","volume":"45","author":[{"family":"Breiman","given":"Leo"}],"issued":{"date-parts":[["2001"]]}}}],"schema":"https://github.com/citation-style-language/schema/raw/master/csl-citation.json"} </w:instrText>
      </w:r>
      <w:r w:rsidR="00E8173F" w:rsidRPr="006F1E80">
        <w:rPr>
          <w:rFonts w:ascii="Times New Roman" w:eastAsia="Droid Sans Fallback" w:hAnsi="Times New Roman" w:cs="Times New Roman"/>
          <w:sz w:val="24"/>
          <w:szCs w:val="24"/>
          <w:lang w:val="en-US"/>
        </w:rPr>
        <w:fldChar w:fldCharType="separate"/>
      </w:r>
      <w:r w:rsidR="002C50D6" w:rsidRPr="006F1E80">
        <w:rPr>
          <w:rFonts w:ascii="Times New Roman" w:hAnsi="Times New Roman" w:cs="Times New Roman"/>
          <w:sz w:val="24"/>
        </w:rPr>
        <w:t>[18]</w:t>
      </w:r>
      <w:r w:rsidR="00E8173F" w:rsidRPr="006F1E80">
        <w:rPr>
          <w:rFonts w:ascii="Times New Roman" w:eastAsia="Droid Sans Fallback" w:hAnsi="Times New Roman" w:cs="Times New Roman"/>
          <w:sz w:val="24"/>
          <w:szCs w:val="24"/>
          <w:lang w:val="en-US"/>
        </w:rPr>
        <w:fldChar w:fldCharType="end"/>
      </w:r>
      <w:r w:rsidRPr="006F1E80">
        <w:rPr>
          <w:rFonts w:ascii="Times New Roman" w:eastAsia="Droid Sans Fallback" w:hAnsi="Times New Roman" w:cs="Times New Roman"/>
          <w:sz w:val="24"/>
          <w:szCs w:val="24"/>
          <w:lang w:val="en-US"/>
        </w:rPr>
        <w:t>.</w:t>
      </w:r>
    </w:p>
    <w:p w14:paraId="150E2D89" w14:textId="5E516188" w:rsidR="00FB688D" w:rsidRPr="006F1E80" w:rsidRDefault="00EB1D57" w:rsidP="002224E6">
      <w:pPr>
        <w:pStyle w:val="Default"/>
        <w:spacing w:line="360" w:lineRule="auto"/>
        <w:rPr>
          <w:rStyle w:val="Hyperlink"/>
          <w:rFonts w:ascii="Times New Roman" w:hAnsi="Times New Roman" w:cs="Times New Roman"/>
          <w:b/>
          <w:bCs/>
          <w:i/>
          <w:color w:val="auto"/>
          <w:u w:val="none"/>
        </w:rPr>
      </w:pPr>
      <w:r w:rsidRPr="006F1E80">
        <w:rPr>
          <w:rFonts w:ascii="Times New Roman" w:hAnsi="Times New Roman" w:cs="Times New Roman"/>
          <w:b/>
          <w:bCs/>
          <w:i/>
          <w:color w:val="auto"/>
        </w:rPr>
        <w:t>Support Vector Machine (</w:t>
      </w:r>
      <w:r w:rsidR="00D64386" w:rsidRPr="006F1E80">
        <w:rPr>
          <w:rStyle w:val="Hyperlink"/>
          <w:rFonts w:ascii="Times New Roman" w:hAnsi="Times New Roman" w:cs="Times New Roman"/>
          <w:b/>
          <w:bCs/>
          <w:i/>
          <w:color w:val="auto"/>
          <w:u w:val="none"/>
        </w:rPr>
        <w:t>SVM</w:t>
      </w:r>
      <w:r w:rsidRPr="006F1E80">
        <w:rPr>
          <w:rStyle w:val="Hyperlink"/>
          <w:rFonts w:ascii="Times New Roman" w:hAnsi="Times New Roman" w:cs="Times New Roman"/>
          <w:b/>
          <w:bCs/>
          <w:i/>
          <w:color w:val="auto"/>
          <w:u w:val="none"/>
        </w:rPr>
        <w:t>)</w:t>
      </w:r>
    </w:p>
    <w:p w14:paraId="61DAE445" w14:textId="6290B38B" w:rsidR="009664F2" w:rsidRPr="006F1E80" w:rsidRDefault="009664F2" w:rsidP="005B043B">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Support Vector Machine (SVM) is a supervised machine learning algorithm that uses a robust margin to separate instances into different classes. Given a set of training samples, an SVM model represents the samples as points in space so that there is a clear separation margin between them. New test samples are mapped into that same space and are classified based on the margin</w:t>
      </w:r>
      <w:r w:rsidR="00373200" w:rsidRPr="006F1E80">
        <w:rPr>
          <w:rFonts w:ascii="Times New Roman" w:hAnsi="Times New Roman" w:cs="Times New Roman"/>
          <w:color w:val="auto"/>
        </w:rPr>
        <w:t>’</w:t>
      </w:r>
      <w:r w:rsidRPr="006F1E80">
        <w:rPr>
          <w:rFonts w:ascii="Times New Roman" w:hAnsi="Times New Roman" w:cs="Times New Roman"/>
          <w:color w:val="auto"/>
        </w:rPr>
        <w:t>s side where they fall.</w:t>
      </w:r>
    </w:p>
    <w:p w14:paraId="5BF59E82" w14:textId="3282C945" w:rsidR="00D64386" w:rsidRPr="006F1E80" w:rsidRDefault="00C95E2D" w:rsidP="00422B81">
      <w:pPr>
        <w:pStyle w:val="Default"/>
        <w:spacing w:before="240" w:line="360" w:lineRule="auto"/>
        <w:rPr>
          <w:rStyle w:val="Hyperlink"/>
          <w:rFonts w:ascii="Times New Roman" w:hAnsi="Times New Roman" w:cs="Times New Roman"/>
          <w:b/>
          <w:bCs/>
          <w:i/>
          <w:color w:val="auto"/>
          <w:u w:val="none"/>
        </w:rPr>
      </w:pPr>
      <w:r w:rsidRPr="006F1E80">
        <w:rPr>
          <w:rFonts w:ascii="Times New Roman" w:eastAsiaTheme="minorHAnsi" w:hAnsi="Times New Roman" w:cs="Times New Roman"/>
          <w:b/>
          <w:bCs/>
          <w:i/>
          <w:color w:val="auto"/>
          <w:lang w:val="en-GB"/>
        </w:rPr>
        <w:t>Artificial Neural Network</w:t>
      </w:r>
      <w:r w:rsidR="00646415"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 xml:space="preserve"> (ANN</w:t>
      </w:r>
      <w:r w:rsidR="00B70D4B" w:rsidRPr="006F1E80">
        <w:rPr>
          <w:rFonts w:ascii="Times New Roman" w:eastAsiaTheme="minorHAnsi" w:hAnsi="Times New Roman" w:cs="Times New Roman"/>
          <w:b/>
          <w:bCs/>
          <w:i/>
          <w:color w:val="auto"/>
          <w:lang w:val="en-GB"/>
        </w:rPr>
        <w:t>s</w:t>
      </w:r>
      <w:r w:rsidRPr="006F1E80">
        <w:rPr>
          <w:rFonts w:ascii="Times New Roman" w:eastAsiaTheme="minorHAnsi" w:hAnsi="Times New Roman" w:cs="Times New Roman"/>
          <w:b/>
          <w:bCs/>
          <w:i/>
          <w:color w:val="auto"/>
          <w:lang w:val="en-GB"/>
        </w:rPr>
        <w:t>)</w:t>
      </w:r>
    </w:p>
    <w:p w14:paraId="69FFEF71" w14:textId="3B41D922" w:rsidR="009503B9" w:rsidRPr="006F1E80" w:rsidRDefault="00E00A2F" w:rsidP="005B043B">
      <w:pPr>
        <w:pStyle w:val="Default"/>
        <w:spacing w:line="360" w:lineRule="auto"/>
        <w:jc w:val="both"/>
        <w:rPr>
          <w:rFonts w:ascii="Times New Roman" w:eastAsiaTheme="minorHAnsi" w:hAnsi="Times New Roman" w:cs="Times New Roman"/>
          <w:color w:val="auto"/>
          <w:lang w:val="en-GB"/>
        </w:rPr>
      </w:pPr>
      <w:r w:rsidRPr="006F1E80">
        <w:rPr>
          <w:rFonts w:ascii="Times New Roman" w:eastAsiaTheme="minorHAnsi" w:hAnsi="Times New Roman" w:cs="Times New Roman"/>
          <w:color w:val="auto"/>
          <w:lang w:val="en-GB"/>
        </w:rPr>
        <w:t xml:space="preserve">Artificial Neural </w:t>
      </w:r>
      <w:r w:rsidR="00646415" w:rsidRPr="006F1E80">
        <w:rPr>
          <w:rFonts w:ascii="Times New Roman" w:eastAsiaTheme="minorHAnsi" w:hAnsi="Times New Roman" w:cs="Times New Roman"/>
          <w:color w:val="auto"/>
          <w:lang w:val="en-GB"/>
        </w:rPr>
        <w:t>networks</w:t>
      </w:r>
      <w:r w:rsidRPr="006F1E80">
        <w:rPr>
          <w:rFonts w:ascii="Times New Roman" w:eastAsiaTheme="minorHAnsi" w:hAnsi="Times New Roman" w:cs="Times New Roman"/>
          <w:color w:val="auto"/>
          <w:lang w:val="en-GB"/>
        </w:rPr>
        <w:t xml:space="preserve">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computational networks mainly inspired by biological neurons </w:t>
      </w:r>
      <w:r w:rsidR="00EB643A" w:rsidRPr="006F1E80">
        <w:rPr>
          <w:rFonts w:ascii="Times New Roman" w:eastAsiaTheme="minorHAnsi" w:hAnsi="Times New Roman" w:cs="Times New Roman"/>
          <w:color w:val="auto"/>
          <w:lang w:val="en-GB"/>
        </w:rPr>
        <w:fldChar w:fldCharType="begin"/>
      </w:r>
      <w:r w:rsidR="002C50D6" w:rsidRPr="006F1E80">
        <w:rPr>
          <w:rFonts w:ascii="Times New Roman" w:eastAsiaTheme="minorHAnsi" w:hAnsi="Times New Roman" w:cs="Times New Roman"/>
          <w:color w:val="auto"/>
          <w:lang w:val="en-GB"/>
        </w:rPr>
        <w:instrText xml:space="preserve"> ADDIN ZOTERO_ITEM CSL_CITATION {"citationID":"3pbAFosP","properties":{"formattedCitation":"[19]","plainCitation":"[19]","noteIndex":0},"citationItems":[{"id":52,"uris":["http://zotero.org/users/local/2a3hGqw7/items/R8UITY8W"],"itemData":{"id":52,"type":"article-journal","container-title":"Artificial Neural Networks","note":"publisher: Springer","page":"14–22","source":"Google Scholar","title":"Overview of artificial neural networks","author":[{"family":"Zou","given":"Jinming"},{"family":"Han","given":"Yi"},{"family":"So","given":"Sung-Sau"}],"issued":{"date-parts":[["2008"]]}}}],"schema":"https://github.com/citation-style-language/schema/raw/master/csl-citation.json"} </w:instrText>
      </w:r>
      <w:r w:rsidR="00EB643A" w:rsidRPr="006F1E80">
        <w:rPr>
          <w:rFonts w:ascii="Times New Roman" w:eastAsiaTheme="minorHAnsi" w:hAnsi="Times New Roman" w:cs="Times New Roman"/>
          <w:color w:val="auto"/>
          <w:lang w:val="en-GB"/>
        </w:rPr>
        <w:fldChar w:fldCharType="separate"/>
      </w:r>
      <w:r w:rsidR="002C50D6" w:rsidRPr="006F1E80">
        <w:rPr>
          <w:rFonts w:ascii="Times New Roman" w:hAnsi="Times New Roman" w:cs="Times New Roman"/>
          <w:color w:val="auto"/>
        </w:rPr>
        <w:t>[19]</w:t>
      </w:r>
      <w:r w:rsidR="00EB643A"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 It represents a collection of co</w:t>
      </w:r>
      <w:r w:rsidR="00DD7B89" w:rsidRPr="006F1E80">
        <w:rPr>
          <w:rFonts w:ascii="Times New Roman" w:eastAsiaTheme="minorHAnsi" w:hAnsi="Times New Roman" w:cs="Times New Roman"/>
          <w:color w:val="auto"/>
          <w:lang w:val="en-GB"/>
        </w:rPr>
        <w:t>nnected computation units</w:t>
      </w:r>
      <w:r w:rsidRPr="006F1E80">
        <w:rPr>
          <w:rFonts w:ascii="Times New Roman" w:eastAsiaTheme="minorHAnsi" w:hAnsi="Times New Roman" w:cs="Times New Roman"/>
          <w:color w:val="auto"/>
          <w:lang w:val="en-GB"/>
        </w:rPr>
        <w:t xml:space="preserve"> where each unit provides the input to the next unit in the chain. ANNs mainly used an unstructured supervised learning task and have shown great success compared to traditional tree algorithms. One of the reasons for its success is that artificial neural network</w:t>
      </w:r>
      <w:r w:rsidR="00646415"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can accurately extract features from unstructured data without humans</w:t>
      </w:r>
      <w:r w:rsidR="00373200" w:rsidRPr="006F1E80">
        <w:rPr>
          <w:rFonts w:ascii="Times New Roman" w:eastAsiaTheme="minorHAnsi" w:hAnsi="Times New Roman" w:cs="Times New Roman"/>
          <w:color w:val="auto"/>
          <w:lang w:val="en-GB"/>
        </w:rPr>
        <w:t>’</w:t>
      </w:r>
      <w:r w:rsidRPr="006F1E80">
        <w:rPr>
          <w:rFonts w:ascii="Times New Roman" w:eastAsiaTheme="minorHAnsi" w:hAnsi="Times New Roman" w:cs="Times New Roman"/>
          <w:color w:val="auto"/>
          <w:lang w:val="en-GB"/>
        </w:rPr>
        <w:t xml:space="preserve"> intervention and accurately learn and simulate high dimensional, non-linear data without prior knowledge. Generally, ANN</w:t>
      </w:r>
      <w:r w:rsidR="00B70D4B" w:rsidRPr="006F1E80">
        <w:rPr>
          <w:rFonts w:ascii="Times New Roman" w:eastAsiaTheme="minorHAnsi" w:hAnsi="Times New Roman" w:cs="Times New Roman"/>
          <w:color w:val="auto"/>
          <w:lang w:val="en-GB"/>
        </w:rPr>
        <w:t>s</w:t>
      </w:r>
      <w:r w:rsidRPr="006F1E80">
        <w:rPr>
          <w:rFonts w:ascii="Times New Roman" w:eastAsiaTheme="minorHAnsi" w:hAnsi="Times New Roman" w:cs="Times New Roman"/>
          <w:color w:val="auto"/>
          <w:lang w:val="en-GB"/>
        </w:rPr>
        <w:t xml:space="preserve"> are arranged in layers: an input layer, one or more hidden layers, and the output layer </w:t>
      </w:r>
      <w:r w:rsidR="00B87641" w:rsidRPr="006F1E80">
        <w:rPr>
          <w:rFonts w:ascii="Times New Roman" w:eastAsiaTheme="minorHAnsi" w:hAnsi="Times New Roman" w:cs="Times New Roman"/>
          <w:color w:val="auto"/>
          <w:lang w:val="en-GB"/>
        </w:rPr>
        <w:fldChar w:fldCharType="begin"/>
      </w:r>
      <w:r w:rsidR="002C50D6" w:rsidRPr="006F1E80">
        <w:rPr>
          <w:rFonts w:ascii="Times New Roman" w:eastAsiaTheme="minorHAnsi" w:hAnsi="Times New Roman" w:cs="Times New Roman"/>
          <w:color w:val="auto"/>
          <w:lang w:val="en-GB"/>
        </w:rPr>
        <w:instrText xml:space="preserve"> ADDIN ZOTERO_ITEM CSL_CITATION {"citationID":"i2zOGNb2","properties":{"formattedCitation":"[20]","plainCitation":"[20]","noteIndex":0},"citationItems":[{"id":54,"uris":["http://zotero.org/users/local/2a3hGqw7/items/S454X2BG"],"itemData":{"id":54,"type":"article-journal","container-title":"Annals. Computer Science Series","issue":"1","page":"39–58","source":"Google Scholar","title":"A fast algorithm to construct neural networks classification models with high-dimensional genomic data","volume":"10","author":[{"family":"Yahya","given":"Waheed Babatunde"},{"family":"Oladiipo","given":"Morolake Oladayo"},{"family":"Jolayemi","given":"Emmanuel Teju"}],"issued":{"date-parts":[["2012"]]}}}],"schema":"https://github.com/citation-style-language/schema/raw/master/csl-citation.json"} </w:instrText>
      </w:r>
      <w:r w:rsidR="00B87641" w:rsidRPr="006F1E80">
        <w:rPr>
          <w:rFonts w:ascii="Times New Roman" w:eastAsiaTheme="minorHAnsi" w:hAnsi="Times New Roman" w:cs="Times New Roman"/>
          <w:color w:val="auto"/>
          <w:lang w:val="en-GB"/>
        </w:rPr>
        <w:fldChar w:fldCharType="separate"/>
      </w:r>
      <w:r w:rsidR="002C50D6" w:rsidRPr="006F1E80">
        <w:rPr>
          <w:rFonts w:ascii="Times New Roman" w:hAnsi="Times New Roman" w:cs="Times New Roman"/>
          <w:color w:val="auto"/>
        </w:rPr>
        <w:t>[20]</w:t>
      </w:r>
      <w:r w:rsidR="00B87641" w:rsidRPr="006F1E80">
        <w:rPr>
          <w:rFonts w:ascii="Times New Roman" w:eastAsiaTheme="minorHAnsi" w:hAnsi="Times New Roman" w:cs="Times New Roman"/>
          <w:color w:val="auto"/>
          <w:lang w:val="en-GB"/>
        </w:rPr>
        <w:fldChar w:fldCharType="end"/>
      </w:r>
      <w:r w:rsidRPr="006F1E80">
        <w:rPr>
          <w:rFonts w:ascii="Times New Roman" w:eastAsiaTheme="minorHAnsi" w:hAnsi="Times New Roman" w:cs="Times New Roman"/>
          <w:color w:val="auto"/>
          <w:lang w:val="en-GB"/>
        </w:rPr>
        <w:t>.</w:t>
      </w:r>
    </w:p>
    <w:p w14:paraId="658E44C2" w14:textId="3380BEB4" w:rsidR="00BB653A" w:rsidRPr="006F1E80" w:rsidRDefault="00C95E2D" w:rsidP="005A3DFC">
      <w:pPr>
        <w:pStyle w:val="Default"/>
        <w:spacing w:before="240" w:line="360" w:lineRule="auto"/>
        <w:jc w:val="both"/>
        <w:rPr>
          <w:rFonts w:ascii="Times New Roman" w:hAnsi="Times New Roman" w:cs="Times New Roman"/>
          <w:b/>
          <w:bCs/>
          <w:i/>
          <w:color w:val="auto"/>
        </w:rPr>
      </w:pPr>
      <w:r w:rsidRPr="006F1E80">
        <w:rPr>
          <w:rFonts w:ascii="Times New Roman" w:hAnsi="Times New Roman" w:cs="Times New Roman"/>
          <w:b/>
          <w:bCs/>
          <w:i/>
          <w:color w:val="auto"/>
        </w:rPr>
        <w:t>The k</w:t>
      </w:r>
      <w:r w:rsidR="00B43499" w:rsidRPr="006F1E80">
        <w:rPr>
          <w:rFonts w:ascii="Times New Roman" w:hAnsi="Times New Roman" w:cs="Times New Roman"/>
          <w:b/>
          <w:bCs/>
          <w:i/>
          <w:color w:val="auto"/>
        </w:rPr>
        <w:t xml:space="preserve">-Nearest </w:t>
      </w:r>
      <w:proofErr w:type="spellStart"/>
      <w:r w:rsidRPr="006F1E80">
        <w:rPr>
          <w:rFonts w:ascii="Times New Roman" w:hAnsi="Times New Roman" w:cs="Times New Roman"/>
          <w:b/>
          <w:bCs/>
          <w:i/>
          <w:color w:val="auto"/>
        </w:rPr>
        <w:t>N</w:t>
      </w:r>
      <w:r w:rsidR="00B43499" w:rsidRPr="006F1E80">
        <w:rPr>
          <w:rFonts w:ascii="Times New Roman" w:hAnsi="Times New Roman" w:cs="Times New Roman"/>
          <w:b/>
          <w:bCs/>
          <w:i/>
          <w:color w:val="auto"/>
        </w:rPr>
        <w:t>eighbo</w:t>
      </w:r>
      <w:r w:rsidRPr="006F1E80">
        <w:rPr>
          <w:rFonts w:ascii="Times New Roman" w:hAnsi="Times New Roman" w:cs="Times New Roman"/>
          <w:b/>
          <w:bCs/>
          <w:i/>
          <w:color w:val="auto"/>
        </w:rPr>
        <w:t>u</w:t>
      </w:r>
      <w:r w:rsidR="00B43499" w:rsidRPr="006F1E80">
        <w:rPr>
          <w:rFonts w:ascii="Times New Roman" w:hAnsi="Times New Roman" w:cs="Times New Roman"/>
          <w:b/>
          <w:bCs/>
          <w:i/>
          <w:color w:val="auto"/>
        </w:rPr>
        <w:t>r</w:t>
      </w:r>
      <w:proofErr w:type="spellEnd"/>
      <w:r w:rsidR="00B43499" w:rsidRPr="006F1E80">
        <w:rPr>
          <w:rFonts w:ascii="Times New Roman" w:hAnsi="Times New Roman" w:cs="Times New Roman"/>
          <w:b/>
          <w:bCs/>
          <w:i/>
          <w:color w:val="auto"/>
        </w:rPr>
        <w:t xml:space="preserve"> (</w:t>
      </w:r>
      <w:proofErr w:type="spellStart"/>
      <w:r w:rsidR="00F94B19" w:rsidRPr="006F1E80">
        <w:rPr>
          <w:rFonts w:ascii="Times New Roman" w:hAnsi="Times New Roman" w:cs="Times New Roman"/>
          <w:b/>
          <w:bCs/>
          <w:i/>
          <w:color w:val="auto"/>
        </w:rPr>
        <w:t>kNN</w:t>
      </w:r>
      <w:proofErr w:type="spellEnd"/>
      <w:r w:rsidR="00B43499" w:rsidRPr="006F1E80">
        <w:rPr>
          <w:rFonts w:ascii="Times New Roman" w:hAnsi="Times New Roman" w:cs="Times New Roman"/>
          <w:b/>
          <w:bCs/>
          <w:i/>
          <w:color w:val="auto"/>
        </w:rPr>
        <w:t>)</w:t>
      </w:r>
    </w:p>
    <w:p w14:paraId="6EAACE59" w14:textId="23E57483" w:rsidR="000E0AAE" w:rsidRPr="006F1E80" w:rsidRDefault="000E0AAE" w:rsidP="00F70825">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The k-Nearest </w:t>
      </w:r>
      <w:proofErr w:type="spellStart"/>
      <w:r w:rsidRPr="006F1E80">
        <w:rPr>
          <w:rFonts w:ascii="Times New Roman" w:hAnsi="Times New Roman" w:cs="Times New Roman"/>
          <w:color w:val="auto"/>
        </w:rPr>
        <w:t>Neighbour</w:t>
      </w:r>
      <w:proofErr w:type="spellEnd"/>
      <w:r w:rsidRPr="006F1E80">
        <w:rPr>
          <w:rFonts w:ascii="Times New Roman" w:hAnsi="Times New Roman" w:cs="Times New Roman"/>
          <w:color w:val="auto"/>
        </w:rPr>
        <w:t xml:space="preserv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is perhaps the simplest, most popular, highly efficient, and intuitive algorithm for pattern recognition </w:t>
      </w:r>
      <w:r w:rsidR="0053507E"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{"citationID":"FeQfgNOk","properties":{"formattedCitation":"[21]","plainCitation":"[21]","noteIndex":0},"citationItems":[{"id":56,"uris":["http://zotero.org/users/local/2a3hGqw7/items/3FC23HXQ"],"itemData":{"id":56,"type":"article-journal","container-title":"International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3507E"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[21]</w:t>
      </w:r>
      <w:r w:rsidR="0053507E"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strategy for predicting </w:t>
      </w:r>
      <w:r w:rsidR="00DD7B89" w:rsidRPr="006F1E80">
        <w:rPr>
          <w:rFonts w:ascii="Times New Roman" w:hAnsi="Times New Roman" w:cs="Times New Roman"/>
          <w:color w:val="auto"/>
        </w:rPr>
        <w:t>an observation class</w:t>
      </w:r>
      <w:r w:rsidRPr="006F1E80">
        <w:rPr>
          <w:rFonts w:ascii="Times New Roman" w:hAnsi="Times New Roman" w:cs="Times New Roman"/>
          <w:color w:val="auto"/>
        </w:rPr>
        <w:t xml:space="preserve"> is to identify the k closest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from the training dataset and then assign the class with the most prevalent class among its nearest </w:t>
      </w:r>
      <w:proofErr w:type="spellStart"/>
      <w:r w:rsidRPr="006F1E80">
        <w:rPr>
          <w:rFonts w:ascii="Times New Roman" w:hAnsi="Times New Roman" w:cs="Times New Roman"/>
          <w:color w:val="auto"/>
        </w:rPr>
        <w:t>neighbours</w:t>
      </w:r>
      <w:proofErr w:type="spellEnd"/>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works well with a small number of input variables (p) but struggles when the number of inputs (features) is large </w:t>
      </w:r>
      <w:r w:rsidR="0081758A"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{"citationID":"58OlSgBC","properties":{"formattedCitation":"[22]","plainCitation":"[22]","noteIndex":0},"citationItems":[{"id":57,"uris":["http://zotero.org/users/local/2a3hGqw7/items/Y9J4D4E8"],"itemData":{"id":57,"type":"paper-conference","container-title":"2011 15th Panhellenic Conference on Informatics","page":"41–45","publisher":"IEEE","source":"Google Scholar","title":"The effects of dimensionality curse in high dimensional knn search","author":[{"family":"Kouiroukidis","given":"Nikolaos"},{"family":"Evangelidis","given":"Georgios"}],"issued":{"date-parts":[["2011"]]}}}],"schema":"https://github.com/citation-style-language/schema/raw/master/csl-citation.json"} </w:instrText>
      </w:r>
      <w:r w:rsidR="0081758A"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[22]</w:t>
      </w:r>
      <w:r w:rsidR="0081758A" w:rsidRPr="006F1E80">
        <w:rPr>
          <w:rFonts w:ascii="Times New Roman" w:hAnsi="Times New Roman" w:cs="Times New Roman"/>
          <w:color w:val="auto"/>
        </w:rPr>
        <w:fldChar w:fldCharType="end"/>
      </w:r>
      <w:r w:rsidRPr="006F1E80">
        <w:rPr>
          <w:rFonts w:ascii="Times New Roman" w:hAnsi="Times New Roman" w:cs="Times New Roman"/>
          <w:color w:val="auto"/>
        </w:rPr>
        <w:t xml:space="preserve">. The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does not have a training phase; hence it is referred to as a lazy learner. We can implement </w:t>
      </w:r>
      <w:proofErr w:type="spellStart"/>
      <w:r w:rsidRPr="006F1E80">
        <w:rPr>
          <w:rFonts w:ascii="Times New Roman" w:hAnsi="Times New Roman" w:cs="Times New Roman"/>
          <w:color w:val="auto"/>
        </w:rPr>
        <w:t>kNN</w:t>
      </w:r>
      <w:proofErr w:type="spellEnd"/>
      <w:r w:rsidRPr="006F1E80">
        <w:rPr>
          <w:rFonts w:ascii="Times New Roman" w:hAnsi="Times New Roman" w:cs="Times New Roman"/>
          <w:color w:val="auto"/>
        </w:rPr>
        <w:t xml:space="preserve"> for both the classification and regression problems.</w:t>
      </w:r>
    </w:p>
    <w:p w14:paraId="35AD194B" w14:textId="77777777" w:rsidR="002E6F09" w:rsidRPr="006F1E80" w:rsidRDefault="00796128" w:rsidP="00F70825">
      <w:pPr>
        <w:pStyle w:val="NormalWeb"/>
        <w:shd w:val="clear" w:color="auto" w:fill="FFFFFF"/>
        <w:spacing w:before="0" w:beforeAutospacing="0" w:after="0" w:afterAutospacing="0" w:line="360" w:lineRule="auto"/>
        <w:jc w:val="both"/>
        <w:textAlignment w:val="baseline"/>
        <w:rPr>
          <w:b/>
          <w:bCs/>
          <w:i/>
        </w:rPr>
      </w:pPr>
      <w:r w:rsidRPr="006F1E80">
        <w:rPr>
          <w:b/>
          <w:bCs/>
          <w:i/>
        </w:rPr>
        <w:t>Linear Discriminant Analysis (LDA)</w:t>
      </w:r>
    </w:p>
    <w:p w14:paraId="6C8C2F5B" w14:textId="5745782B" w:rsidR="00C94E0D" w:rsidRPr="006F1E80" w:rsidRDefault="00C94E0D" w:rsidP="0099711F">
      <w:pPr>
        <w:pStyle w:val="NormalWeb"/>
        <w:shd w:val="clear" w:color="auto" w:fill="FFFFFF"/>
        <w:spacing w:before="0" w:beforeAutospacing="0" w:after="288" w:afterAutospacing="0" w:line="360" w:lineRule="auto"/>
        <w:jc w:val="both"/>
        <w:textAlignment w:val="baseline"/>
      </w:pPr>
      <w:r w:rsidRPr="006F1E80">
        <w:t xml:space="preserve">Linear Discriminant Analysis (LDA) is a statistical predictive classification method that assigns an unknown class label to one of the classes based on a multivariate observation </w:t>
      </w:r>
      <w:r w:rsidR="009B21A8" w:rsidRPr="006F1E80">
        <w:fldChar w:fldCharType="begin"/>
      </w:r>
      <w:r w:rsidR="002C50D6" w:rsidRPr="006F1E80">
        <w:instrText xml:space="preserve"> ADDIN ZOTERO_ITEM CSL_CITATION {"citationID":"pSOkgUnZ","properties":{"formattedCitation":"[23]","plainCitation":"[23]","noteIndex":0},"citationItems":[{"id":59,"uris":["http://zotero.org/users/local/2a3hGqw7/items/CI6PJFSN"],"itemData":{"id":59,"type":"book","publisher":"John Wiley &amp; Sons","source":"Google Scholar","title":"Discriminant analysis and statistical pattern recognition","volume":"544","author":[{"family":"McLachlan","given":"Geoffrey J."}],"issued":{"date-parts":[["2004"]]}}}],"schema":"https://github.com/citation-style-language/schema/raw/master/csl-citation.json"} </w:instrText>
      </w:r>
      <w:r w:rsidR="009B21A8" w:rsidRPr="006F1E80">
        <w:fldChar w:fldCharType="separate"/>
      </w:r>
      <w:r w:rsidR="002C50D6" w:rsidRPr="006F1E80">
        <w:t>[23]</w:t>
      </w:r>
      <w:r w:rsidR="009B21A8" w:rsidRPr="006F1E80">
        <w:fldChar w:fldCharType="end"/>
      </w:r>
      <w:r w:rsidRPr="006F1E80">
        <w:t xml:space="preserve">. LDA finds a linear combination of features that separates two or more classes of observations and makes some simplifying assumptions about the data—normally distributed data, statistically independent features, and identical covariance matrices for every class. LDA makes predictions by estimating the probability that a new set of inputs belongs to each class, and the class that gets the highest probability is the output class. The model uses Bayes Theorem to estimate the probabilities </w:t>
      </w:r>
      <w:r w:rsidR="009B21A8" w:rsidRPr="006F1E80">
        <w:fldChar w:fldCharType="begin"/>
      </w:r>
      <w:r w:rsidR="002C50D6" w:rsidRPr="006F1E80">
        <w:instrText xml:space="preserve"> ADDIN ZOTERO_ITEM CSL_CITATION {"citationID":"NGEh7Tg4","properties":{"formattedCitation":"[24]","plainCitation":"[24]","noteIndex":0},"citationItems":[{"id":61,"uris":["http://zotero.org/users/local/2a3hGqw7/items/TCKHDI74"],"itemData":{"id":61,"type":"book","publisher":"Machine Learning Mastery","source":"Google Scholar","title":"Master Machine Learning Algorithms: discover how they work and implement them from scratch","title-short":"Master Machine Learning Algorithms","author":[{"family":"Brownlee","given":"Jason"}],"issued":{"date-parts":[["2016"]]}}}],"schema":"https://github.com/citation-style-language/schema/raw/master/csl-citation.json"} </w:instrText>
      </w:r>
      <w:r w:rsidR="009B21A8" w:rsidRPr="006F1E80">
        <w:fldChar w:fldCharType="separate"/>
      </w:r>
      <w:r w:rsidR="002C50D6" w:rsidRPr="006F1E80">
        <w:t>[24]</w:t>
      </w:r>
      <w:r w:rsidR="009B21A8" w:rsidRPr="006F1E80">
        <w:fldChar w:fldCharType="end"/>
      </w:r>
      <w:r w:rsidRPr="006F1E80">
        <w:t>.</w:t>
      </w:r>
    </w:p>
    <w:p w14:paraId="408BB177" w14:textId="77777777" w:rsidR="00205BD1" w:rsidRPr="006F1E80" w:rsidRDefault="00893CBB" w:rsidP="00205BD1">
      <w:pPr>
        <w:pStyle w:val="Default"/>
        <w:spacing w:line="360" w:lineRule="auto"/>
        <w:rPr>
          <w:rStyle w:val="Hyperlink"/>
          <w:rFonts w:ascii="Times New Roman" w:hAnsi="Times New Roman" w:cs="Times New Roman"/>
          <w:b/>
          <w:bCs/>
          <w:i/>
          <w:color w:val="auto"/>
          <w:u w:val="none"/>
        </w:rPr>
      </w:pPr>
      <w:r w:rsidRPr="006F1E80">
        <w:rPr>
          <w:rStyle w:val="Hyperlink"/>
          <w:rFonts w:ascii="Times New Roman" w:hAnsi="Times New Roman" w:cs="Times New Roman"/>
          <w:b/>
          <w:bCs/>
          <w:i/>
          <w:color w:val="auto"/>
          <w:u w:val="none"/>
        </w:rPr>
        <w:t>N</w:t>
      </w:r>
      <w:r w:rsidR="00576ED5" w:rsidRPr="006F1E80">
        <w:rPr>
          <w:rStyle w:val="Hyperlink"/>
          <w:rFonts w:ascii="Times New Roman" w:hAnsi="Times New Roman" w:cs="Times New Roman"/>
          <w:b/>
          <w:bCs/>
          <w:i/>
          <w:color w:val="auto"/>
          <w:u w:val="none"/>
        </w:rPr>
        <w:t>ai</w:t>
      </w:r>
      <w:r w:rsidRPr="006F1E80">
        <w:rPr>
          <w:rStyle w:val="Hyperlink"/>
          <w:rFonts w:ascii="Times New Roman" w:hAnsi="Times New Roman" w:cs="Times New Roman"/>
          <w:b/>
          <w:bCs/>
          <w:i/>
          <w:color w:val="auto"/>
          <w:u w:val="none"/>
        </w:rPr>
        <w:t xml:space="preserve">ve </w:t>
      </w:r>
      <w:r w:rsidR="0086219D" w:rsidRPr="006F1E80">
        <w:rPr>
          <w:rStyle w:val="Hyperlink"/>
          <w:rFonts w:ascii="Times New Roman" w:hAnsi="Times New Roman" w:cs="Times New Roman"/>
          <w:b/>
          <w:bCs/>
          <w:i/>
          <w:color w:val="auto"/>
          <w:u w:val="none"/>
        </w:rPr>
        <w:t>Bayes (NB)</w:t>
      </w:r>
    </w:p>
    <w:p w14:paraId="042BCBB8" w14:textId="75911D36" w:rsidR="006F0B05" w:rsidRPr="006F1E80" w:rsidRDefault="006F0B05" w:rsidP="00373200">
      <w:pPr>
        <w:pStyle w:val="Default"/>
        <w:spacing w:after="240" w:line="360" w:lineRule="auto"/>
        <w:jc w:val="both"/>
        <w:rPr>
          <w:rStyle w:val="Hyperlink"/>
          <w:rFonts w:ascii="Times New Roman" w:hAnsi="Times New Roman" w:cs="Times New Roman"/>
          <w:bCs/>
          <w:color w:val="auto"/>
          <w:u w:val="none"/>
        </w:rPr>
      </w:pPr>
      <w:r w:rsidRPr="006F1E80">
        <w:rPr>
          <w:rStyle w:val="Hyperlink"/>
          <w:rFonts w:ascii="Times New Roman" w:hAnsi="Times New Roman" w:cs="Times New Roman"/>
          <w:bCs/>
          <w:color w:val="auto"/>
          <w:u w:val="none"/>
        </w:rPr>
        <w:t xml:space="preserve">Naive Bayes is a probabilistic machine learning classifier that is based on the Bayes Theorem and can be used for a wide variety of classification tasks </w:t>
      </w:r>
      <w:r w:rsidR="005F4369" w:rsidRPr="006F1E80">
        <w:rPr>
          <w:rStyle w:val="Hyperlink"/>
          <w:rFonts w:ascii="Times New Roman" w:hAnsi="Times New Roman" w:cs="Times New Roman"/>
          <w:bCs/>
          <w:color w:val="auto"/>
          <w:u w:val="none"/>
        </w:rPr>
        <w:fldChar w:fldCharType="begin"/>
      </w:r>
      <w:r w:rsidR="002C50D6" w:rsidRPr="006F1E80">
        <w:rPr>
          <w:rStyle w:val="Hyperlink"/>
          <w:rFonts w:ascii="Times New Roman" w:hAnsi="Times New Roman" w:cs="Times New Roman"/>
          <w:bCs/>
          <w:color w:val="auto"/>
          <w:u w:val="none"/>
        </w:rPr>
        <w:instrText xml:space="preserve"> ADDIN ZOTERO_ITEM CSL_CITATION {"citationID":"YTbeUlne","properties":{"formattedCitation":"[21]","plainCitation":"[21]","noteIndex":0},"citationItems":[{"id":56,"uris":["http://zotero.org/users/local/2a3hGqw7/items/3FC23HXQ"],"itemData":{"id":56,"type":"article-journal","container-title":"International Journal of artificial intelligence","issue":"S11","page":"19–47","source":"Google Scholar","title":"K-SS: A sequential feature selection and prediction method in microarray study","title-short":"K-SS","volume":"6","author":[{"family":"Yahya","given":"Waheed Babatunde"},{"family":"Ulm","given":"Kurt"},{"family":"Ludwig","given":"F."},{"family":"Hapflemeir","given":"A."}],"issued":{"date-parts":[["2011"]]}}}],"schema":"https://github.com/citation-style-language/schema/raw/master/csl-citation.json"} </w:instrText>
      </w:r>
      <w:r w:rsidR="005F4369" w:rsidRPr="006F1E80">
        <w:rPr>
          <w:rStyle w:val="Hyperlink"/>
          <w:rFonts w:ascii="Times New Roman" w:hAnsi="Times New Roman" w:cs="Times New Roman"/>
          <w:bCs/>
          <w:color w:val="auto"/>
          <w:u w:val="none"/>
        </w:rPr>
        <w:fldChar w:fldCharType="separate"/>
      </w:r>
      <w:r w:rsidR="002C50D6" w:rsidRPr="006F1E80">
        <w:rPr>
          <w:rFonts w:ascii="Times New Roman" w:hAnsi="Times New Roman" w:cs="Times New Roman"/>
          <w:color w:val="auto"/>
        </w:rPr>
        <w:t>[21]</w:t>
      </w:r>
      <w:r w:rsidR="005F4369" w:rsidRPr="006F1E80">
        <w:rPr>
          <w:rStyle w:val="Hyperlink"/>
          <w:rFonts w:ascii="Times New Roman" w:hAnsi="Times New Roman" w:cs="Times New Roman"/>
          <w:bCs/>
          <w:color w:val="auto"/>
          <w:u w:val="none"/>
        </w:rPr>
        <w:fldChar w:fldCharType="end"/>
      </w:r>
      <w:r w:rsidR="00382F64" w:rsidRPr="006F1E80">
        <w:rPr>
          <w:rStyle w:val="Hyperlink"/>
          <w:rFonts w:ascii="Times New Roman" w:hAnsi="Times New Roman" w:cs="Times New Roman"/>
          <w:bCs/>
          <w:color w:val="auto"/>
          <w:u w:val="none"/>
        </w:rPr>
        <w:t>.</w:t>
      </w:r>
      <w:r w:rsidRPr="006F1E80">
        <w:rPr>
          <w:rStyle w:val="Hyperlink"/>
          <w:rFonts w:ascii="Times New Roman" w:hAnsi="Times New Roman" w:cs="Times New Roman"/>
          <w:bCs/>
          <w:color w:val="auto"/>
          <w:u w:val="none"/>
        </w:rPr>
        <w:t xml:space="preserve"> The naive Bayes assumption is that the features that go into the model are independent of each other. It is a simple yet powerful algorithm </w:t>
      </w:r>
      <w:r w:rsidR="00F7362D" w:rsidRPr="006F1E80">
        <w:rPr>
          <w:rStyle w:val="Hyperlink"/>
          <w:rFonts w:ascii="Times New Roman" w:hAnsi="Times New Roman" w:cs="Times New Roman"/>
          <w:bCs/>
          <w:color w:val="auto"/>
          <w:u w:val="none"/>
        </w:rPr>
        <w:t>among po</w:t>
      </w:r>
      <w:r w:rsidRPr="006F1E80">
        <w:rPr>
          <w:rStyle w:val="Hyperlink"/>
          <w:rFonts w:ascii="Times New Roman" w:hAnsi="Times New Roman" w:cs="Times New Roman"/>
          <w:bCs/>
          <w:color w:val="auto"/>
          <w:u w:val="none"/>
        </w:rPr>
        <w:t xml:space="preserve">pular classification methods because </w:t>
      </w:r>
      <w:r w:rsidR="00F7362D" w:rsidRPr="006F1E80">
        <w:rPr>
          <w:rStyle w:val="Hyperlink"/>
          <w:rFonts w:ascii="Times New Roman" w:hAnsi="Times New Roman" w:cs="Times New Roman"/>
          <w:bCs/>
          <w:color w:val="auto"/>
          <w:u w:val="none"/>
        </w:rPr>
        <w:t>it can quickly make predictions</w:t>
      </w:r>
      <w:r w:rsidRPr="006F1E80">
        <w:rPr>
          <w:rStyle w:val="Hyperlink"/>
          <w:rFonts w:ascii="Times New Roman" w:hAnsi="Times New Roman" w:cs="Times New Roman"/>
          <w:bCs/>
          <w:color w:val="auto"/>
          <w:u w:val="none"/>
        </w:rPr>
        <w:t xml:space="preserve"> in real-time.</w:t>
      </w:r>
    </w:p>
    <w:p w14:paraId="4F16E15D" w14:textId="6F2A16C9" w:rsidR="00D66412" w:rsidRPr="006F1E80" w:rsidRDefault="00B63784" w:rsidP="00B54E7D">
      <w:pPr>
        <w:pStyle w:val="Heading3"/>
        <w:spacing w:line="360" w:lineRule="auto"/>
        <w:rPr>
          <w:color w:val="auto"/>
        </w:rPr>
      </w:pPr>
      <w:r w:rsidRPr="006F1E80">
        <w:rPr>
          <w:color w:val="auto"/>
        </w:rPr>
        <w:t>2.2.2</w:t>
      </w:r>
      <w:r w:rsidRPr="006F1E80">
        <w:rPr>
          <w:color w:val="auto"/>
        </w:rPr>
        <w:tab/>
      </w:r>
      <w:r w:rsidR="00D66412" w:rsidRPr="006F1E80">
        <w:rPr>
          <w:color w:val="auto"/>
        </w:rPr>
        <w:t xml:space="preserve">Evaluation of Classification </w:t>
      </w:r>
      <w:r w:rsidR="003465D5" w:rsidRPr="006F1E80">
        <w:rPr>
          <w:color w:val="auto"/>
        </w:rPr>
        <w:t xml:space="preserve">Learning </w:t>
      </w:r>
      <w:r w:rsidR="00D66412" w:rsidRPr="006F1E80">
        <w:rPr>
          <w:color w:val="auto"/>
        </w:rPr>
        <w:t>Methods</w:t>
      </w:r>
    </w:p>
    <w:p w14:paraId="5919805A" w14:textId="6EEFDDCB" w:rsidR="0025783D" w:rsidRPr="006F1E80" w:rsidRDefault="00646415" w:rsidP="009139AC">
      <w:pPr>
        <w:pStyle w:val="Default"/>
        <w:spacing w:line="360" w:lineRule="auto"/>
        <w:jc w:val="both"/>
        <w:rPr>
          <w:rFonts w:ascii="Times New Roman" w:hAnsi="Times New Roman" w:cs="Times New Roman"/>
          <w:color w:val="auto"/>
        </w:rPr>
      </w:pPr>
      <w:r w:rsidRPr="006F1E80">
        <w:rPr>
          <w:rFonts w:ascii="Times New Roman" w:hAnsi="Times New Roman" w:cs="Times New Roman"/>
          <w:color w:val="auto"/>
        </w:rPr>
        <w:t>This section</w:t>
      </w:r>
      <w:r w:rsidR="0025783D" w:rsidRPr="006F1E80">
        <w:rPr>
          <w:rFonts w:ascii="Times New Roman" w:hAnsi="Times New Roman" w:cs="Times New Roman"/>
          <w:color w:val="auto"/>
        </w:rPr>
        <w:t xml:space="preserve"> </w:t>
      </w:r>
      <w:r w:rsidR="00914F48" w:rsidRPr="006F1E80">
        <w:rPr>
          <w:rFonts w:ascii="Times New Roman" w:hAnsi="Times New Roman" w:cs="Times New Roman"/>
          <w:color w:val="auto"/>
        </w:rPr>
        <w:t>briefly discussed</w:t>
      </w:r>
      <w:r w:rsidR="0025783D" w:rsidRPr="006F1E80">
        <w:rPr>
          <w:rFonts w:ascii="Times New Roman" w:hAnsi="Times New Roman" w:cs="Times New Roman"/>
          <w:color w:val="auto"/>
        </w:rPr>
        <w:t xml:space="preserve"> the different metrics for</w:t>
      </w:r>
      <w:r w:rsidR="00914F48" w:rsidRPr="006F1E80">
        <w:rPr>
          <w:rFonts w:ascii="Times New Roman" w:hAnsi="Times New Roman" w:cs="Times New Roman"/>
          <w:color w:val="auto"/>
        </w:rPr>
        <w:t xml:space="preserve"> assessing the quality and performance of </w:t>
      </w:r>
      <w:r w:rsidR="0025783D" w:rsidRPr="006F1E80">
        <w:rPr>
          <w:rFonts w:ascii="Times New Roman" w:hAnsi="Times New Roman" w:cs="Times New Roman"/>
          <w:color w:val="auto"/>
        </w:rPr>
        <w:t xml:space="preserve">various classification models used in this </w:t>
      </w:r>
      <w:r w:rsidR="00914F48" w:rsidRPr="006F1E80">
        <w:rPr>
          <w:rFonts w:ascii="Times New Roman" w:hAnsi="Times New Roman" w:cs="Times New Roman"/>
          <w:color w:val="auto"/>
        </w:rPr>
        <w:t xml:space="preserve">study. </w:t>
      </w:r>
      <w:r w:rsidR="0025783D" w:rsidRPr="006F1E80">
        <w:rPr>
          <w:rFonts w:ascii="Times New Roman" w:hAnsi="Times New Roman" w:cs="Times New Roman"/>
          <w:color w:val="auto"/>
        </w:rPr>
        <w:t>The performance measures employed here include the Accuracy, Sensitivity, Specificity, Precision, Log</w:t>
      </w:r>
      <w:r w:rsidR="001B7E70" w:rsidRPr="006F1E80">
        <w:rPr>
          <w:rFonts w:ascii="Times New Roman" w:hAnsi="Times New Roman" w:cs="Times New Roman"/>
          <w:color w:val="auto"/>
        </w:rPr>
        <w:t xml:space="preserve"> </w:t>
      </w:r>
      <w:r w:rsidR="0025783D" w:rsidRPr="006F1E80">
        <w:rPr>
          <w:rFonts w:ascii="Times New Roman" w:hAnsi="Times New Roman" w:cs="Times New Roman"/>
          <w:color w:val="auto"/>
        </w:rPr>
        <w:t>Loss</w:t>
      </w:r>
      <w:r w:rsidR="001B7E70" w:rsidRPr="006F1E80">
        <w:rPr>
          <w:rFonts w:ascii="Times New Roman" w:hAnsi="Times New Roman" w:cs="Times New Roman"/>
          <w:color w:val="auto"/>
        </w:rPr>
        <w:t>,</w:t>
      </w:r>
      <w:r w:rsidR="0025783D" w:rsidRPr="006F1E80">
        <w:rPr>
          <w:rFonts w:ascii="Times New Roman" w:hAnsi="Times New Roman" w:cs="Times New Roman"/>
          <w:color w:val="auto"/>
        </w:rPr>
        <w:t xml:space="preserve"> and the Area under Receiver Operating Characteristics curve (AUC).</w:t>
      </w:r>
      <w:r w:rsidR="007C74F3" w:rsidRPr="006F1E80">
        <w:rPr>
          <w:rFonts w:ascii="Times New Roman" w:hAnsi="Times New Roman" w:cs="Times New Roman"/>
          <w:color w:val="auto"/>
        </w:rPr>
        <w:t xml:space="preserve"> </w:t>
      </w:r>
    </w:p>
    <w:p w14:paraId="23C28A39" w14:textId="5CC7352C" w:rsidR="002224E6" w:rsidRPr="006F1E80" w:rsidRDefault="002224E6" w:rsidP="00AE1831">
      <w:pPr>
        <w:pStyle w:val="BodyText"/>
        <w:spacing w:line="360" w:lineRule="auto"/>
        <w:jc w:val="both"/>
        <w:rPr>
          <w:rFonts w:ascii="Times New Roman" w:hAnsi="Times New Roman" w:cs="Times New Roman"/>
        </w:rPr>
      </w:pPr>
      <w:r w:rsidRPr="006F1E80">
        <w:rPr>
          <w:rFonts w:ascii="Times New Roman" w:hAnsi="Times New Roman" w:cs="Times New Roman"/>
          <w:b/>
          <w:bCs/>
          <w:i/>
        </w:rPr>
        <w:t xml:space="preserve">Accuracy or </w:t>
      </w:r>
      <w:r w:rsidR="009139AC" w:rsidRPr="006F1E80">
        <w:rPr>
          <w:rFonts w:ascii="Times New Roman" w:hAnsi="Times New Roman" w:cs="Times New Roman"/>
          <w:b/>
          <w:bCs/>
          <w:i/>
        </w:rPr>
        <w:t xml:space="preserve">Correct </w:t>
      </w:r>
      <w:r w:rsidRPr="006F1E80">
        <w:rPr>
          <w:rFonts w:ascii="Times New Roman" w:hAnsi="Times New Roman" w:cs="Times New Roman"/>
          <w:b/>
          <w:bCs/>
          <w:i/>
        </w:rPr>
        <w:t>Classification Rate</w:t>
      </w:r>
      <w:r w:rsidRPr="006F1E80">
        <w:rPr>
          <w:rFonts w:ascii="Times New Roman" w:hAnsi="Times New Roman" w:cs="Times New Roman"/>
        </w:rPr>
        <w:t xml:space="preserve">: </w:t>
      </w:r>
      <w:r w:rsidR="009139AC" w:rsidRPr="006F1E80">
        <w:rPr>
          <w:rFonts w:ascii="Times New Roman" w:hAnsi="Times New Roman" w:cs="Times New Roman"/>
        </w:rPr>
        <w:t>The a</w:t>
      </w:r>
      <w:r w:rsidRPr="006F1E80">
        <w:rPr>
          <w:rFonts w:ascii="Times New Roman" w:hAnsi="Times New Roman" w:cs="Times New Roman"/>
        </w:rPr>
        <w:t xml:space="preserve">ccuracy of any given classifier is the ratio of </w:t>
      </w:r>
      <w:r w:rsidR="009139AC" w:rsidRPr="006F1E80">
        <w:rPr>
          <w:rFonts w:ascii="Times New Roman" w:hAnsi="Times New Roman" w:cs="Times New Roman"/>
        </w:rPr>
        <w:t xml:space="preserve">response class labels that the </w:t>
      </w:r>
      <w:r w:rsidRPr="006F1E80">
        <w:rPr>
          <w:rFonts w:ascii="Times New Roman" w:hAnsi="Times New Roman" w:cs="Times New Roman"/>
        </w:rPr>
        <w:t>classifier predicted correctly over the total number of predictions.</w:t>
      </w:r>
    </w:p>
    <w:p w14:paraId="793D7BC1" w14:textId="3D303804"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m:rPr>
                <m:sty m:val="p"/>
              </m:rPr>
              <w:rPr>
                <w:rFonts w:ascii="Cambria Math" w:hAnsi="Cambria Math" w:cs="Times New Roman"/>
              </w:rPr>
              <m:t>Number of correct predictions</m:t>
            </m:r>
          </m:num>
          <m:den>
            <m:r>
              <m:rPr>
                <m:sty m:val="p"/>
              </m:rPr>
              <w:rPr>
                <w:rFonts w:ascii="Cambria Math" w:hAnsi="Cambria Math" w:cs="Times New Roman"/>
              </w:rPr>
              <m:t>Total number of predictions</m:t>
            </m:r>
          </m:den>
        </m:f>
      </m:oMath>
      <w:ins w:id="254" w:author="Ezekiel Ogundepo" w:date="2022-10-12T14:33:00Z">
        <w:r w:rsidR="00C5094A">
          <w:rPr>
            <w:rFonts w:ascii="Times New Roman" w:eastAsiaTheme="minorEastAsia" w:hAnsi="Times New Roman" w:cs="Times New Roman"/>
          </w:rPr>
          <w:t xml:space="preserve">                                                                    </w:t>
        </w:r>
        <w:r w:rsidR="00C5094A">
          <w:t>(</w:t>
        </w:r>
      </w:ins>
      <w:ins w:id="255" w:author="Ezekiel Ogundepo" w:date="2022-10-12T14:34:00Z">
        <w:r w:rsidR="00C5094A">
          <w:t>1</w:t>
        </w:r>
      </w:ins>
      <w:ins w:id="256" w:author="Ezekiel Ogundepo" w:date="2022-10-12T14:33:00Z">
        <w:r w:rsidR="00C5094A">
          <w:t>)</w:t>
        </w:r>
      </w:ins>
    </w:p>
    <w:p w14:paraId="46C18D27" w14:textId="77777777"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rPr>
        <w:t>For a binary classifier, the classification rate is given by:</w:t>
      </w:r>
    </w:p>
    <w:p w14:paraId="0A50FCB2" w14:textId="4CAB8318"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Accuracy</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TP+TN</m:t>
            </m:r>
          </m:num>
          <m:den>
            <m:r>
              <w:rPr>
                <w:rFonts w:ascii="Cambria Math" w:hAnsi="Cambria Math" w:cs="Times New Roman"/>
              </w:rPr>
              <m:t>TP+FN+FP+TN</m:t>
            </m:r>
          </m:den>
        </m:f>
      </m:oMath>
      <w:ins w:id="257" w:author="Ezekiel Ogundepo" w:date="2022-10-12T14:34:00Z">
        <w:r w:rsidR="00C5094A">
          <w:rPr>
            <w:rFonts w:ascii="Times New Roman" w:eastAsiaTheme="minorEastAsia" w:hAnsi="Times New Roman" w:cs="Times New Roman"/>
          </w:rPr>
          <w:t xml:space="preserve">                                                                                        </w:t>
        </w:r>
        <w:r w:rsidR="00C5094A">
          <w:t>(2)</w:t>
        </w:r>
      </w:ins>
    </w:p>
    <w:p w14:paraId="5FFADEE0" w14:textId="2F80AEC8" w:rsidR="002224E6" w:rsidRPr="006F1E80" w:rsidRDefault="009139AC" w:rsidP="002224E6">
      <w:pPr>
        <w:pStyle w:val="FirstParagraph"/>
        <w:spacing w:line="360" w:lineRule="auto"/>
        <w:rPr>
          <w:rFonts w:ascii="Times New Roman" w:hAnsi="Times New Roman" w:cs="Times New Roman"/>
        </w:rPr>
      </w:pPr>
      <w:r w:rsidRPr="006F1E80">
        <w:rPr>
          <w:rFonts w:ascii="Times New Roman" w:hAnsi="Times New Roman" w:cs="Times New Roman"/>
        </w:rPr>
        <w:t xml:space="preserve">where TP = True </w:t>
      </w:r>
      <w:r w:rsidR="00CF1E6C" w:rsidRPr="006F1E80">
        <w:rPr>
          <w:rFonts w:ascii="Times New Roman" w:hAnsi="Times New Roman" w:cs="Times New Roman"/>
        </w:rPr>
        <w:t>Positive</w:t>
      </w:r>
      <w:r w:rsidRPr="006F1E80">
        <w:rPr>
          <w:rFonts w:ascii="Times New Roman" w:hAnsi="Times New Roman" w:cs="Times New Roman"/>
        </w:rPr>
        <w:t xml:space="preserve">; TN = True </w:t>
      </w:r>
      <w:r w:rsidR="00CF1E6C" w:rsidRPr="006F1E80">
        <w:rPr>
          <w:rFonts w:ascii="Times New Roman" w:hAnsi="Times New Roman" w:cs="Times New Roman"/>
        </w:rPr>
        <w:t>Negative</w:t>
      </w:r>
      <w:r w:rsidRPr="006F1E80">
        <w:rPr>
          <w:rFonts w:ascii="Times New Roman" w:hAnsi="Times New Roman" w:cs="Times New Roman"/>
        </w:rPr>
        <w:t xml:space="preserve">; FP = False Positive and FN = False </w:t>
      </w:r>
      <w:r w:rsidR="00CF1E6C" w:rsidRPr="006F1E80">
        <w:rPr>
          <w:rFonts w:ascii="Times New Roman" w:hAnsi="Times New Roman" w:cs="Times New Roman"/>
        </w:rPr>
        <w:t>Negative</w:t>
      </w:r>
      <w:r w:rsidRPr="006F1E80">
        <w:rPr>
          <w:rFonts w:ascii="Times New Roman" w:hAnsi="Times New Roman" w:cs="Times New Roman"/>
        </w:rPr>
        <w:t xml:space="preserve">. </w:t>
      </w:r>
      <w:bookmarkStart w:id="258" w:name="_Hlk55403550"/>
    </w:p>
    <w:p w14:paraId="4BE79488" w14:textId="71227B48" w:rsidR="006071CA" w:rsidRPr="006F1E80" w:rsidRDefault="00AF6591" w:rsidP="00AF6591">
      <w:pPr>
        <w:pStyle w:val="BodyText"/>
        <w:spacing w:line="360" w:lineRule="auto"/>
        <w:jc w:val="both"/>
        <w:rPr>
          <w:rFonts w:ascii="Times New Roman" w:hAnsi="Times New Roman" w:cs="Times New Roman"/>
        </w:rPr>
      </w:pPr>
      <w:r w:rsidRPr="006F1E80">
        <w:rPr>
          <w:rFonts w:ascii="Times New Roman" w:hAnsi="Times New Roman" w:cs="Times New Roman"/>
        </w:rPr>
        <w:t xml:space="preserve">In </w:t>
      </w:r>
      <w:r w:rsidR="00CF1E6C" w:rsidRPr="006F1E80">
        <w:rPr>
          <w:rFonts w:ascii="Times New Roman" w:hAnsi="Times New Roman" w:cs="Times New Roman"/>
        </w:rPr>
        <w:t>a class</w:t>
      </w:r>
      <w:r w:rsidRPr="006F1E80">
        <w:rPr>
          <w:rFonts w:ascii="Times New Roman" w:hAnsi="Times New Roman" w:cs="Times New Roman"/>
        </w:rPr>
        <w:t>-imbalanced dataset, accuracy may not be an excellent method to evaluate classifiers; instead, we may use recall, precision, or the F1 score.</w:t>
      </w:r>
    </w:p>
    <w:bookmarkEnd w:id="258"/>
    <w:p w14:paraId="0E29853B" w14:textId="5A7D10E3" w:rsidR="00540E86" w:rsidRPr="006F1E80" w:rsidRDefault="002224E6" w:rsidP="00D462CC">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Positive Rate</w:t>
      </w:r>
      <w:r w:rsidR="008866A9" w:rsidRPr="006F1E80">
        <w:rPr>
          <w:rFonts w:ascii="Times New Roman" w:hAnsi="Times New Roman" w:cs="Times New Roman"/>
          <w:b/>
          <w:bCs/>
          <w:i/>
        </w:rPr>
        <w:t xml:space="preserve"> </w:t>
      </w:r>
      <w:r w:rsidR="008866A9" w:rsidRPr="006F1E80">
        <w:rPr>
          <w:rFonts w:ascii="Times New Roman" w:hAnsi="Times New Roman" w:cs="Times New Roman"/>
          <w:b/>
          <w:bCs/>
          <w:iCs/>
        </w:rPr>
        <w:t>(TPR)</w:t>
      </w:r>
      <w:r w:rsidRPr="006F1E80">
        <w:rPr>
          <w:rFonts w:ascii="Times New Roman" w:hAnsi="Times New Roman" w:cs="Times New Roman"/>
        </w:rPr>
        <w:t xml:space="preserve">: </w:t>
      </w:r>
      <w:r w:rsidR="00540E86" w:rsidRPr="006F1E80">
        <w:rPr>
          <w:rFonts w:ascii="Times New Roman" w:hAnsi="Times New Roman" w:cs="Times New Roman"/>
        </w:rPr>
        <w:t xml:space="preserve">The True Positive </w:t>
      </w:r>
      <w:r w:rsidR="00483709" w:rsidRPr="006F1E80">
        <w:rPr>
          <w:rFonts w:ascii="Times New Roman" w:hAnsi="Times New Roman" w:cs="Times New Roman"/>
        </w:rPr>
        <w:t>R</w:t>
      </w:r>
      <w:r w:rsidR="00450404" w:rsidRPr="006F1E80">
        <w:rPr>
          <w:rFonts w:ascii="Times New Roman" w:hAnsi="Times New Roman" w:cs="Times New Roman"/>
        </w:rPr>
        <w:t>ate</w:t>
      </w:r>
      <w:r w:rsidR="00483709" w:rsidRPr="006F1E80">
        <w:rPr>
          <w:rFonts w:ascii="Times New Roman" w:hAnsi="Times New Roman" w:cs="Times New Roman"/>
        </w:rPr>
        <w:t xml:space="preserve"> (TPR)</w:t>
      </w:r>
      <w:r w:rsidR="00540E86" w:rsidRPr="006F1E80">
        <w:rPr>
          <w:rFonts w:ascii="Times New Roman" w:hAnsi="Times New Roman" w:cs="Times New Roman"/>
        </w:rPr>
        <w:t>, often called the Sensitivity or Recall, is the ratio of the total number of samples that are correctly classified as having the response of interest (disease present) divided by the total number of samples that have the response of interest in the test data. Sensitivity is obtained as:</w:t>
      </w:r>
    </w:p>
    <w:p w14:paraId="527CABC7" w14:textId="3AB68391" w:rsidR="002224E6" w:rsidRPr="006F1E80" w:rsidRDefault="00E76030">
      <w:pPr>
        <w:pStyle w:val="BodyText"/>
        <w:spacing w:line="360" w:lineRule="auto"/>
        <w:rPr>
          <w:rFonts w:ascii="Times New Roman" w:hAnsi="Times New Roman" w:cs="Times New Roman"/>
        </w:rPr>
        <w:pPrChange w:id="259" w:author="Ezekiel Ogundepo" w:date="2022-10-12T14:34:00Z">
          <w:pPr>
            <w:pStyle w:val="BodyText"/>
            <w:spacing w:line="360" w:lineRule="auto"/>
            <w:ind w:left="1440" w:firstLine="720"/>
          </w:pPr>
        </w:pPrChange>
      </w:pPr>
      <w:del w:id="260" w:author="Ezekiel Ogundepo" w:date="2022-10-12T14:34:00Z">
        <w:r w:rsidRPr="006F1E80" w:rsidDel="00C5094A">
          <w:rPr>
            <w:rFonts w:ascii="Times New Roman" w:eastAsiaTheme="minorEastAsia" w:hAnsi="Times New Roman" w:cs="Times New Roman"/>
          </w:rPr>
          <w:delText xml:space="preserve">   </w:delText>
        </w:r>
      </w:del>
      <w:del w:id="261" w:author="Ezekiel Ogundepo" w:date="2022-10-12T14:35:00Z">
        <w:r w:rsidRPr="006F1E80" w:rsidDel="00C5094A">
          <w:rPr>
            <w:rFonts w:ascii="Times New Roman" w:eastAsiaTheme="minorEastAsia" w:hAnsi="Times New Roman" w:cs="Times New Roman"/>
          </w:rPr>
          <w:delText xml:space="preserve"> </w:delText>
        </w:r>
      </w:del>
      <w:r w:rsidRPr="006F1E80">
        <w:rPr>
          <w:rFonts w:ascii="Times New Roman" w:eastAsiaTheme="minorEastAsia" w:hAnsi="Times New Roman" w:cs="Times New Roman"/>
        </w:rPr>
        <w:t>Sensitivity (TP</w:t>
      </w:r>
      <w:r w:rsidR="002768FB"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ctrlPr>
              <w:rPr>
                <w:rFonts w:ascii="Cambria Math" w:hAnsi="Cambria Math" w:cs="Times New Roman"/>
                <w:i/>
              </w:rPr>
            </m:ctrlPr>
          </m:num>
          <m:den>
            <m:r>
              <w:rPr>
                <w:rFonts w:ascii="Cambria Math" w:hAnsi="Cambria Math" w:cs="Times New Roman"/>
              </w:rPr>
              <m:t>TP + FN</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ctrlPr>
                                  <w:rPr>
                                    <w:rFonts w:ascii="Cambria Math" w:hAnsi="Cambria Math" w:cs="Times New Roman"/>
                                    <w:i/>
                                  </w:rPr>
                                </m:ctrlPr>
                              </m:e>
                            </m:acc>
                            <m:ctrlPr>
                              <w:rPr>
                                <w:rFonts w:ascii="Cambria Math" w:hAnsi="Cambria Math" w:cs="Times New Roman"/>
                                <w:i/>
                              </w:rPr>
                            </m:ctrlPr>
                          </m:e>
                          <m:sub>
                            <m:r>
                              <w:rPr>
                                <w:rFonts w:ascii="Cambria Math" w:hAnsi="Cambria Math" w:cs="Times New Roman"/>
                              </w:rPr>
                              <m:t>i</m:t>
                            </m:r>
                          </m:sub>
                        </m:sSub>
                        <m:r>
                          <m:rPr>
                            <m:sty m:val="p"/>
                          </m:rPr>
                          <w:rPr>
                            <w:rFonts w:ascii="Cambria Math" w:hAnsi="Cambria Math" w:cs="Times New Roman"/>
                          </w:rPr>
                          <m:t xml:space="preserve"> and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1</m:t>
                        </m:r>
                      </m:e>
                    </m:d>
                  </m:sub>
                </m:sSub>
              </m:e>
            </m:nary>
            <m:ctrlPr>
              <w:rPr>
                <w:rFonts w:ascii="Cambria Math" w:hAnsi="Cambria Math" w:cs="Times New Roman"/>
                <w:i/>
              </w:rPr>
            </m:ctrlPr>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d>
                      <m:dPr>
                        <m:begChr m:val="["/>
                        <m:endChr m:val="]"/>
                        <m:ctrlPr>
                          <w:rPr>
                            <w:rFonts w:ascii="Cambria Math" w:hAnsi="Cambria Math" w:cs="Times New Roman"/>
                            <w:i/>
                          </w:rPr>
                        </m:ctrlPr>
                      </m:dPr>
                      <m:e>
                        <m:sSub>
                          <m:sSubPr>
                            <m:ctrlPr>
                              <w:rPr>
                                <w:rFonts w:ascii="Cambria Math" w:hAnsi="Cambria Math" w:cs="Times New Roman"/>
                              </w:rPr>
                            </m:ctrlPr>
                          </m:sSubPr>
                          <m:e>
                            <m:r>
                              <w:rPr>
                                <w:rFonts w:ascii="Cambria Math" w:hAnsi="Cambria Math" w:cs="Times New Roman"/>
                              </w:rPr>
                              <m:t>y</m:t>
                            </m:r>
                            <m:ctrlPr>
                              <w:rPr>
                                <w:rFonts w:ascii="Cambria Math" w:hAnsi="Cambria Math" w:cs="Times New Roman"/>
                                <w:i/>
                              </w:rPr>
                            </m:ctrlPr>
                          </m:e>
                          <m:sub>
                            <m:r>
                              <w:rPr>
                                <w:rFonts w:ascii="Cambria Math" w:hAnsi="Cambria Math" w:cs="Times New Roman"/>
                              </w:rPr>
                              <m:t>i</m:t>
                            </m:r>
                          </m:sub>
                        </m:sSub>
                        <m:r>
                          <w:rPr>
                            <w:rFonts w:ascii="Cambria Math" w:hAnsi="Cambria Math" w:cs="Times New Roman"/>
                          </w:rPr>
                          <m:t xml:space="preserve"> = 1</m:t>
                        </m:r>
                      </m:e>
                    </m:d>
                  </m:sub>
                </m:sSub>
              </m:e>
            </m:nary>
          </m:den>
        </m:f>
      </m:oMath>
      <w:ins w:id="262" w:author="Ezekiel Ogundepo" w:date="2022-10-12T14:34:00Z">
        <w:r w:rsidR="00C5094A">
          <w:rPr>
            <w:rFonts w:ascii="Times New Roman" w:eastAsiaTheme="minorEastAsia" w:hAnsi="Times New Roman" w:cs="Times New Roman"/>
          </w:rPr>
          <w:t xml:space="preserve">          </w:t>
        </w:r>
      </w:ins>
      <w:ins w:id="263" w:author="Ezekiel Ogundepo" w:date="2022-10-12T14:35: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proofErr w:type="gramEnd"/>
        <w:r w:rsidR="00C5094A">
          <w:rPr>
            <w:rFonts w:ascii="Times New Roman" w:eastAsiaTheme="minorEastAsia" w:hAnsi="Times New Roman" w:cs="Times New Roman"/>
          </w:rPr>
          <w:t>3)</w:t>
        </w:r>
      </w:ins>
      <w:ins w:id="264" w:author="Ezekiel Ogundepo" w:date="2022-10-12T14:34:00Z">
        <w:r w:rsidR="00C5094A">
          <w:rPr>
            <w:rFonts w:ascii="Times New Roman" w:eastAsiaTheme="minorEastAsia" w:hAnsi="Times New Roman" w:cs="Times New Roman"/>
          </w:rPr>
          <w:t xml:space="preserve">           </w:t>
        </w:r>
      </w:ins>
    </w:p>
    <w:p w14:paraId="4391DC49" w14:textId="2E9147B7" w:rsidR="00450404" w:rsidRPr="006F1E80" w:rsidRDefault="002224E6" w:rsidP="001F0F3A">
      <w:pPr>
        <w:pStyle w:val="FirstParagraph"/>
        <w:spacing w:line="360" w:lineRule="auto"/>
        <w:jc w:val="both"/>
        <w:rPr>
          <w:rFonts w:ascii="Times New Roman" w:hAnsi="Times New Roman" w:cs="Times New Roman"/>
        </w:rPr>
      </w:pPr>
      <w:r w:rsidRPr="006F1E80">
        <w:rPr>
          <w:rFonts w:ascii="Times New Roman" w:hAnsi="Times New Roman" w:cs="Times New Roman"/>
          <w:b/>
          <w:bCs/>
          <w:i/>
        </w:rPr>
        <w:t>True Negative Rate</w:t>
      </w:r>
      <w:r w:rsidR="00F93CF3" w:rsidRPr="006F1E80">
        <w:rPr>
          <w:rFonts w:ascii="Times New Roman" w:hAnsi="Times New Roman" w:cs="Times New Roman"/>
          <w:b/>
          <w:bCs/>
          <w:i/>
        </w:rPr>
        <w:t xml:space="preserve"> </w:t>
      </w:r>
      <w:r w:rsidR="00F93CF3" w:rsidRPr="006F1E80">
        <w:rPr>
          <w:rFonts w:ascii="Times New Roman" w:hAnsi="Times New Roman" w:cs="Times New Roman"/>
          <w:b/>
          <w:bCs/>
          <w:iCs/>
        </w:rPr>
        <w:t>(TNR)</w:t>
      </w:r>
      <w:r w:rsidRPr="006F1E80">
        <w:rPr>
          <w:rFonts w:ascii="Times New Roman" w:hAnsi="Times New Roman" w:cs="Times New Roman"/>
        </w:rPr>
        <w:t xml:space="preserve">: </w:t>
      </w:r>
      <w:r w:rsidR="00450404" w:rsidRPr="006F1E80">
        <w:rPr>
          <w:rFonts w:ascii="Times New Roman" w:hAnsi="Times New Roman" w:cs="Times New Roman"/>
        </w:rPr>
        <w:t>The True Negative (TN</w:t>
      </w:r>
      <w:r w:rsidR="00F93CF3" w:rsidRPr="006F1E80">
        <w:rPr>
          <w:rFonts w:ascii="Times New Roman" w:hAnsi="Times New Roman" w:cs="Times New Roman"/>
        </w:rPr>
        <w:t>R</w:t>
      </w:r>
      <w:r w:rsidR="00450404" w:rsidRPr="006F1E80">
        <w:rPr>
          <w:rFonts w:ascii="Times New Roman" w:hAnsi="Times New Roman" w:cs="Times New Roman"/>
        </w:rPr>
        <w:t>), often called the Specificity, is the ratio of the total number of samples that are correctly classified as not having the response of interest (disease absent) divided by the total number of samples that do not have the response of interest in the test data.</w:t>
      </w:r>
      <w:r w:rsidR="001F0F3A" w:rsidRPr="006F1E80">
        <w:rPr>
          <w:rFonts w:ascii="Times New Roman" w:hAnsi="Times New Roman" w:cs="Times New Roman"/>
        </w:rPr>
        <w:t xml:space="preserve"> Specificity is obtained as:</w:t>
      </w:r>
    </w:p>
    <w:p w14:paraId="308C7C6C" w14:textId="6EA88824" w:rsidR="002224E6" w:rsidRPr="006F1E80" w:rsidRDefault="00E76030" w:rsidP="002224E6">
      <w:pPr>
        <w:pStyle w:val="BodyText"/>
        <w:spacing w:line="360" w:lineRule="auto"/>
        <w:rPr>
          <w:rFonts w:ascii="Times New Roman" w:hAnsi="Times New Roman" w:cs="Times New Roman"/>
        </w:rPr>
      </w:pPr>
      <w:del w:id="265" w:author="Ezekiel Ogundepo" w:date="2022-10-12T14:35:00Z">
        <w:r w:rsidRPr="006F1E80" w:rsidDel="00C5094A">
          <w:rPr>
            <w:rFonts w:ascii="Times New Roman" w:hAnsi="Times New Roman" w:cs="Times New Roman"/>
          </w:rPr>
          <w:tab/>
        </w:r>
        <w:r w:rsidRPr="006F1E80" w:rsidDel="00C5094A">
          <w:rPr>
            <w:rFonts w:ascii="Times New Roman" w:hAnsi="Times New Roman" w:cs="Times New Roman"/>
          </w:rPr>
          <w:tab/>
        </w:r>
        <w:r w:rsidRPr="006F1E80" w:rsidDel="00C5094A">
          <w:rPr>
            <w:rFonts w:ascii="Times New Roman" w:hAnsi="Times New Roman" w:cs="Times New Roman"/>
          </w:rPr>
          <w:tab/>
          <w:delText xml:space="preserve">     </w:delText>
        </w:r>
      </w:del>
      <w:r w:rsidRPr="006F1E80">
        <w:rPr>
          <w:rFonts w:ascii="Times New Roman" w:eastAsiaTheme="minorEastAsia" w:hAnsi="Times New Roman" w:cs="Times New Roman"/>
        </w:rPr>
        <w:t>Specificity (TN</w:t>
      </w:r>
      <w:r w:rsidR="009B0AF3" w:rsidRPr="006F1E80">
        <w:rPr>
          <w:rFonts w:ascii="Times New Roman" w:eastAsiaTheme="minorEastAsia" w:hAnsi="Times New Roman" w:cs="Times New Roman"/>
        </w:rPr>
        <w:t>R</w:t>
      </w:r>
      <w:r w:rsidRPr="006F1E80">
        <w:rPr>
          <w:rFonts w:ascii="Times New Roman" w:eastAsiaTheme="minorEastAsia" w:hAnsi="Times New Roman" w:cs="Times New Roman"/>
        </w:rPr>
        <w:t xml:space="preserve">)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TN</m:t>
            </m:r>
          </m:num>
          <m:den>
            <m:r>
              <w:rPr>
                <w:rFonts w:ascii="Cambria Math" w:hAnsi="Cambria Math" w:cs="Times New Roman"/>
              </w:rPr>
              <m:t>TN+FP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 xml:space="preserve">i </m:t>
                        </m:r>
                      </m:sub>
                    </m:sSub>
                    <m:r>
                      <w:rPr>
                        <w:rFonts w:ascii="Cambria Math" w:hAnsi="Cambria Math" w:cs="Times New Roman"/>
                      </w:rPr>
                      <m:t xml:space="preserve">=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sSub>
                      <m:sSubPr>
                        <m:ctrlPr>
                          <w:rPr>
                            <w:rFonts w:ascii="Cambria Math" w:hAnsi="Cambria Math" w:cs="Times New Roman"/>
                          </w:rPr>
                        </m:ctrlPr>
                      </m:sSubPr>
                      <m:e>
                        <m:r>
                          <w:rPr>
                            <w:rFonts w:ascii="Cambria Math" w:hAnsi="Cambria Math" w:cs="Times New Roman"/>
                          </w:rPr>
                          <m:t xml:space="preserve"> y</m:t>
                        </m:r>
                      </m:e>
                      <m:sub>
                        <m:r>
                          <w:rPr>
                            <w:rFonts w:ascii="Cambria Math" w:hAnsi="Cambria Math" w:cs="Times New Roman"/>
                          </w:rPr>
                          <m:t>i</m:t>
                        </m:r>
                      </m:sub>
                    </m:sSub>
                    <m:r>
                      <w:rPr>
                        <w:rFonts w:ascii="Cambria Math" w:hAnsi="Cambria Math" w:cs="Times New Roman"/>
                      </w:rPr>
                      <m:t xml:space="preserve"> = 0]</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0]</m:t>
                    </m:r>
                  </m:sub>
                </m:sSub>
              </m:e>
            </m:nary>
          </m:den>
        </m:f>
      </m:oMath>
      <w:ins w:id="266" w:author="Ezekiel Ogundepo" w:date="2022-10-12T14:35: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ins>
      <w:ins w:id="267" w:author="Ezekiel Ogundepo" w:date="2022-10-12T14:36:00Z">
        <w:r w:rsidR="00C5094A">
          <w:rPr>
            <w:rFonts w:ascii="Times New Roman" w:eastAsiaTheme="minorEastAsia" w:hAnsi="Times New Roman" w:cs="Times New Roman"/>
          </w:rPr>
          <w:t>(</w:t>
        </w:r>
        <w:proofErr w:type="gramEnd"/>
        <w:r w:rsidR="00C5094A">
          <w:rPr>
            <w:rFonts w:ascii="Times New Roman" w:eastAsiaTheme="minorEastAsia" w:hAnsi="Times New Roman" w:cs="Times New Roman"/>
          </w:rPr>
          <w:t>4)</w:t>
        </w:r>
      </w:ins>
    </w:p>
    <w:p w14:paraId="188E18F9" w14:textId="185AD4F3" w:rsidR="002224E6" w:rsidRPr="006F1E80" w:rsidRDefault="002224E6" w:rsidP="002224E6">
      <w:pPr>
        <w:pStyle w:val="FirstParagraph"/>
        <w:spacing w:line="360" w:lineRule="auto"/>
        <w:rPr>
          <w:rFonts w:ascii="Times New Roman" w:hAnsi="Times New Roman" w:cs="Times New Roman"/>
        </w:rPr>
      </w:pPr>
      <w:r w:rsidRPr="006F1E80">
        <w:rPr>
          <w:rFonts w:ascii="Times New Roman" w:hAnsi="Times New Roman" w:cs="Times New Roman"/>
          <w:b/>
          <w:bCs/>
          <w:i/>
        </w:rPr>
        <w:t>Precision</w:t>
      </w:r>
      <w:r w:rsidRPr="006F1E80">
        <w:rPr>
          <w:rFonts w:ascii="Times New Roman" w:hAnsi="Times New Roman" w:cs="Times New Roman"/>
        </w:rPr>
        <w:t xml:space="preserve">: </w:t>
      </w:r>
      <w:r w:rsidR="00D93B12" w:rsidRPr="006F1E80">
        <w:rPr>
          <w:rFonts w:ascii="Times New Roman" w:hAnsi="Times New Roman" w:cs="Times New Roman"/>
        </w:rPr>
        <w:t>The precision measures how often a classifier correctly predicts the response of interest (disease present). For instance, when the classifier predicts the heart disease to be present in a set of samples, how often is it correct? Precision</w:t>
      </w:r>
      <w:r w:rsidRPr="006F1E80">
        <w:rPr>
          <w:rFonts w:ascii="Times New Roman" w:hAnsi="Times New Roman" w:cs="Times New Roman"/>
        </w:rPr>
        <w:t xml:space="preserve"> can be expressed as follows</w:t>
      </w:r>
      <w:r w:rsidR="0046367D" w:rsidRPr="006F1E80">
        <w:rPr>
          <w:rFonts w:ascii="Times New Roman" w:hAnsi="Times New Roman" w:cs="Times New Roman"/>
        </w:rPr>
        <w:t>:</w:t>
      </w:r>
    </w:p>
    <w:p w14:paraId="1E60C4DA" w14:textId="5B82A7DE" w:rsidR="002224E6" w:rsidRPr="00C5094A" w:rsidRDefault="002224E6" w:rsidP="002224E6">
      <w:pPr>
        <w:pStyle w:val="BodyText"/>
        <w:spacing w:line="360" w:lineRule="auto"/>
        <w:rPr>
          <w:rFonts w:ascii="Times New Roman" w:hAnsi="Times New Roman" w:cs="Times New Roman"/>
        </w:rPr>
      </w:pPr>
      <m:oMath>
        <m:r>
          <m:rPr>
            <m:sty m:val="p"/>
          </m:rPr>
          <w:rPr>
            <w:rFonts w:ascii="Cambria Math" w:hAnsi="Cambria Math" w:cs="Times New Roman"/>
          </w:rPr>
          <m:t>Precision</m:t>
        </m:r>
        <m:r>
          <w:rPr>
            <w:rFonts w:ascii="Cambria Math" w:hAnsi="Cambria Math" w:cs="Times New Roman"/>
          </w:rPr>
          <m:t>=</m:t>
        </m:r>
        <m:f>
          <m:fPr>
            <m:ctrlPr>
              <w:rPr>
                <w:rFonts w:ascii="Cambria Math" w:hAnsi="Cambria Math" w:cs="Times New Roman"/>
              </w:rPr>
            </m:ctrlPr>
          </m:fPr>
          <m:num>
            <m:r>
              <w:rPr>
                <w:rFonts w:ascii="Cambria Math" w:hAnsi="Cambria Math" w:cs="Times New Roman"/>
              </w:rPr>
              <m:t>TP</m:t>
            </m:r>
          </m:num>
          <m:den>
            <m:r>
              <w:rPr>
                <w:rFonts w:ascii="Cambria Math" w:hAnsi="Cambria Math" w:cs="Times New Roman"/>
              </w:rPr>
              <m:t>TP+FP</m:t>
            </m:r>
          </m:den>
        </m:f>
        <m:r>
          <w:rPr>
            <w:rFonts w:ascii="Cambria Math" w:hAnsi="Cambria Math" w:cs="Times New Roman"/>
          </w:rPr>
          <m:t>=</m:t>
        </m:r>
        <m:f>
          <m:fPr>
            <m:ctrlPr>
              <w:rPr>
                <w:rFonts w:ascii="Cambria Math" w:hAnsi="Cambria Math" w:cs="Times New Roman"/>
              </w:rPr>
            </m:ctrlPr>
          </m:fPr>
          <m:num>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m:rPr>
                        <m:sty m:val="p"/>
                      </m:rPr>
                      <w:rPr>
                        <w:rFonts w:ascii="Cambria Math" w:hAnsi="Cambria Math" w:cs="Times New Roman"/>
                      </w:rPr>
                      <m:t xml:space="preserve"> and</m:t>
                    </m:r>
                    <m:r>
                      <w:rPr>
                        <w:rFonts w:ascii="Cambria Math" w:hAnsi="Cambria Math" w:cs="Times New Roman"/>
                      </w:rPr>
                      <m:t> </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 xml:space="preserve"> = 1]</m:t>
                    </m:r>
                  </m:sub>
                </m:sSub>
              </m:e>
            </m:nary>
          </m:num>
          <m:den>
            <m:nary>
              <m:naryPr>
                <m:chr m:val="∑"/>
                <m:limLoc m:val="undOvr"/>
                <m:ctrlPr>
                  <w:rPr>
                    <w:rFonts w:ascii="Cambria Math" w:hAnsi="Cambria Math" w:cs="Times New Roman"/>
                  </w:rPr>
                </m:ctrlPr>
              </m:naryPr>
              <m:sub>
                <m:r>
                  <w:rPr>
                    <w:rFonts w:ascii="Cambria Math" w:hAnsi="Cambria Math" w:cs="Times New Roman"/>
                  </w:rPr>
                  <m:t>i</m:t>
                </m:r>
              </m:sub>
              <m:sup>
                <m:r>
                  <w:rPr>
                    <w:rFonts w:ascii="Cambria Math" w:hAnsi="Cambria Math" w:cs="Times New Roman"/>
                  </w:rPr>
                  <m:t>n</m:t>
                </m:r>
              </m:sup>
              <m:e>
                <m:sSub>
                  <m:sSubPr>
                    <m:ctrlPr>
                      <w:rPr>
                        <w:rFonts w:ascii="Cambria Math" w:hAnsi="Cambria Math" w:cs="Times New Roman"/>
                      </w:rPr>
                    </m:ctrlPr>
                  </m:sSubPr>
                  <m:e>
                    <m:r>
                      <m:rPr>
                        <m:sty m:val="p"/>
                      </m:rPr>
                      <w:rPr>
                        <w:rFonts w:ascii="Cambria Math" w:hAnsi="Cambria Math" w:cs="Times New Roman"/>
                      </w:rPr>
                      <m:t>Ι</m:t>
                    </m:r>
                  </m:e>
                  <m:sub>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y</m:t>
                            </m:r>
                          </m:e>
                        </m:acc>
                      </m:e>
                      <m:sub>
                        <m:r>
                          <w:rPr>
                            <w:rFonts w:ascii="Cambria Math" w:hAnsi="Cambria Math" w:cs="Times New Roman"/>
                          </w:rPr>
                          <m:t>i</m:t>
                        </m:r>
                      </m:sub>
                    </m:sSub>
                    <m:r>
                      <w:rPr>
                        <w:rFonts w:ascii="Cambria Math" w:hAnsi="Cambria Math" w:cs="Times New Roman"/>
                      </w:rPr>
                      <m:t xml:space="preserve"> = 1]</m:t>
                    </m:r>
                  </m:sub>
                </m:sSub>
              </m:e>
            </m:nary>
          </m:den>
        </m:f>
      </m:oMath>
      <w:ins w:id="268" w:author="Ezekiel Ogundepo" w:date="2022-10-12T14:36:00Z">
        <w:r w:rsidR="00C5094A">
          <w:rPr>
            <w:rFonts w:ascii="Times New Roman" w:eastAsiaTheme="minorEastAsia" w:hAnsi="Times New Roman" w:cs="Times New Roman"/>
          </w:rPr>
          <w:t xml:space="preserve">                                                                   (5)</w:t>
        </w:r>
      </w:ins>
    </w:p>
    <w:p w14:paraId="4B0F0E31" w14:textId="2C6AAD73" w:rsidR="002224E6" w:rsidRPr="006F1E80" w:rsidRDefault="002224E6" w:rsidP="002224E6">
      <w:pPr>
        <w:pStyle w:val="FirstParagraph"/>
        <w:spacing w:line="360" w:lineRule="auto"/>
        <w:jc w:val="both"/>
        <w:rPr>
          <w:rFonts w:ascii="Times New Roman" w:hAnsi="Times New Roman" w:cs="Times New Roman"/>
        </w:rPr>
      </w:pPr>
      <w:r w:rsidRPr="006F1E80">
        <w:rPr>
          <w:rFonts w:ascii="Times New Roman" w:hAnsi="Times New Roman" w:cs="Times New Roman"/>
          <w:b/>
          <w:bCs/>
          <w:i/>
        </w:rPr>
        <w:t>Log</w:t>
      </w:r>
      <w:r w:rsidR="001B7E70" w:rsidRPr="006F1E80">
        <w:rPr>
          <w:rFonts w:ascii="Times New Roman" w:hAnsi="Times New Roman" w:cs="Times New Roman"/>
          <w:b/>
          <w:bCs/>
          <w:i/>
        </w:rPr>
        <w:t xml:space="preserve"> </w:t>
      </w:r>
      <w:r w:rsidRPr="006F1E80">
        <w:rPr>
          <w:rFonts w:ascii="Times New Roman" w:hAnsi="Times New Roman" w:cs="Times New Roman"/>
          <w:b/>
          <w:bCs/>
          <w:i/>
        </w:rPr>
        <w:t>Loss</w:t>
      </w:r>
      <w:r w:rsidRPr="006F1E80">
        <w:rPr>
          <w:rFonts w:ascii="Times New Roman" w:hAnsi="Times New Roman" w:cs="Times New Roman"/>
        </w:rPr>
        <w:t xml:space="preserve">: </w:t>
      </w:r>
      <w:r w:rsidR="00D6632B" w:rsidRPr="006F1E80">
        <w:rPr>
          <w:rFonts w:ascii="Times New Roman" w:hAnsi="Times New Roman" w:cs="Times New Roman"/>
        </w:rPr>
        <w:t>Logarithmic Loss</w:t>
      </w:r>
      <w:r w:rsidR="007C1615" w:rsidRPr="006F1E80">
        <w:rPr>
          <w:rFonts w:ascii="Times New Roman" w:hAnsi="Times New Roman" w:cs="Times New Roman"/>
        </w:rPr>
        <w:t>,</w:t>
      </w:r>
      <w:r w:rsidR="001B7E70" w:rsidRPr="006F1E80">
        <w:rPr>
          <w:rFonts w:ascii="Times New Roman" w:hAnsi="Times New Roman" w:cs="Times New Roman"/>
        </w:rPr>
        <w:t xml:space="preserve"> </w:t>
      </w:r>
      <w:r w:rsidR="00F7362D" w:rsidRPr="006F1E80">
        <w:rPr>
          <w:rFonts w:ascii="Times New Roman" w:hAnsi="Times New Roman" w:cs="Times New Roman"/>
        </w:rPr>
        <w:t xml:space="preserve">also known as </w:t>
      </w:r>
      <w:r w:rsidR="00D6632B" w:rsidRPr="006F1E80">
        <w:rPr>
          <w:rFonts w:ascii="Times New Roman" w:hAnsi="Times New Roman" w:cs="Times New Roman"/>
        </w:rPr>
        <w:t>Log</w:t>
      </w:r>
      <w:r w:rsidR="001B7E70" w:rsidRPr="006F1E80">
        <w:rPr>
          <w:rFonts w:ascii="Times New Roman" w:hAnsi="Times New Roman" w:cs="Times New Roman"/>
        </w:rPr>
        <w:t xml:space="preserve"> </w:t>
      </w:r>
      <w:r w:rsidR="00D6632B" w:rsidRPr="006F1E80">
        <w:rPr>
          <w:rFonts w:ascii="Times New Roman" w:hAnsi="Times New Roman" w:cs="Times New Roman"/>
        </w:rPr>
        <w:t>Loss</w:t>
      </w:r>
      <w:r w:rsidR="007C1615" w:rsidRPr="006F1E80">
        <w:rPr>
          <w:rFonts w:ascii="Times New Roman" w:hAnsi="Times New Roman" w:cs="Times New Roman"/>
        </w:rPr>
        <w:t>,</w:t>
      </w:r>
      <w:r w:rsidR="00D6632B" w:rsidRPr="006F1E80">
        <w:rPr>
          <w:rFonts w:ascii="Times New Roman" w:hAnsi="Times New Roman" w:cs="Times New Roman"/>
        </w:rPr>
        <w:t xml:space="preserve"> is another metric to assess the goodness of a classifier.</w:t>
      </w:r>
      <w:r w:rsidRPr="006F1E80">
        <w:rPr>
          <w:rFonts w:ascii="Times New Roman" w:hAnsi="Times New Roman" w:cs="Times New Roman"/>
          <w:shd w:val="clear" w:color="auto" w:fill="FFFFFF"/>
        </w:rPr>
        <w:t xml:space="preserve"> </w:t>
      </w:r>
      <w:r w:rsidRPr="006F1E80">
        <w:rPr>
          <w:rFonts w:ascii="Times New Roman" w:hAnsi="Times New Roman" w:cs="Times New Roman"/>
        </w:rPr>
        <w:t>Mathematically, Log</w:t>
      </w:r>
      <w:r w:rsidR="00045BC1" w:rsidRPr="006F1E80">
        <w:rPr>
          <w:rFonts w:ascii="Times New Roman" w:hAnsi="Times New Roman" w:cs="Times New Roman"/>
        </w:rPr>
        <w:t>-</w:t>
      </w:r>
      <w:r w:rsidRPr="006F1E80">
        <w:rPr>
          <w:rFonts w:ascii="Times New Roman" w:hAnsi="Times New Roman" w:cs="Times New Roman"/>
        </w:rPr>
        <w:t xml:space="preserve">Loss is </w:t>
      </w:r>
      <w:r w:rsidR="00B23933" w:rsidRPr="006F1E80">
        <w:rPr>
          <w:rFonts w:ascii="Times New Roman" w:hAnsi="Times New Roman" w:cs="Times New Roman"/>
        </w:rPr>
        <w:t>expressed</w:t>
      </w:r>
      <w:r w:rsidRPr="006F1E80">
        <w:rPr>
          <w:rFonts w:ascii="Times New Roman" w:hAnsi="Times New Roman" w:cs="Times New Roman"/>
        </w:rPr>
        <w:t xml:space="preserve"> as:</w:t>
      </w:r>
    </w:p>
    <w:p w14:paraId="1BA05B59" w14:textId="11A3D698" w:rsidR="002224E6" w:rsidRPr="006F1E80" w:rsidRDefault="00B23933" w:rsidP="002224E6">
      <w:pPr>
        <w:pStyle w:val="BodyText"/>
        <w:spacing w:line="360" w:lineRule="auto"/>
        <w:rPr>
          <w:rFonts w:ascii="Times New Roman" w:hAnsi="Times New Roman" w:cs="Times New Roman"/>
        </w:rPr>
      </w:pPr>
      <w:del w:id="269" w:author="Ezekiel Ogundepo" w:date="2022-10-12T14:36:00Z">
        <w:r w:rsidRPr="006F1E80" w:rsidDel="00C5094A">
          <w:rPr>
            <w:rFonts w:ascii="Times New Roman" w:eastAsiaTheme="minorEastAsia" w:hAnsi="Times New Roman" w:cs="Times New Roman"/>
          </w:rPr>
          <w:delText xml:space="preserve"> </w:delText>
        </w:r>
        <w:r w:rsidRPr="006F1E80" w:rsidDel="00C5094A">
          <w:rPr>
            <w:rFonts w:ascii="Times New Roman" w:eastAsiaTheme="minorEastAsia" w:hAnsi="Times New Roman" w:cs="Times New Roman"/>
          </w:rPr>
          <w:tab/>
        </w:r>
        <w:r w:rsidRPr="006F1E80" w:rsidDel="00C5094A">
          <w:rPr>
            <w:rFonts w:ascii="Times New Roman" w:eastAsiaTheme="minorEastAsia" w:hAnsi="Times New Roman" w:cs="Times New Roman"/>
          </w:rPr>
          <w:tab/>
        </w:r>
        <w:r w:rsidRPr="006F1E80" w:rsidDel="00C5094A">
          <w:rPr>
            <w:rFonts w:ascii="Times New Roman" w:eastAsiaTheme="minorEastAsia" w:hAnsi="Times New Roman" w:cs="Times New Roman"/>
          </w:rPr>
          <w:tab/>
          <w:delText xml:space="preserve"> </w:delText>
        </w:r>
      </w:del>
      <w:r w:rsidRPr="006F1E80">
        <w:rPr>
          <w:rFonts w:ascii="Times New Roman" w:eastAsiaTheme="minorEastAsia" w:hAnsi="Times New Roman" w:cs="Times New Roman"/>
        </w:rPr>
        <w:t>Log</w:t>
      </w:r>
      <w:r w:rsidR="001B7E70" w:rsidRPr="006F1E80">
        <w:rPr>
          <w:rFonts w:ascii="Times New Roman" w:eastAsiaTheme="minorEastAsia" w:hAnsi="Times New Roman" w:cs="Times New Roman"/>
        </w:rPr>
        <w:t xml:space="preserve"> </w:t>
      </w:r>
      <w:r w:rsidRPr="006F1E80">
        <w:rPr>
          <w:rFonts w:ascii="Times New Roman" w:eastAsiaTheme="minorEastAsia" w:hAnsi="Times New Roman" w:cs="Times New Roman"/>
        </w:rPr>
        <w:t xml:space="preserve">Loss </w:t>
      </w:r>
      <m:oMath>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n</m:t>
            </m:r>
          </m:sup>
          <m:e>
            <m:d>
              <m:dPr>
                <m:begChr m:val="["/>
                <m:endChr m:val="]"/>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m:rPr>
                    <m:sty m:val="p"/>
                  </m:rPr>
                  <w:rPr>
                    <w:rFonts w:ascii="Cambria Math" w:hAnsi="Cambria Math" w:cs="Times New Roman"/>
                  </w:rPr>
                  <m:t>log</m:t>
                </m:r>
                <m:r>
                  <w:rPr>
                    <w:rFonts w:ascii="Cambria Math" w:hAnsi="Cambria Math" w:cs="Times New Roman"/>
                  </w:rPr>
                  <m:t>(</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)+(1-</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r>
                  <m:rPr>
                    <m:sty m:val="p"/>
                  </m:rPr>
                  <w:rPr>
                    <w:rFonts w:ascii="Cambria Math" w:hAnsi="Cambria Math" w:cs="Times New Roman"/>
                  </w:rPr>
                  <m:t>log</m:t>
                </m:r>
                <m:r>
                  <w:rPr>
                    <w:rFonts w:ascii="Cambria Math" w:hAnsi="Cambria Math" w:cs="Times New Roman"/>
                  </w:rPr>
                  <m:t>(1-</m:t>
                </m:r>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r>
                  <w:rPr>
                    <w:rFonts w:ascii="Cambria Math" w:hAnsi="Cambria Math" w:cs="Times New Roman"/>
                  </w:rPr>
                  <m:t>)</m:t>
                </m:r>
              </m:e>
            </m:d>
          </m:e>
        </m:nary>
      </m:oMath>
      <w:ins w:id="270" w:author="Ezekiel Ogundepo" w:date="2022-10-12T14:36:00Z">
        <w:r w:rsidR="00C5094A">
          <w:rPr>
            <w:rFonts w:ascii="Times New Roman" w:eastAsiaTheme="minorEastAsia" w:hAnsi="Times New Roman" w:cs="Times New Roman"/>
          </w:rPr>
          <w:t xml:space="preserve">                                      </w:t>
        </w:r>
        <w:proofErr w:type="gramStart"/>
        <w:r w:rsidR="00C5094A">
          <w:rPr>
            <w:rFonts w:ascii="Times New Roman" w:eastAsiaTheme="minorEastAsia" w:hAnsi="Times New Roman" w:cs="Times New Roman"/>
          </w:rPr>
          <w:t xml:space="preserve">  </w:t>
        </w:r>
      </w:ins>
      <w:ins w:id="271" w:author="Ezekiel Ogundepo" w:date="2022-10-12T14:37:00Z">
        <w:r w:rsidR="00C5094A">
          <w:rPr>
            <w:rFonts w:ascii="Times New Roman" w:eastAsiaTheme="minorEastAsia" w:hAnsi="Times New Roman" w:cs="Times New Roman"/>
          </w:rPr>
          <w:t xml:space="preserve"> </w:t>
        </w:r>
      </w:ins>
      <w:ins w:id="272" w:author="Ezekiel Ogundepo" w:date="2022-10-12T14:36:00Z">
        <w:r w:rsidR="00C5094A">
          <w:rPr>
            <w:rFonts w:ascii="Times New Roman" w:eastAsiaTheme="minorEastAsia" w:hAnsi="Times New Roman" w:cs="Times New Roman"/>
          </w:rPr>
          <w:t>(</w:t>
        </w:r>
      </w:ins>
      <w:proofErr w:type="gramEnd"/>
      <w:ins w:id="273" w:author="Ezekiel Ogundepo" w:date="2022-10-12T14:37:00Z">
        <w:r w:rsidR="00C5094A">
          <w:rPr>
            <w:rFonts w:ascii="Times New Roman" w:eastAsiaTheme="minorEastAsia" w:hAnsi="Times New Roman" w:cs="Times New Roman"/>
          </w:rPr>
          <w:t>6</w:t>
        </w:r>
      </w:ins>
      <w:ins w:id="274" w:author="Ezekiel Ogundepo" w:date="2022-10-12T14:36:00Z">
        <w:r w:rsidR="00C5094A">
          <w:rPr>
            <w:rFonts w:ascii="Times New Roman" w:eastAsiaTheme="minorEastAsia" w:hAnsi="Times New Roman" w:cs="Times New Roman"/>
          </w:rPr>
          <w:t>)</w:t>
        </w:r>
      </w:ins>
    </w:p>
    <w:p w14:paraId="5BE1743A" w14:textId="016BE623" w:rsidR="002224E6" w:rsidRPr="006F1E80" w:rsidRDefault="002224E6" w:rsidP="00F70429">
      <w:pPr>
        <w:pStyle w:val="FirstParagraph"/>
        <w:spacing w:line="360" w:lineRule="auto"/>
        <w:jc w:val="both"/>
        <w:rPr>
          <w:rFonts w:ascii="Times New Roman" w:hAnsi="Times New Roman" w:cs="Times New Roman"/>
        </w:rPr>
      </w:pPr>
      <w:r w:rsidRPr="006F1E80">
        <w:rPr>
          <w:rFonts w:ascii="Times New Roman" w:hAnsi="Times New Roman" w:cs="Times New Roman"/>
        </w:rPr>
        <w:t>where:</w:t>
      </w:r>
      <w:r w:rsidR="00B23933" w:rsidRPr="006F1E80">
        <w:rPr>
          <w:rFonts w:ascii="Times New Roman" w:eastAsiaTheme="minorEastAsia" w:hAnsi="Times New Roman" w:cs="Times New Roman"/>
        </w:rPr>
        <w:t xml:space="preserve"> </w:t>
      </w:r>
      <m:oMath>
        <m:r>
          <w:rPr>
            <w:rFonts w:ascii="Cambria Math" w:hAnsi="Cambria Math" w:cs="Times New Roman"/>
          </w:rPr>
          <m:t>n</m:t>
        </m:r>
      </m:oMath>
      <w:r w:rsidRPr="006F1E80">
        <w:rPr>
          <w:rFonts w:ascii="Times New Roman" w:hAnsi="Times New Roman" w:cs="Times New Roman"/>
        </w:rPr>
        <w:t xml:space="preserve"> </w:t>
      </w:r>
      <w:r w:rsidR="00654152" w:rsidRPr="006F1E80">
        <w:rPr>
          <w:rFonts w:ascii="Times New Roman" w:hAnsi="Times New Roman" w:cs="Times New Roman"/>
        </w:rPr>
        <w:t xml:space="preserve">is the </w:t>
      </w:r>
      <w:r w:rsidR="00B23933" w:rsidRPr="006F1E80">
        <w:rPr>
          <w:rFonts w:ascii="Times New Roman" w:hAnsi="Times New Roman" w:cs="Times New Roman"/>
        </w:rPr>
        <w:t xml:space="preserve">sample size;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Pr="006F1E80">
        <w:rPr>
          <w:rFonts w:ascii="Times New Roman" w:hAnsi="Times New Roman" w:cs="Times New Roman"/>
        </w:rPr>
        <w:t xml:space="preserve"> </w:t>
      </w:r>
      <w:r w:rsidR="00654152" w:rsidRPr="006F1E80">
        <w:rPr>
          <w:rFonts w:ascii="Times New Roman" w:hAnsi="Times New Roman" w:cs="Times New Roman"/>
        </w:rPr>
        <w:t>is the true class lab</w:t>
      </w:r>
      <w:r w:rsidR="00B23933" w:rsidRPr="006F1E80">
        <w:rPr>
          <w:rFonts w:ascii="Times New Roman" w:hAnsi="Times New Roman" w:cs="Times New Roman"/>
        </w:rPr>
        <w:t>e</w:t>
      </w:r>
      <w:r w:rsidR="00654152" w:rsidRPr="006F1E80">
        <w:rPr>
          <w:rFonts w:ascii="Times New Roman" w:hAnsi="Times New Roman" w:cs="Times New Roman"/>
        </w:rPr>
        <w:t>l</w:t>
      </w:r>
      <w:r w:rsidR="00B23933" w:rsidRPr="006F1E80">
        <w:rPr>
          <w:rFonts w:ascii="Times New Roman" w:hAnsi="Times New Roman" w:cs="Times New Roman"/>
        </w:rPr>
        <w:t xml:space="preserve"> </w:t>
      </w:r>
      <w:r w:rsidR="00654152" w:rsidRPr="006F1E80">
        <w:rPr>
          <w:rFonts w:ascii="Times New Roman" w:hAnsi="Times New Roman" w:cs="Times New Roman"/>
        </w:rPr>
        <w:t xml:space="preserve">that assumes indicator </w:t>
      </w:r>
      <w:r w:rsidR="00646415" w:rsidRPr="006F1E80">
        <w:rPr>
          <w:rFonts w:ascii="Times New Roman" w:hAnsi="Times New Roman" w:cs="Times New Roman"/>
        </w:rPr>
        <w:t>zero (</w:t>
      </w:r>
      <w:r w:rsidR="00654152" w:rsidRPr="006F1E80">
        <w:rPr>
          <w:rFonts w:ascii="Times New Roman" w:hAnsi="Times New Roman" w:cs="Times New Roman"/>
        </w:rPr>
        <w:t>0</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does not have the response of interest (disease absent) and assumes indicator </w:t>
      </w:r>
      <w:r w:rsidR="00646415" w:rsidRPr="006F1E80">
        <w:rPr>
          <w:rFonts w:ascii="Times New Roman" w:hAnsi="Times New Roman" w:cs="Times New Roman"/>
        </w:rPr>
        <w:t>one (</w:t>
      </w:r>
      <w:r w:rsidR="00654152" w:rsidRPr="006F1E80">
        <w:rPr>
          <w:rFonts w:ascii="Times New Roman" w:hAnsi="Times New Roman" w:cs="Times New Roman"/>
        </w:rPr>
        <w:t>1</w:t>
      </w:r>
      <w:r w:rsidR="00646415" w:rsidRPr="006F1E80">
        <w:rPr>
          <w:rFonts w:ascii="Times New Roman" w:hAnsi="Times New Roman" w:cs="Times New Roman"/>
        </w:rPr>
        <w:t>)</w:t>
      </w:r>
      <w:r w:rsidR="00654152" w:rsidRPr="006F1E80">
        <w:rPr>
          <w:rFonts w:ascii="Times New Roman" w:hAnsi="Times New Roman" w:cs="Times New Roman"/>
        </w:rPr>
        <w:t xml:space="preserve"> if sample </w:t>
      </w:r>
      <m:oMath>
        <m:r>
          <w:rPr>
            <w:rFonts w:ascii="Cambria Math" w:hAnsi="Cambria Math" w:cs="Times New Roman"/>
          </w:rPr>
          <m:t>i</m:t>
        </m:r>
      </m:oMath>
      <w:r w:rsidR="00654152" w:rsidRPr="006F1E80">
        <w:rPr>
          <w:rFonts w:ascii="Times New Roman" w:hAnsi="Times New Roman" w:cs="Times New Roman"/>
        </w:rPr>
        <w:t xml:space="preserve"> has the response of interest (disease present)</w:t>
      </w:r>
      <w:r w:rsidR="00B23933" w:rsidRPr="006F1E80">
        <w:rPr>
          <w:rFonts w:ascii="Times New Roman" w:eastAsiaTheme="minorEastAsia" w:hAnsi="Times New Roman" w:cs="Times New Roman"/>
        </w:rPr>
        <w:t xml:space="preserve">; </w:t>
      </w:r>
      <m:oMath>
        <m:sSub>
          <m:sSubPr>
            <m:ctrlPr>
              <w:rPr>
                <w:rFonts w:ascii="Cambria Math" w:hAnsi="Cambria Math" w:cs="Times New Roman"/>
              </w:rPr>
            </m:ctrlPr>
          </m:sSubPr>
          <m:e>
            <m:acc>
              <m:accPr>
                <m:ctrlPr>
                  <w:rPr>
                    <w:rFonts w:ascii="Cambria Math" w:hAnsi="Cambria Math" w:cs="Times New Roman"/>
                  </w:rPr>
                </m:ctrlPr>
              </m:accPr>
              <m:e>
                <m:r>
                  <w:rPr>
                    <w:rFonts w:ascii="Cambria Math" w:hAnsi="Cambria Math" w:cs="Times New Roman"/>
                  </w:rPr>
                  <m:t>p</m:t>
                </m:r>
              </m:e>
            </m:acc>
          </m:e>
          <m:sub>
            <m:r>
              <w:rPr>
                <w:rFonts w:ascii="Cambria Math" w:hAnsi="Cambria Math" w:cs="Times New Roman"/>
              </w:rPr>
              <m:t>i</m:t>
            </m:r>
          </m:sub>
        </m:sSub>
      </m:oMath>
      <w:r w:rsidR="00654152" w:rsidRPr="006F1E80">
        <w:rPr>
          <w:rFonts w:ascii="Times New Roman" w:eastAsiaTheme="minorEastAsia" w:hAnsi="Times New Roman" w:cs="Times New Roman"/>
        </w:rPr>
        <w:t xml:space="preserve"> is </w:t>
      </w:r>
      <w:r w:rsidRPr="006F1E80">
        <w:rPr>
          <w:rFonts w:ascii="Times New Roman" w:hAnsi="Times New Roman" w:cs="Times New Roman"/>
        </w:rPr>
        <w:t>the model</w:t>
      </w:r>
      <w:r w:rsidR="00373200" w:rsidRPr="006F1E80">
        <w:rPr>
          <w:rFonts w:ascii="Times New Roman" w:hAnsi="Times New Roman" w:cs="Times New Roman"/>
        </w:rPr>
        <w:t>’</w:t>
      </w:r>
      <w:r w:rsidRPr="006F1E80">
        <w:rPr>
          <w:rFonts w:ascii="Times New Roman" w:hAnsi="Times New Roman" w:cs="Times New Roman"/>
        </w:rPr>
        <w:t>s predic</w:t>
      </w:r>
      <w:r w:rsidR="00543D6C" w:rsidRPr="006F1E80">
        <w:rPr>
          <w:rFonts w:ascii="Times New Roman" w:hAnsi="Times New Roman" w:cs="Times New Roman"/>
        </w:rPr>
        <w:t xml:space="preserve">ted probability that </w:t>
      </w:r>
      <w:r w:rsidR="00654152" w:rsidRPr="006F1E80">
        <w:rPr>
          <w:rFonts w:ascii="Times New Roman" w:hAnsi="Times New Roman" w:cs="Times New Roman"/>
        </w:rPr>
        <w:t xml:space="preserve">sample </w:t>
      </w:r>
      <m:oMath>
        <m:r>
          <w:rPr>
            <w:rFonts w:ascii="Cambria Math" w:hAnsi="Cambria Math" w:cs="Times New Roman"/>
          </w:rPr>
          <m:t>i</m:t>
        </m:r>
      </m:oMath>
      <w:r w:rsidRPr="006F1E80">
        <w:rPr>
          <w:rFonts w:ascii="Times New Roman" w:hAnsi="Times New Roman" w:cs="Times New Roman"/>
        </w:rPr>
        <w:t xml:space="preserve"> is of class </w:t>
      </w:r>
      <m:oMath>
        <m:r>
          <w:rPr>
            <w:rFonts w:ascii="Cambria Math" w:hAnsi="Cambria Math" w:cs="Times New Roman"/>
          </w:rPr>
          <m:t>c</m:t>
        </m:r>
      </m:oMath>
      <w:r w:rsidR="00654152" w:rsidRPr="006F1E80">
        <w:rPr>
          <w:rFonts w:ascii="Times New Roman" w:eastAsiaTheme="minorEastAsia" w:hAnsi="Times New Roman" w:cs="Times New Roman"/>
        </w:rPr>
        <w:t xml:space="preserve"> in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i</m:t>
            </m:r>
          </m:sub>
        </m:sSub>
      </m:oMath>
      <w:r w:rsidR="00654152" w:rsidRPr="006F1E80">
        <w:rPr>
          <w:rFonts w:ascii="Times New Roman" w:eastAsiaTheme="minorEastAsia" w:hAnsi="Times New Roman" w:cs="Times New Roman"/>
        </w:rPr>
        <w:t>.</w:t>
      </w:r>
    </w:p>
    <w:p w14:paraId="752356AB" w14:textId="11F359F7" w:rsidR="008C3A01" w:rsidRPr="006F1E80" w:rsidRDefault="002224E6" w:rsidP="002224E6">
      <w:pPr>
        <w:pStyle w:val="BodyText"/>
        <w:spacing w:line="360" w:lineRule="auto"/>
        <w:jc w:val="both"/>
        <w:rPr>
          <w:rFonts w:ascii="Times New Roman" w:hAnsi="Times New Roman" w:cs="Times New Roman"/>
        </w:rPr>
      </w:pPr>
      <w:r w:rsidRPr="006F1E80">
        <w:rPr>
          <w:rFonts w:ascii="Times New Roman" w:hAnsi="Times New Roman" w:cs="Times New Roman"/>
        </w:rPr>
        <w:t>Log</w:t>
      </w:r>
      <w:r w:rsidR="001B7E70" w:rsidRPr="006F1E80">
        <w:rPr>
          <w:rFonts w:ascii="Times New Roman" w:hAnsi="Times New Roman" w:cs="Times New Roman"/>
        </w:rPr>
        <w:t xml:space="preserve"> </w:t>
      </w:r>
      <w:r w:rsidRPr="006F1E80">
        <w:rPr>
          <w:rFonts w:ascii="Times New Roman" w:hAnsi="Times New Roman" w:cs="Times New Roman"/>
        </w:rPr>
        <w:t>Loss has no upper bound</w:t>
      </w:r>
      <w:r w:rsidR="00670AB9" w:rsidRPr="006F1E80">
        <w:rPr>
          <w:rFonts w:ascii="Times New Roman" w:hAnsi="Times New Roman" w:cs="Times New Roman"/>
        </w:rPr>
        <w:t>,</w:t>
      </w:r>
      <w:r w:rsidRPr="006F1E80">
        <w:rPr>
          <w:rFonts w:ascii="Times New Roman" w:hAnsi="Times New Roman" w:cs="Times New Roman"/>
        </w:rPr>
        <w:t xml:space="preserve"> and it exists </w:t>
      </w:r>
      <w:r w:rsidR="007C589D" w:rsidRPr="006F1E80">
        <w:rPr>
          <w:rFonts w:ascii="Times New Roman" w:hAnsi="Times New Roman" w:cs="Times New Roman"/>
        </w:rPr>
        <w:t>i</w:t>
      </w:r>
      <w:r w:rsidRPr="006F1E80">
        <w:rPr>
          <w:rFonts w:ascii="Times New Roman" w:hAnsi="Times New Roman" w:cs="Times New Roman"/>
        </w:rPr>
        <w:t xml:space="preserve">n the range </w:t>
      </w:r>
      <m:oMath>
        <m:r>
          <w:rPr>
            <w:rFonts w:ascii="Cambria Math" w:hAnsi="Cambria Math" w:cs="Times New Roman"/>
          </w:rPr>
          <m:t>[0,∞)</m:t>
        </m:r>
      </m:oMath>
      <w:r w:rsidRPr="006F1E80">
        <w:rPr>
          <w:rFonts w:ascii="Times New Roman" w:eastAsiaTheme="minorEastAsia" w:hAnsi="Times New Roman" w:cs="Times New Roman"/>
        </w:rPr>
        <w:t xml:space="preserve"> </w:t>
      </w:r>
      <w:r w:rsidR="00BA5F48" w:rsidRPr="006F1E80">
        <w:rPr>
          <w:rFonts w:ascii="Times New Roman" w:eastAsiaTheme="minorEastAsia" w:hAnsi="Times New Roman" w:cs="Times New Roman"/>
        </w:rPr>
        <w:fldChar w:fldCharType="begin"/>
      </w:r>
      <w:r w:rsidR="002C50D6" w:rsidRPr="006F1E80">
        <w:rPr>
          <w:rFonts w:ascii="Times New Roman" w:eastAsiaTheme="minorEastAsia" w:hAnsi="Times New Roman" w:cs="Times New Roman"/>
        </w:rPr>
        <w:instrText xml:space="preserve"> ADDIN ZOTERO_ITEM CSL_CITATION {"citationID":"3nq27d5p","properties":{"formattedCitation":"[25]","plainCitation":"[25]","noteIndex":0},"citationItems":[{"id":67,"uris":["http://zotero.org/users/local/2a3hGqw7/items/NPMJISDI"],"itemData":{"id":67,"type":"article-journal","container-title":"Working draft, November","note":"publisher: Citeseer","source":"Google Scholar","title":"Loss functions for binary class probability estimation and classification: Structure and applications","title-short":"Loss functions for binary class probability estimation and classification","volume":"3","author":[{"family":"Buja","given":"Andreas"},{"family":"Stuetzle","given":"Werner"},{"family":"Shen","given":"Yi"}],"issued":{"date-parts":[["2005"]]}}}],"schema":"https://github.com/citation-style-language/schema/raw/master/csl-citation.json"} </w:instrText>
      </w:r>
      <w:r w:rsidR="00BA5F48" w:rsidRPr="006F1E80">
        <w:rPr>
          <w:rFonts w:ascii="Times New Roman" w:eastAsiaTheme="minorEastAsia" w:hAnsi="Times New Roman" w:cs="Times New Roman"/>
        </w:rPr>
        <w:fldChar w:fldCharType="separate"/>
      </w:r>
      <w:r w:rsidR="002C50D6" w:rsidRPr="006F1E80">
        <w:rPr>
          <w:rFonts w:ascii="Times New Roman" w:hAnsi="Times New Roman" w:cs="Times New Roman"/>
        </w:rPr>
        <w:t>[25]</w:t>
      </w:r>
      <w:r w:rsidR="00BA5F48" w:rsidRPr="006F1E80">
        <w:rPr>
          <w:rFonts w:ascii="Times New Roman" w:eastAsiaTheme="minorEastAsia" w:hAnsi="Times New Roman" w:cs="Times New Roman"/>
        </w:rPr>
        <w:fldChar w:fldCharType="end"/>
      </w:r>
      <w:r w:rsidRPr="006F1E80">
        <w:rPr>
          <w:rFonts w:ascii="Times New Roman" w:hAnsi="Times New Roman" w:cs="Times New Roman"/>
        </w:rPr>
        <w:t>.</w:t>
      </w:r>
      <w:r w:rsidR="007C589D" w:rsidRPr="006F1E80">
        <w:rPr>
          <w:rFonts w:ascii="Times New Roman" w:hAnsi="Times New Roman" w:cs="Times New Roman"/>
        </w:rPr>
        <w:t xml:space="preserve"> </w:t>
      </w:r>
      <w:r w:rsidRPr="006F1E80">
        <w:rPr>
          <w:rFonts w:ascii="Times New Roman" w:hAnsi="Times New Roman" w:cs="Times New Roman"/>
        </w:rPr>
        <w:t>In general, the least Log</w:t>
      </w:r>
      <w:r w:rsidR="001B7E70" w:rsidRPr="006F1E80">
        <w:rPr>
          <w:rFonts w:ascii="Times New Roman" w:hAnsi="Times New Roman" w:cs="Times New Roman"/>
        </w:rPr>
        <w:t xml:space="preserve"> </w:t>
      </w:r>
      <w:r w:rsidRPr="006F1E80">
        <w:rPr>
          <w:rFonts w:ascii="Times New Roman" w:hAnsi="Times New Roman" w:cs="Times New Roman"/>
        </w:rPr>
        <w:t xml:space="preserve">Loss gives greater accuracy for the classifier. </w:t>
      </w:r>
      <w:r w:rsidR="008C3A01" w:rsidRPr="006F1E80">
        <w:rPr>
          <w:rFonts w:ascii="Times New Roman" w:hAnsi="Times New Roman" w:cs="Times New Roman"/>
        </w:rPr>
        <w:t>Therefore, the goal is to minimi</w:t>
      </w:r>
      <w:r w:rsidR="006B0031" w:rsidRPr="006F1E80">
        <w:rPr>
          <w:rFonts w:ascii="Times New Roman" w:hAnsi="Times New Roman" w:cs="Times New Roman"/>
        </w:rPr>
        <w:t>z</w:t>
      </w:r>
      <w:r w:rsidR="008C3A01" w:rsidRPr="006F1E80">
        <w:rPr>
          <w:rFonts w:ascii="Times New Roman" w:hAnsi="Times New Roman" w:cs="Times New Roman"/>
        </w:rPr>
        <w:t>e the Log</w:t>
      </w:r>
      <w:r w:rsidR="001B7E70" w:rsidRPr="006F1E80">
        <w:rPr>
          <w:rFonts w:ascii="Times New Roman" w:hAnsi="Times New Roman" w:cs="Times New Roman"/>
        </w:rPr>
        <w:t xml:space="preserve"> </w:t>
      </w:r>
      <w:r w:rsidR="008C3A01" w:rsidRPr="006F1E80">
        <w:rPr>
          <w:rFonts w:ascii="Times New Roman" w:hAnsi="Times New Roman" w:cs="Times New Roman"/>
        </w:rPr>
        <w:t>Loss, and a perfect classifier would have a Log</w:t>
      </w:r>
      <w:r w:rsidR="001B7E70" w:rsidRPr="006F1E80">
        <w:rPr>
          <w:rFonts w:ascii="Times New Roman" w:hAnsi="Times New Roman" w:cs="Times New Roman"/>
        </w:rPr>
        <w:t xml:space="preserve"> </w:t>
      </w:r>
      <w:r w:rsidR="008C3A01" w:rsidRPr="006F1E80">
        <w:rPr>
          <w:rFonts w:ascii="Times New Roman" w:hAnsi="Times New Roman" w:cs="Times New Roman"/>
        </w:rPr>
        <w:t>Loss near zero while less ideal classifiers would have larger values of Log</w:t>
      </w:r>
      <w:r w:rsidR="001B7E70" w:rsidRPr="006F1E80">
        <w:rPr>
          <w:rFonts w:ascii="Times New Roman" w:hAnsi="Times New Roman" w:cs="Times New Roman"/>
        </w:rPr>
        <w:t xml:space="preserve"> </w:t>
      </w:r>
      <w:r w:rsidR="008C3A01" w:rsidRPr="006F1E80">
        <w:rPr>
          <w:rFonts w:ascii="Times New Roman" w:hAnsi="Times New Roman" w:cs="Times New Roman"/>
        </w:rPr>
        <w:t>Loss.</w:t>
      </w:r>
    </w:p>
    <w:p w14:paraId="0880F7F2" w14:textId="26EAEA76" w:rsidR="003E143A" w:rsidRDefault="006B0031" w:rsidP="00803DCF">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b/>
          <w:bCs/>
          <w:i/>
          <w:color w:val="auto"/>
        </w:rPr>
        <w:t>The a</w:t>
      </w:r>
      <w:r w:rsidR="00E90936" w:rsidRPr="006F1E80">
        <w:rPr>
          <w:rFonts w:ascii="Times New Roman" w:hAnsi="Times New Roman" w:cs="Times New Roman"/>
          <w:b/>
          <w:bCs/>
          <w:i/>
          <w:color w:val="auto"/>
        </w:rPr>
        <w:t>rea under a</w:t>
      </w:r>
      <w:r w:rsidR="002224E6" w:rsidRPr="006F1E80">
        <w:rPr>
          <w:rFonts w:ascii="Times New Roman" w:hAnsi="Times New Roman" w:cs="Times New Roman"/>
          <w:b/>
          <w:bCs/>
          <w:i/>
          <w:color w:val="auto"/>
        </w:rPr>
        <w:t xml:space="preserve"> ROC curve </w:t>
      </w:r>
      <w:r w:rsidR="002224E6" w:rsidRPr="006F1E80">
        <w:rPr>
          <w:rFonts w:ascii="Times New Roman" w:hAnsi="Times New Roman" w:cs="Times New Roman"/>
          <w:b/>
          <w:bCs/>
          <w:iCs/>
          <w:color w:val="auto"/>
        </w:rPr>
        <w:t>(AUC)</w:t>
      </w:r>
      <w:r w:rsidR="002224E6" w:rsidRPr="006F1E80">
        <w:rPr>
          <w:rStyle w:val="Hyperlink"/>
          <w:rFonts w:ascii="Times New Roman" w:hAnsi="Times New Roman" w:cs="Times New Roman"/>
          <w:color w:val="auto"/>
          <w:u w:val="none"/>
        </w:rPr>
        <w:t>:</w:t>
      </w:r>
      <w:r w:rsidR="002224E6" w:rsidRPr="006F1E80">
        <w:rPr>
          <w:rStyle w:val="Hyperlink"/>
          <w:rFonts w:ascii="Times New Roman" w:hAnsi="Times New Roman" w:cs="Times New Roman"/>
          <w:b/>
          <w:color w:val="auto"/>
          <w:u w:val="none"/>
        </w:rPr>
        <w:t xml:space="preserve"> </w:t>
      </w:r>
      <w:r w:rsidR="003E143A" w:rsidRPr="006F1E80">
        <w:rPr>
          <w:rFonts w:ascii="Times New Roman" w:hAnsi="Times New Roman" w:cs="Times New Roman"/>
          <w:color w:val="auto"/>
        </w:rPr>
        <w:t xml:space="preserve">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w:t>
      </w:r>
      <w:r w:rsidRPr="006F1E80">
        <w:rPr>
          <w:rFonts w:ascii="Times New Roman" w:hAnsi="Times New Roman" w:cs="Times New Roman"/>
          <w:color w:val="auto"/>
        </w:rPr>
        <w:t>u</w:t>
      </w:r>
      <w:r w:rsidR="003E143A" w:rsidRPr="006F1E80">
        <w:rPr>
          <w:rFonts w:ascii="Times New Roman" w:hAnsi="Times New Roman" w:cs="Times New Roman"/>
          <w:color w:val="auto"/>
        </w:rPr>
        <w:t xml:space="preserve">nder the ROC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urve (AUC) metric is used to calculate the </w:t>
      </w:r>
      <w:r w:rsidRPr="006F1E80">
        <w:rPr>
          <w:rFonts w:ascii="Times New Roman" w:hAnsi="Times New Roman" w:cs="Times New Roman"/>
          <w:color w:val="auto"/>
        </w:rPr>
        <w:t>a</w:t>
      </w:r>
      <w:r w:rsidR="003E143A" w:rsidRPr="006F1E80">
        <w:rPr>
          <w:rFonts w:ascii="Times New Roman" w:hAnsi="Times New Roman" w:cs="Times New Roman"/>
          <w:color w:val="auto"/>
        </w:rPr>
        <w:t xml:space="preserve">rea under the </w:t>
      </w:r>
      <w:r w:rsidRPr="006F1E80">
        <w:rPr>
          <w:rFonts w:ascii="Times New Roman" w:hAnsi="Times New Roman" w:cs="Times New Roman"/>
          <w:color w:val="auto"/>
        </w:rPr>
        <w:t>r</w:t>
      </w:r>
      <w:r w:rsidR="003E143A" w:rsidRPr="006F1E80">
        <w:rPr>
          <w:rFonts w:ascii="Times New Roman" w:hAnsi="Times New Roman" w:cs="Times New Roman"/>
          <w:color w:val="auto"/>
        </w:rPr>
        <w:t>ece</w:t>
      </w:r>
      <w:r w:rsidR="00EB077B" w:rsidRPr="006F1E80">
        <w:rPr>
          <w:rFonts w:ascii="Times New Roman" w:hAnsi="Times New Roman" w:cs="Times New Roman"/>
          <w:color w:val="auto"/>
        </w:rPr>
        <w:t>i</w:t>
      </w:r>
      <w:r w:rsidR="003E143A" w:rsidRPr="006F1E80">
        <w:rPr>
          <w:rFonts w:ascii="Times New Roman" w:hAnsi="Times New Roman" w:cs="Times New Roman"/>
          <w:color w:val="auto"/>
        </w:rPr>
        <w:t xml:space="preserve">ver </w:t>
      </w:r>
      <w:r w:rsidRPr="006F1E80">
        <w:rPr>
          <w:rFonts w:ascii="Times New Roman" w:hAnsi="Times New Roman" w:cs="Times New Roman"/>
          <w:color w:val="auto"/>
        </w:rPr>
        <w:t>o</w:t>
      </w:r>
      <w:r w:rsidR="003E143A" w:rsidRPr="006F1E80">
        <w:rPr>
          <w:rFonts w:ascii="Times New Roman" w:hAnsi="Times New Roman" w:cs="Times New Roman"/>
          <w:color w:val="auto"/>
        </w:rPr>
        <w:t xml:space="preserve">perating </w:t>
      </w:r>
      <w:r w:rsidRPr="006F1E80">
        <w:rPr>
          <w:rFonts w:ascii="Times New Roman" w:hAnsi="Times New Roman" w:cs="Times New Roman"/>
          <w:color w:val="auto"/>
        </w:rPr>
        <w:t>c</w:t>
      </w:r>
      <w:r w:rsidR="003E143A" w:rsidRPr="006F1E80">
        <w:rPr>
          <w:rFonts w:ascii="Times New Roman" w:hAnsi="Times New Roman" w:cs="Times New Roman"/>
          <w:color w:val="auto"/>
        </w:rPr>
        <w:t xml:space="preserve">haracteristics (ROC) curve. The AUC score is always bounded between zero and one, and a very poor classifier has an AUC of around 0.5 </w:t>
      </w:r>
      <w:r w:rsidR="00156162"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{"citationID":"etBPKGrf","properties":{"formattedCitation":"[26]","plainCitation":"[26]","noteIndex":0},"citationItems":[{"id":69,"uris":["http://zotero.org/users/local/2a3hGqw7/items/67GPEPS3"],"itemData":{"id":69,"type":"article-journal","container-title":"Pattern recognition letters","issue":"8","note":"publisher: Elsevier","page":"861–874","source":"Google Scholar","title":"An introduction to ROC analysis","volume":"27","author":[{"family":"Fawcett","given":"Tom"}],"issued":{"date-parts":[["2006"]]}}}],"schema":"https://github.com/citation-style-language/schema/raw/master/csl-citation.json"} </w:instrText>
      </w:r>
      <w:r w:rsidR="00156162"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[26]</w:t>
      </w:r>
      <w:r w:rsidR="00156162" w:rsidRPr="006F1E80">
        <w:rPr>
          <w:rFonts w:ascii="Times New Roman" w:hAnsi="Times New Roman" w:cs="Times New Roman"/>
          <w:color w:val="auto"/>
        </w:rPr>
        <w:fldChar w:fldCharType="end"/>
      </w:r>
      <w:r w:rsidR="003E143A" w:rsidRPr="006F1E80">
        <w:rPr>
          <w:rFonts w:ascii="Times New Roman" w:hAnsi="Times New Roman" w:cs="Times New Roman"/>
          <w:color w:val="auto"/>
        </w:rPr>
        <w:t xml:space="preserve">. The AUC of a classifier represents the probability that a classifier will rank a randomly chosen positive observation higher than a randomly chosen negative observation. </w:t>
      </w:r>
      <w:r w:rsidR="009B4027" w:rsidRPr="006F1E80">
        <w:rPr>
          <w:rFonts w:ascii="Times New Roman" w:hAnsi="Times New Roman" w:cs="Times New Roman"/>
          <w:color w:val="auto"/>
        </w:rPr>
        <w:t>Thus,</w:t>
      </w:r>
      <w:r w:rsidR="003E143A" w:rsidRPr="006F1E80">
        <w:rPr>
          <w:rFonts w:ascii="Times New Roman" w:hAnsi="Times New Roman" w:cs="Times New Roman"/>
          <w:color w:val="auto"/>
        </w:rPr>
        <w:t xml:space="preserve"> it is a useful metric even for datasets with highly unbalanced classes</w:t>
      </w:r>
      <w:r w:rsidR="00ED5585" w:rsidRPr="006F1E80">
        <w:rPr>
          <w:rFonts w:ascii="Times New Roman" w:hAnsi="Times New Roman" w:cs="Times New Roman"/>
          <w:color w:val="auto"/>
        </w:rPr>
        <w:t xml:space="preserve"> [26</w:t>
      </w:r>
      <w:r w:rsidR="00E4351C" w:rsidRPr="006F1E80">
        <w:rPr>
          <w:rFonts w:ascii="Times New Roman" w:hAnsi="Times New Roman" w:cs="Times New Roman"/>
          <w:color w:val="auto"/>
        </w:rPr>
        <w:t>, 27]</w:t>
      </w:r>
      <w:r w:rsidR="003E143A" w:rsidRPr="006F1E80">
        <w:rPr>
          <w:rFonts w:ascii="Times New Roman" w:hAnsi="Times New Roman" w:cs="Times New Roman"/>
          <w:color w:val="auto"/>
        </w:rPr>
        <w:t xml:space="preserve">. Comparing the performance of different classifiers with the ROC curve is not easy </w:t>
      </w:r>
      <w:r w:rsidR="00E4351C" w:rsidRPr="006F1E80">
        <w:rPr>
          <w:rFonts w:ascii="Times New Roman" w:hAnsi="Times New Roman" w:cs="Times New Roman"/>
          <w:color w:val="auto"/>
        </w:rPr>
        <w:t>[</w:t>
      </w:r>
      <w:r w:rsidR="009B4027" w:rsidRPr="006F1E80">
        <w:rPr>
          <w:rFonts w:ascii="Times New Roman" w:hAnsi="Times New Roman" w:cs="Times New Roman"/>
          <w:color w:val="auto"/>
        </w:rPr>
        <w:t>28, 29</w:t>
      </w:r>
      <w:r w:rsidR="00E4351C" w:rsidRPr="006F1E80">
        <w:rPr>
          <w:rFonts w:ascii="Times New Roman" w:hAnsi="Times New Roman" w:cs="Times New Roman"/>
          <w:color w:val="auto"/>
        </w:rPr>
        <w:t>]</w:t>
      </w:r>
      <w:r w:rsidR="003E143A" w:rsidRPr="006F1E80">
        <w:rPr>
          <w:rFonts w:ascii="Times New Roman" w:hAnsi="Times New Roman" w:cs="Times New Roman"/>
          <w:color w:val="auto"/>
        </w:rPr>
        <w:t xml:space="preserve">. This is because no scalar value represents the expected performance </w:t>
      </w:r>
      <w:r w:rsidR="00E04668" w:rsidRPr="006F1E80">
        <w:rPr>
          <w:rFonts w:ascii="Times New Roman" w:hAnsi="Times New Roman" w:cs="Times New Roman"/>
          <w:color w:val="auto"/>
        </w:rPr>
        <w:fldChar w:fldCharType="begin"/>
      </w:r>
      <w:r w:rsidR="002C50D6" w:rsidRPr="006F1E80">
        <w:rPr>
          <w:rFonts w:ascii="Times New Roman" w:hAnsi="Times New Roman" w:cs="Times New Roman"/>
          <w:color w:val="auto"/>
        </w:rPr>
        <w:instrText xml:space="preserve"> ADDIN ZOTERO_ITEM CSL_CITATION {"citationID":"c8gNZbMU","properties":{"formattedCitation":"[30]","plainCitation":"[30]","noteIndex":0},"citationItems":[{"id":79,"uris":["http://zotero.org/users/local/2a3hGqw7/items/WIXF5JS4"],"itemData":{"id":79,"type":"article-journal","container-title":"Applied Computing and Informatics","note":"publisher: Emerald Publishing Limited","source":"Google Scholar","title":"Classification assessment methods","author":[{"family":"Tharwat","given":"Alaa"}],"issued":{"date-parts":[["2020"]]}}}],"schema":"https://github.com/citation-style-language/schema/raw/master/csl-citation.json"} </w:instrText>
      </w:r>
      <w:r w:rsidR="00E04668" w:rsidRPr="006F1E80">
        <w:rPr>
          <w:rFonts w:ascii="Times New Roman" w:hAnsi="Times New Roman" w:cs="Times New Roman"/>
          <w:color w:val="auto"/>
        </w:rPr>
        <w:fldChar w:fldCharType="separate"/>
      </w:r>
      <w:r w:rsidR="002C50D6" w:rsidRPr="006F1E80">
        <w:rPr>
          <w:rFonts w:ascii="Times New Roman" w:hAnsi="Times New Roman" w:cs="Times New Roman"/>
          <w:color w:val="auto"/>
        </w:rPr>
        <w:t>[30]</w:t>
      </w:r>
      <w:r w:rsidR="00E04668" w:rsidRPr="006F1E80">
        <w:rPr>
          <w:rFonts w:ascii="Times New Roman" w:hAnsi="Times New Roman" w:cs="Times New Roman"/>
          <w:color w:val="auto"/>
        </w:rPr>
        <w:fldChar w:fldCharType="end"/>
      </w:r>
      <w:r w:rsidR="003E143A" w:rsidRPr="006F1E80">
        <w:rPr>
          <w:rFonts w:ascii="Times New Roman" w:hAnsi="Times New Roman" w:cs="Times New Roman"/>
          <w:color w:val="auto"/>
        </w:rPr>
        <w:t>.</w:t>
      </w:r>
    </w:p>
    <w:p w14:paraId="55BE4778" w14:textId="337E371A" w:rsidR="003D373A" w:rsidRPr="006F1E80" w:rsidRDefault="00AB1B42" w:rsidP="00B54E7D">
      <w:pPr>
        <w:pStyle w:val="Heading1"/>
        <w:spacing w:line="360" w:lineRule="auto"/>
        <w:rPr>
          <w:sz w:val="24"/>
          <w:szCs w:val="28"/>
        </w:rPr>
      </w:pPr>
      <w:r w:rsidRPr="006F1E80">
        <w:rPr>
          <w:sz w:val="24"/>
          <w:szCs w:val="28"/>
        </w:rPr>
        <w:t>3.0</w:t>
      </w:r>
      <w:r w:rsidRPr="006F1E80">
        <w:rPr>
          <w:sz w:val="24"/>
          <w:szCs w:val="28"/>
        </w:rPr>
        <w:tab/>
      </w:r>
      <w:r w:rsidR="003D373A" w:rsidRPr="006F1E80">
        <w:rPr>
          <w:sz w:val="24"/>
          <w:szCs w:val="28"/>
        </w:rPr>
        <w:t xml:space="preserve">Analysis and </w:t>
      </w:r>
      <w:r w:rsidR="00B5646A" w:rsidRPr="006F1E80">
        <w:rPr>
          <w:sz w:val="24"/>
          <w:szCs w:val="28"/>
        </w:rPr>
        <w:t>R</w:t>
      </w:r>
      <w:r w:rsidR="003D373A" w:rsidRPr="006F1E80">
        <w:rPr>
          <w:sz w:val="24"/>
          <w:szCs w:val="28"/>
        </w:rPr>
        <w:t>esults</w:t>
      </w:r>
    </w:p>
    <w:p w14:paraId="7FC8A0A7" w14:textId="1C71B298" w:rsidR="00E87433" w:rsidRPr="006F1E80" w:rsidRDefault="001041FF" w:rsidP="000D24F1">
      <w:pPr>
        <w:pStyle w:val="NormalWeb"/>
        <w:shd w:val="clear" w:color="auto" w:fill="FFFFFF"/>
        <w:spacing w:before="0" w:beforeAutospacing="0" w:after="150" w:afterAutospacing="0" w:line="360" w:lineRule="auto"/>
        <w:jc w:val="both"/>
      </w:pPr>
      <w:r w:rsidRPr="006F1E80">
        <w:t>The predictive performance of machine learning models depend</w:t>
      </w:r>
      <w:r w:rsidR="00986ED7" w:rsidRPr="006F1E80">
        <w:t>s</w:t>
      </w:r>
      <w:r w:rsidR="00E87433" w:rsidRPr="006F1E80">
        <w:t xml:space="preserve"> </w:t>
      </w:r>
      <w:r w:rsidRPr="006F1E80">
        <w:t xml:space="preserve">on the </w:t>
      </w:r>
      <w:r w:rsidR="003404EB" w:rsidRPr="006F1E80">
        <w:t>dataset</w:t>
      </w:r>
      <w:r w:rsidR="00373200" w:rsidRPr="006F1E80">
        <w:t>’</w:t>
      </w:r>
      <w:r w:rsidR="003404EB" w:rsidRPr="006F1E80">
        <w:t>s structure</w:t>
      </w:r>
      <w:r w:rsidRPr="006F1E80">
        <w:t xml:space="preserve"> and proper data preparation will ensure the models work optimally. </w:t>
      </w:r>
    </w:p>
    <w:p w14:paraId="0BD3E640" w14:textId="002F7372" w:rsidR="00B7039C" w:rsidRPr="006F1E80" w:rsidRDefault="00AB1B42" w:rsidP="00373200">
      <w:pPr>
        <w:pStyle w:val="Heading2"/>
        <w:rPr>
          <w:b/>
        </w:rPr>
      </w:pPr>
      <w:r w:rsidRPr="006F1E80">
        <w:rPr>
          <w:b/>
        </w:rPr>
        <w:t>3.1</w:t>
      </w:r>
      <w:r w:rsidRPr="006F1E80">
        <w:rPr>
          <w:b/>
        </w:rPr>
        <w:tab/>
      </w:r>
      <w:r w:rsidR="00E84796" w:rsidRPr="006F1E80">
        <w:rPr>
          <w:b/>
        </w:rPr>
        <w:t xml:space="preserve">Exploratory </w:t>
      </w:r>
      <w:r w:rsidR="00B5646A" w:rsidRPr="006F1E80">
        <w:rPr>
          <w:b/>
        </w:rPr>
        <w:t>D</w:t>
      </w:r>
      <w:r w:rsidR="00E84796" w:rsidRPr="006F1E80">
        <w:rPr>
          <w:b/>
        </w:rPr>
        <w:t xml:space="preserve">ata </w:t>
      </w:r>
      <w:r w:rsidR="00B5646A" w:rsidRPr="006F1E80">
        <w:rPr>
          <w:b/>
        </w:rPr>
        <w:t>A</w:t>
      </w:r>
      <w:r w:rsidR="00E84796" w:rsidRPr="006F1E80">
        <w:rPr>
          <w:b/>
        </w:rPr>
        <w:t>nalysis</w:t>
      </w:r>
    </w:p>
    <w:p w14:paraId="59EBBF42" w14:textId="429EE374" w:rsidR="00EC2551" w:rsidRPr="006F1E80" w:rsidRDefault="000D76F2" w:rsidP="000D76F2">
      <w:pPr>
        <w:spacing w:line="360" w:lineRule="auto"/>
        <w:jc w:val="both"/>
        <w:rPr>
          <w:rFonts w:ascii="Times New Roman" w:hAnsi="Times New Roman" w:cs="Times New Roman"/>
          <w:sz w:val="24"/>
          <w:szCs w:val="24"/>
        </w:rPr>
      </w:pPr>
      <w:del w:id="275" w:author="Ezekiel Ogundepo" w:date="2022-10-12T16:29:00Z">
        <w:r w:rsidRPr="006F1E80" w:rsidDel="0035340F">
          <w:rPr>
            <w:rFonts w:ascii="Times New Roman" w:hAnsi="Times New Roman" w:cs="Times New Roman"/>
            <w:noProof/>
            <w:sz w:val="24"/>
            <w:szCs w:val="24"/>
            <w:lang w:val="en-US"/>
          </w:rPr>
          <mc:AlternateContent>
            <mc:Choice Requires="wpg">
              <w:drawing>
                <wp:anchor distT="0" distB="0" distL="114300" distR="114300" simplePos="0" relativeHeight="251658240" behindDoc="1" locked="0" layoutInCell="1" allowOverlap="1" wp14:anchorId="3B152E8A" wp14:editId="062D9E9D">
                  <wp:simplePos x="0" y="0"/>
                  <wp:positionH relativeFrom="margin">
                    <wp:posOffset>342900</wp:posOffset>
                  </wp:positionH>
                  <wp:positionV relativeFrom="paragraph">
                    <wp:posOffset>1028700</wp:posOffset>
                  </wp:positionV>
                  <wp:extent cx="4610100" cy="3244850"/>
                  <wp:effectExtent l="0" t="0" r="0" b="0"/>
                  <wp:wrapNone/>
                  <wp:docPr id="14" name="Group 14"/>
                  <wp:cNvGraphicFramePr/>
                  <a:graphic xmlns:a="http://schemas.openxmlformats.org/drawingml/2006/main">
                    <a:graphicData uri="http://schemas.microsoft.com/office/word/2010/wordprocessingGroup">
                      <wpg:wgp>
                        <wpg:cNvGrpSpPr/>
                        <wpg:grpSpPr>
                          <a:xfrm>
                            <a:off x="0" y="0"/>
                            <a:ext cx="4610100" cy="3244850"/>
                            <a:chOff x="75135" y="0"/>
                            <a:chExt cx="6011340" cy="5347335"/>
                          </a:xfrm>
                        </wpg:grpSpPr>
                        <pic:pic xmlns:pic="http://schemas.openxmlformats.org/drawingml/2006/picture">
                          <pic:nvPicPr>
                            <pic:cNvPr id="6" name="Picture 6"/>
                            <pic:cNvPicPr>
                              <a:picLocks noChangeAspect="1"/>
                            </pic:cNvPicPr>
                          </pic:nvPicPr>
                          <pic:blipFill rotWithShape="1">
                            <a:blip r:embed="rId13">
                              <a:extLst>
                                <a:ext uri="{28A0092B-C50C-407E-A947-70E740481C1C}">
                                  <a14:useLocalDpi xmlns:a14="http://schemas.microsoft.com/office/drawing/2010/main" val="0"/>
                                </a:ext>
                              </a:extLst>
                            </a:blip>
                            <a:srcRect b="72024"/>
                            <a:stretch/>
                          </pic:blipFill>
                          <pic:spPr bwMode="auto">
                            <a:xfrm>
                              <a:off x="142875" y="0"/>
                              <a:ext cx="5942965" cy="1647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13">
                              <a:extLst>
                                <a:ext uri="{28A0092B-C50C-407E-A947-70E740481C1C}">
                                  <a14:useLocalDpi xmlns:a14="http://schemas.microsoft.com/office/drawing/2010/main" val="0"/>
                                </a:ext>
                              </a:extLst>
                            </a:blip>
                            <a:srcRect t="32827" b="35640"/>
                            <a:stretch/>
                          </pic:blipFill>
                          <pic:spPr bwMode="auto">
                            <a:xfrm>
                              <a:off x="142875" y="1628775"/>
                              <a:ext cx="5943600" cy="185737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0" name="Picture 10"/>
                            <pic:cNvPicPr>
                              <a:picLocks noChangeAspect="1"/>
                            </pic:cNvPicPr>
                          </pic:nvPicPr>
                          <pic:blipFill rotWithShape="1">
                            <a:blip r:embed="rId13">
                              <a:extLst>
                                <a:ext uri="{28A0092B-C50C-407E-A947-70E740481C1C}">
                                  <a14:useLocalDpi xmlns:a14="http://schemas.microsoft.com/office/drawing/2010/main" val="0"/>
                                </a:ext>
                              </a:extLst>
                            </a:blip>
                            <a:srcRect t="68887"/>
                            <a:stretch/>
                          </pic:blipFill>
                          <pic:spPr bwMode="auto">
                            <a:xfrm>
                              <a:off x="75135" y="3514725"/>
                              <a:ext cx="5943601" cy="183261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CE92887" id="Group 14" o:spid="_x0000_s1026" style="position:absolute;margin-left:27pt;margin-top:81pt;width:363pt;height:255.5pt;z-index:-251658240;mso-position-horizontal-relative:margin;mso-width-relative:margin;mso-height-relative:margin" coordorigin="751" coordsize="60113,534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left:1428;width:59430;height:16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">
                    <v:imagedata r:id="rId14" o:title="" cropbottom="47202f"/>
                  </v:shape>
                  <v:shape id="Picture 7" o:spid="_x0000_s1028" type="#_x0000_t75" style="position:absolute;left:1428;top:16287;width:59436;height:18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">
                    <v:imagedata r:id="rId14" o:title="" croptop="21514f" cropbottom="23357f"/>
                  </v:shape>
                  <v:shape id="Picture 10" o:spid="_x0000_s1029" type="#_x0000_t75" style="position:absolute;left:751;top:35147;width:59436;height:18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">
                    <v:imagedata r:id="rId14" o:title="" croptop="45146f"/>
                  </v:shape>
                  <w10:wrap anchorx="margin"/>
                </v:group>
              </w:pict>
            </mc:Fallback>
          </mc:AlternateContent>
        </w:r>
      </w:del>
      <w:r w:rsidR="00EC2551" w:rsidRPr="006F1E80">
        <w:rPr>
          <w:rFonts w:ascii="Times New Roman" w:hAnsi="Times New Roman" w:cs="Times New Roman"/>
          <w:sz w:val="24"/>
          <w:szCs w:val="24"/>
        </w:rPr>
        <w:t xml:space="preserve">The Exploratory Data Analysis (EDA) summarises the main characteristics of the heart disease data by using </w:t>
      </w:r>
      <w:r w:rsidR="007503D2" w:rsidRPr="006F1E80">
        <w:rPr>
          <w:rFonts w:ascii="Times New Roman" w:hAnsi="Times New Roman" w:cs="Times New Roman"/>
          <w:sz w:val="24"/>
          <w:szCs w:val="24"/>
        </w:rPr>
        <w:t xml:space="preserve">tables and </w:t>
      </w:r>
      <w:r w:rsidR="00EC2551" w:rsidRPr="006F1E80">
        <w:rPr>
          <w:rFonts w:ascii="Times New Roman" w:hAnsi="Times New Roman" w:cs="Times New Roman"/>
          <w:sz w:val="24"/>
          <w:szCs w:val="24"/>
        </w:rPr>
        <w:t>visual</w:t>
      </w:r>
      <w:r w:rsidR="007503D2" w:rsidRPr="006F1E80">
        <w:rPr>
          <w:rFonts w:ascii="Times New Roman" w:hAnsi="Times New Roman" w:cs="Times New Roman"/>
          <w:sz w:val="24"/>
          <w:szCs w:val="24"/>
        </w:rPr>
        <w:t>s</w:t>
      </w:r>
      <w:r w:rsidR="00EC2551" w:rsidRPr="006F1E80">
        <w:rPr>
          <w:rFonts w:ascii="Times New Roman" w:hAnsi="Times New Roman" w:cs="Times New Roman"/>
          <w:sz w:val="24"/>
          <w:szCs w:val="24"/>
        </w:rPr>
        <w:t>. We performed several EDA</w:t>
      </w:r>
      <w:r w:rsidR="003404EB" w:rsidRPr="006F1E80">
        <w:rPr>
          <w:rFonts w:ascii="Times New Roman" w:hAnsi="Times New Roman" w:cs="Times New Roman"/>
          <w:sz w:val="24"/>
          <w:szCs w:val="24"/>
        </w:rPr>
        <w:t xml:space="preserve"> on the Cleveland dataset</w:t>
      </w:r>
      <w:r w:rsidR="00EC2551" w:rsidRPr="006F1E80">
        <w:rPr>
          <w:rFonts w:ascii="Times New Roman" w:hAnsi="Times New Roman" w:cs="Times New Roman"/>
          <w:sz w:val="24"/>
          <w:szCs w:val="24"/>
        </w:rPr>
        <w:t xml:space="preserve"> to get more insight </w:t>
      </w:r>
      <w:r w:rsidR="003404EB" w:rsidRPr="006F1E80">
        <w:rPr>
          <w:rFonts w:ascii="Times New Roman" w:hAnsi="Times New Roman" w:cs="Times New Roman"/>
          <w:sz w:val="24"/>
          <w:szCs w:val="24"/>
        </w:rPr>
        <w:t>into</w:t>
      </w:r>
      <w:r w:rsidR="00EC2551" w:rsidRPr="006F1E80">
        <w:rPr>
          <w:rFonts w:ascii="Times New Roman" w:hAnsi="Times New Roman" w:cs="Times New Roman"/>
          <w:sz w:val="24"/>
          <w:szCs w:val="24"/>
        </w:rPr>
        <w:t xml:space="preserve"> the features that are useful in separating the classes of whether or not a patient w</w:t>
      </w:r>
      <w:r w:rsidR="003404EB" w:rsidRPr="006F1E80">
        <w:rPr>
          <w:rFonts w:ascii="Times New Roman" w:hAnsi="Times New Roman" w:cs="Times New Roman"/>
          <w:sz w:val="24"/>
          <w:szCs w:val="24"/>
        </w:rPr>
        <w:t>ould</w:t>
      </w:r>
      <w:r w:rsidR="00EC2551" w:rsidRPr="006F1E80">
        <w:rPr>
          <w:rFonts w:ascii="Times New Roman" w:hAnsi="Times New Roman" w:cs="Times New Roman"/>
          <w:sz w:val="24"/>
          <w:szCs w:val="24"/>
        </w:rPr>
        <w:t xml:space="preserve"> have heart disease before applying machine learning models </w:t>
      </w:r>
      <w:r w:rsidR="00B13213" w:rsidRPr="006F1E80">
        <w:rPr>
          <w:rFonts w:ascii="Times New Roman" w:hAnsi="Times New Roman" w:cs="Times New Roman"/>
          <w:sz w:val="24"/>
          <w:szCs w:val="24"/>
        </w:rPr>
        <w:t>for</w:t>
      </w:r>
      <w:r w:rsidR="00EC2551" w:rsidRPr="006F1E80">
        <w:rPr>
          <w:rFonts w:ascii="Times New Roman" w:hAnsi="Times New Roman" w:cs="Times New Roman"/>
          <w:sz w:val="24"/>
          <w:szCs w:val="24"/>
        </w:rPr>
        <w:t xml:space="preserve"> prediction.</w:t>
      </w:r>
    </w:p>
    <w:p w14:paraId="2BDBEF72" w14:textId="279ABCC8" w:rsidR="00966AE0" w:rsidDel="0035340F" w:rsidRDefault="000D76F2" w:rsidP="0035340F">
      <w:pPr>
        <w:tabs>
          <w:tab w:val="left" w:pos="6880"/>
        </w:tabs>
        <w:spacing w:line="360" w:lineRule="auto"/>
        <w:jc w:val="both"/>
        <w:rPr>
          <w:del w:id="276" w:author="Ezekiel Ogundepo" w:date="2022-10-12T16:30:00Z"/>
          <w:rFonts w:ascii="Times New Roman" w:hAnsi="Times New Roman" w:cs="Times New Roman"/>
          <w:sz w:val="24"/>
          <w:szCs w:val="24"/>
        </w:rPr>
      </w:pPr>
      <w:del w:id="277" w:author="Ezekiel Ogundepo" w:date="2022-10-12T16:30:00Z">
        <w:r w:rsidDel="0035340F">
          <w:rPr>
            <w:rFonts w:ascii="Times New Roman" w:hAnsi="Times New Roman" w:cs="Times New Roman"/>
            <w:sz w:val="24"/>
            <w:szCs w:val="24"/>
          </w:rPr>
          <w:tab/>
        </w:r>
      </w:del>
    </w:p>
    <w:p w14:paraId="11EB888D" w14:textId="6CBF4FD8" w:rsidR="0035340F" w:rsidRDefault="0035340F" w:rsidP="000D76F2">
      <w:pPr>
        <w:tabs>
          <w:tab w:val="left" w:pos="6880"/>
        </w:tabs>
        <w:spacing w:line="360" w:lineRule="auto"/>
        <w:jc w:val="both"/>
        <w:rPr>
          <w:ins w:id="278" w:author="Ezekiel Ogundepo" w:date="2022-10-29T15:29:00Z"/>
          <w:rFonts w:ascii="Times New Roman" w:hAnsi="Times New Roman" w:cs="Times New Roman"/>
          <w:sz w:val="24"/>
          <w:szCs w:val="24"/>
        </w:rPr>
      </w:pPr>
    </w:p>
    <w:p w14:paraId="0266F74D" w14:textId="5B63A358" w:rsidR="009615FA" w:rsidRDefault="009615FA" w:rsidP="000D76F2">
      <w:pPr>
        <w:tabs>
          <w:tab w:val="left" w:pos="6880"/>
        </w:tabs>
        <w:spacing w:line="360" w:lineRule="auto"/>
        <w:jc w:val="both"/>
        <w:rPr>
          <w:ins w:id="279" w:author="Ezekiel Ogundepo" w:date="2022-10-12T16:33:00Z"/>
          <w:rFonts w:ascii="Times New Roman" w:hAnsi="Times New Roman" w:cs="Times New Roman"/>
          <w:sz w:val="24"/>
          <w:szCs w:val="24"/>
        </w:rPr>
      </w:pPr>
      <w:ins w:id="280" w:author="Ezekiel Ogundepo" w:date="2022-10-12T16:33:00Z">
        <w:r>
          <w:rPr>
            <w:rFonts w:ascii="Times New Roman" w:hAnsi="Times New Roman" w:cs="Times New Roman"/>
            <w:noProof/>
            <w:sz w:val="24"/>
            <w:szCs w:val="24"/>
          </w:rPr>
          <mc:AlternateContent>
            <mc:Choice Requires="wpg">
              <w:drawing>
                <wp:anchor distT="0" distB="0" distL="114300" distR="114300" simplePos="0" relativeHeight="251668480" behindDoc="0" locked="0" layoutInCell="1" allowOverlap="1" wp14:anchorId="07DAF1E9" wp14:editId="187E5FE8">
                  <wp:simplePos x="0" y="0"/>
                  <wp:positionH relativeFrom="margin">
                    <wp:align>left</wp:align>
                  </wp:positionH>
                  <wp:positionV relativeFrom="paragraph">
                    <wp:posOffset>-405765</wp:posOffset>
                  </wp:positionV>
                  <wp:extent cx="6089950" cy="5013441"/>
                  <wp:effectExtent l="0" t="0" r="6350" b="0"/>
                  <wp:wrapNone/>
                  <wp:docPr id="17" name="Group 13"/>
                  <wp:cNvGraphicFramePr/>
                  <a:graphic xmlns:a="http://schemas.openxmlformats.org/drawingml/2006/main">
                    <a:graphicData uri="http://schemas.microsoft.com/office/word/2010/wordprocessingGroup">
                      <wpg:wgp>
                        <wpg:cNvGrpSpPr/>
                        <wpg:grpSpPr>
                          <a:xfrm>
                            <a:off x="0" y="0"/>
                            <a:ext cx="6089950" cy="5013441"/>
                            <a:chOff x="0" y="0"/>
                            <a:chExt cx="9427773" cy="6388262"/>
                          </a:xfrm>
                        </wpg:grpSpPr>
                        <pic:pic xmlns:pic="http://schemas.openxmlformats.org/drawingml/2006/picture">
                          <pic:nvPicPr>
                            <pic:cNvPr id="18" name="Picture 18"/>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713844" cy="3175200"/>
                            </a:xfrm>
                            <a:prstGeom prst="rect">
                              <a:avLst/>
                            </a:prstGeom>
                          </pic:spPr>
                        </pic:pic>
                        <pic:pic xmlns:pic="http://schemas.openxmlformats.org/drawingml/2006/picture">
                          <pic:nvPicPr>
                            <pic:cNvPr id="19" name="Picture 1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4698163" y="0"/>
                              <a:ext cx="4713844" cy="3175200"/>
                            </a:xfrm>
                            <a:prstGeom prst="rect">
                              <a:avLst/>
                            </a:prstGeom>
                          </pic:spPr>
                        </pic:pic>
                        <pic:pic xmlns:pic="http://schemas.openxmlformats.org/drawingml/2006/picture">
                          <pic:nvPicPr>
                            <pic:cNvPr id="20" name="Picture 2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3213062"/>
                              <a:ext cx="4713844" cy="3175200"/>
                            </a:xfrm>
                            <a:prstGeom prst="rect">
                              <a:avLst/>
                            </a:prstGeom>
                          </pic:spPr>
                        </pic:pic>
                        <pic:pic xmlns:pic="http://schemas.openxmlformats.org/drawingml/2006/picture">
                          <pic:nvPicPr>
                            <pic:cNvPr id="21" name="Picture 2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713929" y="3213062"/>
                              <a:ext cx="4713844" cy="3175200"/>
                            </a:xfrm>
                            <a:prstGeom prst="rect">
                              <a:avLst/>
                            </a:prstGeom>
                          </pic:spPr>
                        </pic:pic>
                      </wpg:wgp>
                    </a:graphicData>
                  </a:graphic>
                </wp:anchor>
              </w:drawing>
            </mc:Choice>
            <mc:Fallback>
              <w:pict>
                <v:group w14:anchorId="5055E87C" id="Group 13" o:spid="_x0000_s1026" style="position:absolute;margin-left:0;margin-top:-31.95pt;width:479.5pt;height:394.75pt;z-index:251668480;mso-position-horizontal:left;mso-position-horizontal-relative:margin" coordsize="94277,63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&#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&#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">
                  <v:shape id="Picture 18" o:spid="_x0000_s1027" type="#_x0000_t75" style="position:absolute;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">
                    <v:imagedata r:id="rId19" o:title=""/>
                  </v:shape>
                  <v:shape id="Picture 19" o:spid="_x0000_s1028" type="#_x0000_t75" style="position:absolute;left:46981;width:47139;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">
                    <v:imagedata r:id="rId20" o:title=""/>
                  </v:shape>
                  <v:shape id="Picture 20" o:spid="_x0000_s1029" type="#_x0000_t75" style="position:absolute;top:32130;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">
                    <v:imagedata r:id="rId21" o:title=""/>
                  </v:shape>
                  <v:shape id="Picture 21" o:spid="_x0000_s1030" type="#_x0000_t75" style="position:absolute;left:47139;top:32130;width:47138;height:317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">
                    <v:imagedata r:id="rId22" o:title=""/>
                  </v:shape>
                  <w10:wrap anchorx="margin"/>
                </v:group>
              </w:pict>
            </mc:Fallback>
          </mc:AlternateContent>
        </w:r>
      </w:ins>
    </w:p>
    <w:p w14:paraId="690BB306" w14:textId="663D5E9D" w:rsidR="0035340F" w:rsidRDefault="0035340F" w:rsidP="000D76F2">
      <w:pPr>
        <w:tabs>
          <w:tab w:val="left" w:pos="6880"/>
        </w:tabs>
        <w:spacing w:line="360" w:lineRule="auto"/>
        <w:jc w:val="both"/>
        <w:rPr>
          <w:ins w:id="281" w:author="Ezekiel Ogundepo" w:date="2022-10-12T16:33:00Z"/>
          <w:rFonts w:ascii="Times New Roman" w:hAnsi="Times New Roman" w:cs="Times New Roman"/>
          <w:sz w:val="24"/>
          <w:szCs w:val="24"/>
        </w:rPr>
      </w:pPr>
    </w:p>
    <w:p w14:paraId="292F9F73" w14:textId="77777777" w:rsidR="0035340F" w:rsidRPr="006F1E80" w:rsidRDefault="0035340F" w:rsidP="000D76F2">
      <w:pPr>
        <w:tabs>
          <w:tab w:val="left" w:pos="6880"/>
        </w:tabs>
        <w:spacing w:line="360" w:lineRule="auto"/>
        <w:jc w:val="both"/>
        <w:rPr>
          <w:ins w:id="282" w:author="Ezekiel Ogundepo" w:date="2022-10-12T16:33:00Z"/>
          <w:rFonts w:ascii="Times New Roman" w:hAnsi="Times New Roman" w:cs="Times New Roman"/>
          <w:sz w:val="24"/>
          <w:szCs w:val="24"/>
        </w:rPr>
      </w:pPr>
    </w:p>
    <w:p w14:paraId="7C270E7D" w14:textId="6A7ACEBE" w:rsidR="002367C0" w:rsidRDefault="002367C0">
      <w:pPr>
        <w:tabs>
          <w:tab w:val="left" w:pos="6880"/>
        </w:tabs>
        <w:spacing w:line="360" w:lineRule="auto"/>
        <w:jc w:val="both"/>
        <w:rPr>
          <w:rFonts w:ascii="Times New Roman" w:hAnsi="Times New Roman" w:cs="Times New Roman"/>
          <w:b/>
        </w:rPr>
        <w:pPrChange w:id="283" w:author="Ezekiel Ogundepo" w:date="2022-10-12T16:30:00Z">
          <w:pPr>
            <w:spacing w:line="360" w:lineRule="auto"/>
            <w:jc w:val="center"/>
          </w:pPr>
        </w:pPrChange>
      </w:pPr>
    </w:p>
    <w:p w14:paraId="6EE8B4B5" w14:textId="77777777" w:rsidR="002367C0" w:rsidRDefault="002367C0" w:rsidP="003404EB">
      <w:pPr>
        <w:spacing w:line="360" w:lineRule="auto"/>
        <w:jc w:val="center"/>
        <w:rPr>
          <w:rFonts w:ascii="Times New Roman" w:hAnsi="Times New Roman" w:cs="Times New Roman"/>
          <w:b/>
        </w:rPr>
      </w:pPr>
    </w:p>
    <w:p w14:paraId="1AE9CBDD" w14:textId="77777777" w:rsidR="002367C0" w:rsidRDefault="002367C0" w:rsidP="003404EB">
      <w:pPr>
        <w:spacing w:line="360" w:lineRule="auto"/>
        <w:jc w:val="center"/>
        <w:rPr>
          <w:rFonts w:ascii="Times New Roman" w:hAnsi="Times New Roman" w:cs="Times New Roman"/>
          <w:b/>
        </w:rPr>
      </w:pPr>
    </w:p>
    <w:p w14:paraId="7C243967" w14:textId="77777777" w:rsidR="002367C0" w:rsidRDefault="002367C0" w:rsidP="003404EB">
      <w:pPr>
        <w:spacing w:line="360" w:lineRule="auto"/>
        <w:jc w:val="center"/>
        <w:rPr>
          <w:rFonts w:ascii="Times New Roman" w:hAnsi="Times New Roman" w:cs="Times New Roman"/>
          <w:b/>
        </w:rPr>
      </w:pPr>
    </w:p>
    <w:p w14:paraId="67879B64" w14:textId="77777777" w:rsidR="002367C0" w:rsidRDefault="002367C0" w:rsidP="003404EB">
      <w:pPr>
        <w:spacing w:line="360" w:lineRule="auto"/>
        <w:jc w:val="center"/>
        <w:rPr>
          <w:rFonts w:ascii="Times New Roman" w:hAnsi="Times New Roman" w:cs="Times New Roman"/>
          <w:b/>
        </w:rPr>
      </w:pPr>
    </w:p>
    <w:p w14:paraId="23AA7F79" w14:textId="77777777" w:rsidR="002367C0" w:rsidRDefault="002367C0" w:rsidP="003404EB">
      <w:pPr>
        <w:spacing w:line="360" w:lineRule="auto"/>
        <w:jc w:val="center"/>
        <w:rPr>
          <w:rFonts w:ascii="Times New Roman" w:hAnsi="Times New Roman" w:cs="Times New Roman"/>
          <w:b/>
        </w:rPr>
      </w:pPr>
    </w:p>
    <w:p w14:paraId="2E8BFE16" w14:textId="2FBDA0E1" w:rsidR="002367C0" w:rsidRDefault="002367C0" w:rsidP="003404EB">
      <w:pPr>
        <w:spacing w:line="360" w:lineRule="auto"/>
        <w:jc w:val="center"/>
        <w:rPr>
          <w:rFonts w:ascii="Times New Roman" w:hAnsi="Times New Roman" w:cs="Times New Roman"/>
          <w:b/>
        </w:rPr>
      </w:pPr>
    </w:p>
    <w:p w14:paraId="3D2105C0" w14:textId="20CE40E6" w:rsidR="002367C0" w:rsidRDefault="002367C0" w:rsidP="003404EB">
      <w:pPr>
        <w:spacing w:line="360" w:lineRule="auto"/>
        <w:jc w:val="center"/>
        <w:rPr>
          <w:rFonts w:ascii="Times New Roman" w:hAnsi="Times New Roman" w:cs="Times New Roman"/>
          <w:b/>
        </w:rPr>
      </w:pPr>
    </w:p>
    <w:p w14:paraId="52A2C481" w14:textId="0D9935E9" w:rsidR="000D76F2" w:rsidRDefault="000D76F2" w:rsidP="00F70825">
      <w:pPr>
        <w:spacing w:after="0" w:line="240" w:lineRule="auto"/>
        <w:rPr>
          <w:rFonts w:ascii="Times New Roman" w:hAnsi="Times New Roman" w:cs="Times New Roman"/>
          <w:b/>
          <w:bCs/>
        </w:rPr>
      </w:pPr>
    </w:p>
    <w:p w14:paraId="56AC2C3E" w14:textId="48E3CCE9" w:rsidR="0035340F" w:rsidRDefault="0035340F" w:rsidP="00F70825">
      <w:pPr>
        <w:spacing w:after="0" w:line="240" w:lineRule="auto"/>
        <w:rPr>
          <w:ins w:id="284" w:author="Ezekiel Ogundepo" w:date="2022-10-12T16:35:00Z"/>
          <w:rFonts w:ascii="Times New Roman" w:hAnsi="Times New Roman" w:cs="Times New Roman"/>
          <w:b/>
          <w:bCs/>
        </w:rPr>
      </w:pPr>
    </w:p>
    <w:p w14:paraId="39258196" w14:textId="307FC942" w:rsidR="0035340F" w:rsidRDefault="0035340F" w:rsidP="00F70825">
      <w:pPr>
        <w:spacing w:after="0" w:line="240" w:lineRule="auto"/>
        <w:rPr>
          <w:ins w:id="285" w:author="Ezekiel Ogundepo" w:date="2022-10-12T16:35:00Z"/>
          <w:rFonts w:ascii="Times New Roman" w:hAnsi="Times New Roman" w:cs="Times New Roman"/>
          <w:b/>
          <w:bCs/>
        </w:rPr>
      </w:pPr>
    </w:p>
    <w:p w14:paraId="03A33538" w14:textId="7F465C39" w:rsidR="0035340F" w:rsidRDefault="0035340F" w:rsidP="00F70825">
      <w:pPr>
        <w:spacing w:after="0" w:line="240" w:lineRule="auto"/>
        <w:rPr>
          <w:ins w:id="286" w:author="Ezekiel Ogundepo" w:date="2022-10-12T16:35:00Z"/>
          <w:rFonts w:ascii="Times New Roman" w:hAnsi="Times New Roman" w:cs="Times New Roman"/>
          <w:b/>
          <w:bCs/>
        </w:rPr>
      </w:pPr>
    </w:p>
    <w:p w14:paraId="75F2D410" w14:textId="519445DE" w:rsidR="0035340F" w:rsidRDefault="0035340F" w:rsidP="00F70825">
      <w:pPr>
        <w:spacing w:after="0" w:line="240" w:lineRule="auto"/>
        <w:rPr>
          <w:ins w:id="287" w:author="Ezekiel Ogundepo" w:date="2022-10-12T16:35:00Z"/>
          <w:rFonts w:ascii="Times New Roman" w:hAnsi="Times New Roman" w:cs="Times New Roman"/>
          <w:b/>
          <w:bCs/>
        </w:rPr>
      </w:pPr>
    </w:p>
    <w:p w14:paraId="471E2B64" w14:textId="7B01E13A" w:rsidR="0035340F" w:rsidRDefault="0035340F" w:rsidP="00F70825">
      <w:pPr>
        <w:spacing w:after="0" w:line="240" w:lineRule="auto"/>
        <w:rPr>
          <w:ins w:id="288" w:author="Ezekiel Ogundepo" w:date="2022-10-12T16:35:00Z"/>
          <w:rFonts w:ascii="Times New Roman" w:hAnsi="Times New Roman" w:cs="Times New Roman"/>
          <w:b/>
          <w:bCs/>
        </w:rPr>
      </w:pPr>
    </w:p>
    <w:p w14:paraId="457A1A47" w14:textId="136ADFFF" w:rsidR="0035340F" w:rsidRDefault="0035340F" w:rsidP="00F70825">
      <w:pPr>
        <w:spacing w:after="0" w:line="240" w:lineRule="auto"/>
        <w:rPr>
          <w:ins w:id="289" w:author="Ezekiel Ogundepo" w:date="2022-10-12T16:35:00Z"/>
          <w:rFonts w:ascii="Times New Roman" w:hAnsi="Times New Roman" w:cs="Times New Roman"/>
          <w:b/>
          <w:bCs/>
        </w:rPr>
      </w:pPr>
    </w:p>
    <w:p w14:paraId="08BBDAF9" w14:textId="3E1B8D57" w:rsidR="0035340F" w:rsidRDefault="0035340F" w:rsidP="00F70825">
      <w:pPr>
        <w:spacing w:after="0" w:line="240" w:lineRule="auto"/>
        <w:rPr>
          <w:ins w:id="290" w:author="Ezekiel Ogundepo" w:date="2022-10-12T16:35:00Z"/>
          <w:rFonts w:ascii="Times New Roman" w:hAnsi="Times New Roman" w:cs="Times New Roman"/>
          <w:b/>
          <w:bCs/>
        </w:rPr>
      </w:pPr>
    </w:p>
    <w:p w14:paraId="1BA25376" w14:textId="3686E7A7" w:rsidR="0035340F" w:rsidRDefault="0035340F" w:rsidP="00F70825">
      <w:pPr>
        <w:spacing w:after="0" w:line="240" w:lineRule="auto"/>
        <w:rPr>
          <w:ins w:id="291" w:author="Ezekiel Ogundepo" w:date="2022-10-12T16:35:00Z"/>
          <w:rFonts w:ascii="Times New Roman" w:hAnsi="Times New Roman" w:cs="Times New Roman"/>
          <w:b/>
          <w:bCs/>
        </w:rPr>
      </w:pPr>
    </w:p>
    <w:p w14:paraId="7240DA69" w14:textId="122A747F" w:rsidR="0035340F" w:rsidRDefault="00D739AC" w:rsidP="00F70825">
      <w:pPr>
        <w:spacing w:after="0" w:line="240" w:lineRule="auto"/>
        <w:rPr>
          <w:ins w:id="292" w:author="Ezekiel Ogundepo" w:date="2022-10-12T16:35:00Z"/>
          <w:rFonts w:ascii="Times New Roman" w:hAnsi="Times New Roman" w:cs="Times New Roman"/>
          <w:b/>
          <w:bCs/>
        </w:rPr>
      </w:pPr>
      <w:ins w:id="293" w:author="Ezekiel Ogundepo" w:date="2022-10-12T16:35:00Z">
        <w:r>
          <w:rPr>
            <w:noProof/>
          </w:rPr>
          <w:drawing>
            <wp:anchor distT="0" distB="0" distL="114300" distR="114300" simplePos="0" relativeHeight="251670528" behindDoc="0" locked="0" layoutInCell="1" allowOverlap="1" wp14:anchorId="1C4DF72C" wp14:editId="24B704EA">
              <wp:simplePos x="0" y="0"/>
              <wp:positionH relativeFrom="column">
                <wp:posOffset>586642</wp:posOffset>
              </wp:positionH>
              <wp:positionV relativeFrom="paragraph">
                <wp:posOffset>-561096</wp:posOffset>
              </wp:positionV>
              <wp:extent cx="4065270" cy="3108325"/>
              <wp:effectExtent l="0" t="0" r="0" b="0"/>
              <wp:wrapNone/>
              <wp:docPr id="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65270" cy="3108325"/>
                      </a:xfrm>
                      <a:prstGeom prst="rect">
                        <a:avLst/>
                      </a:prstGeom>
                    </pic:spPr>
                  </pic:pic>
                </a:graphicData>
              </a:graphic>
            </wp:anchor>
          </w:drawing>
        </w:r>
      </w:ins>
    </w:p>
    <w:p w14:paraId="6FFFCFBD" w14:textId="211258D1" w:rsidR="0035340F" w:rsidRDefault="0035340F" w:rsidP="00F70825">
      <w:pPr>
        <w:spacing w:after="0" w:line="240" w:lineRule="auto"/>
        <w:rPr>
          <w:ins w:id="294" w:author="Ezekiel Ogundepo" w:date="2022-10-12T16:35:00Z"/>
          <w:rFonts w:ascii="Times New Roman" w:hAnsi="Times New Roman" w:cs="Times New Roman"/>
          <w:b/>
          <w:bCs/>
        </w:rPr>
      </w:pPr>
    </w:p>
    <w:p w14:paraId="54B38784" w14:textId="77777777" w:rsidR="0035340F" w:rsidRDefault="0035340F" w:rsidP="00F70825">
      <w:pPr>
        <w:spacing w:after="0" w:line="240" w:lineRule="auto"/>
        <w:rPr>
          <w:ins w:id="295" w:author="Ezekiel Ogundepo" w:date="2022-10-12T16:35:00Z"/>
          <w:rFonts w:ascii="Times New Roman" w:hAnsi="Times New Roman" w:cs="Times New Roman"/>
          <w:b/>
          <w:bCs/>
        </w:rPr>
      </w:pPr>
    </w:p>
    <w:p w14:paraId="1404487B" w14:textId="5BE58DFA" w:rsidR="0035340F" w:rsidRDefault="0035340F" w:rsidP="00F70825">
      <w:pPr>
        <w:spacing w:after="0" w:line="240" w:lineRule="auto"/>
        <w:rPr>
          <w:ins w:id="296" w:author="Ezekiel Ogundepo" w:date="2022-10-12T16:35:00Z"/>
          <w:rFonts w:ascii="Times New Roman" w:hAnsi="Times New Roman" w:cs="Times New Roman"/>
          <w:b/>
          <w:bCs/>
        </w:rPr>
      </w:pPr>
    </w:p>
    <w:p w14:paraId="2C773E21" w14:textId="77777777" w:rsidR="0035340F" w:rsidRDefault="0035340F" w:rsidP="00F70825">
      <w:pPr>
        <w:spacing w:after="0" w:line="240" w:lineRule="auto"/>
        <w:rPr>
          <w:ins w:id="297" w:author="Ezekiel Ogundepo" w:date="2022-10-12T16:35:00Z"/>
          <w:rFonts w:ascii="Times New Roman" w:hAnsi="Times New Roman" w:cs="Times New Roman"/>
          <w:b/>
          <w:bCs/>
        </w:rPr>
      </w:pPr>
    </w:p>
    <w:p w14:paraId="46E93DAF" w14:textId="7E9EE13B" w:rsidR="0035340F" w:rsidRDefault="0035340F" w:rsidP="00F70825">
      <w:pPr>
        <w:spacing w:after="0" w:line="240" w:lineRule="auto"/>
        <w:rPr>
          <w:ins w:id="298" w:author="Ezekiel Ogundepo" w:date="2022-10-12T16:35:00Z"/>
          <w:rFonts w:ascii="Times New Roman" w:hAnsi="Times New Roman" w:cs="Times New Roman"/>
          <w:b/>
          <w:bCs/>
        </w:rPr>
      </w:pPr>
    </w:p>
    <w:p w14:paraId="14CB14E0" w14:textId="77777777" w:rsidR="0035340F" w:rsidRDefault="0035340F" w:rsidP="00F70825">
      <w:pPr>
        <w:spacing w:after="0" w:line="240" w:lineRule="auto"/>
        <w:rPr>
          <w:ins w:id="299" w:author="Ezekiel Ogundepo" w:date="2022-10-12T16:35:00Z"/>
          <w:rFonts w:ascii="Times New Roman" w:hAnsi="Times New Roman" w:cs="Times New Roman"/>
          <w:b/>
          <w:bCs/>
        </w:rPr>
      </w:pPr>
    </w:p>
    <w:p w14:paraId="15661708" w14:textId="77777777" w:rsidR="009615FA" w:rsidRDefault="009615FA" w:rsidP="00F70825">
      <w:pPr>
        <w:spacing w:after="0" w:line="240" w:lineRule="auto"/>
        <w:rPr>
          <w:ins w:id="300" w:author="Ezekiel Ogundepo" w:date="2022-10-29T15:29:00Z"/>
          <w:rFonts w:ascii="Times New Roman" w:hAnsi="Times New Roman" w:cs="Times New Roman"/>
          <w:b/>
          <w:bCs/>
        </w:rPr>
      </w:pPr>
    </w:p>
    <w:p w14:paraId="5834F2D2" w14:textId="77777777" w:rsidR="009615FA" w:rsidRDefault="009615FA" w:rsidP="00F70825">
      <w:pPr>
        <w:spacing w:after="0" w:line="240" w:lineRule="auto"/>
        <w:rPr>
          <w:ins w:id="301" w:author="Ezekiel Ogundepo" w:date="2022-10-29T15:29:00Z"/>
          <w:rFonts w:ascii="Times New Roman" w:hAnsi="Times New Roman" w:cs="Times New Roman"/>
          <w:b/>
          <w:bCs/>
        </w:rPr>
      </w:pPr>
    </w:p>
    <w:p w14:paraId="73F856A4" w14:textId="77777777" w:rsidR="009615FA" w:rsidRDefault="009615FA" w:rsidP="00F70825">
      <w:pPr>
        <w:spacing w:after="0" w:line="240" w:lineRule="auto"/>
        <w:rPr>
          <w:ins w:id="302" w:author="Ezekiel Ogundepo" w:date="2022-10-29T15:29:00Z"/>
          <w:rFonts w:ascii="Times New Roman" w:hAnsi="Times New Roman" w:cs="Times New Roman"/>
          <w:b/>
          <w:bCs/>
        </w:rPr>
      </w:pPr>
    </w:p>
    <w:p w14:paraId="19E65C4D" w14:textId="77777777" w:rsidR="009615FA" w:rsidRDefault="009615FA" w:rsidP="00F70825">
      <w:pPr>
        <w:spacing w:after="0" w:line="240" w:lineRule="auto"/>
        <w:rPr>
          <w:ins w:id="303" w:author="Ezekiel Ogundepo" w:date="2022-10-29T15:29:00Z"/>
          <w:rFonts w:ascii="Times New Roman" w:hAnsi="Times New Roman" w:cs="Times New Roman"/>
          <w:b/>
          <w:bCs/>
        </w:rPr>
      </w:pPr>
    </w:p>
    <w:p w14:paraId="19CCBB0B" w14:textId="77777777" w:rsidR="009615FA" w:rsidRDefault="009615FA" w:rsidP="00F70825">
      <w:pPr>
        <w:spacing w:after="0" w:line="240" w:lineRule="auto"/>
        <w:rPr>
          <w:ins w:id="304" w:author="Ezekiel Ogundepo" w:date="2022-10-29T15:29:00Z"/>
          <w:rFonts w:ascii="Times New Roman" w:hAnsi="Times New Roman" w:cs="Times New Roman"/>
          <w:b/>
          <w:bCs/>
        </w:rPr>
      </w:pPr>
    </w:p>
    <w:p w14:paraId="007B178D" w14:textId="77777777" w:rsidR="009615FA" w:rsidRDefault="009615FA" w:rsidP="00F70825">
      <w:pPr>
        <w:spacing w:after="0" w:line="240" w:lineRule="auto"/>
        <w:rPr>
          <w:ins w:id="305" w:author="Ezekiel Ogundepo" w:date="2022-10-29T15:29:00Z"/>
          <w:rFonts w:ascii="Times New Roman" w:hAnsi="Times New Roman" w:cs="Times New Roman"/>
          <w:b/>
          <w:bCs/>
        </w:rPr>
      </w:pPr>
    </w:p>
    <w:p w14:paraId="65A39689" w14:textId="77777777" w:rsidR="009615FA" w:rsidRDefault="009615FA" w:rsidP="00F70825">
      <w:pPr>
        <w:spacing w:after="0" w:line="240" w:lineRule="auto"/>
        <w:rPr>
          <w:ins w:id="306" w:author="Ezekiel Ogundepo" w:date="2022-10-29T15:29:00Z"/>
          <w:rFonts w:ascii="Times New Roman" w:hAnsi="Times New Roman" w:cs="Times New Roman"/>
          <w:b/>
          <w:bCs/>
        </w:rPr>
      </w:pPr>
    </w:p>
    <w:p w14:paraId="69B21008" w14:textId="77777777" w:rsidR="009615FA" w:rsidRDefault="009615FA" w:rsidP="00F70825">
      <w:pPr>
        <w:spacing w:after="0" w:line="240" w:lineRule="auto"/>
        <w:rPr>
          <w:ins w:id="307" w:author="Ezekiel Ogundepo" w:date="2022-10-29T15:29:00Z"/>
          <w:rFonts w:ascii="Times New Roman" w:hAnsi="Times New Roman" w:cs="Times New Roman"/>
          <w:b/>
          <w:bCs/>
        </w:rPr>
      </w:pPr>
    </w:p>
    <w:p w14:paraId="68F7CE0E" w14:textId="77777777" w:rsidR="009615FA" w:rsidRDefault="009615FA" w:rsidP="00F70825">
      <w:pPr>
        <w:spacing w:after="0" w:line="240" w:lineRule="auto"/>
        <w:rPr>
          <w:ins w:id="308" w:author="Ezekiel Ogundepo" w:date="2022-10-29T15:29:00Z"/>
          <w:rFonts w:ascii="Times New Roman" w:hAnsi="Times New Roman" w:cs="Times New Roman"/>
          <w:b/>
          <w:bCs/>
        </w:rPr>
      </w:pPr>
    </w:p>
    <w:p w14:paraId="3A3EDA98" w14:textId="77777777" w:rsidR="009615FA" w:rsidRDefault="009615FA" w:rsidP="00F70825">
      <w:pPr>
        <w:spacing w:after="0" w:line="240" w:lineRule="auto"/>
        <w:rPr>
          <w:ins w:id="309" w:author="Ezekiel Ogundepo" w:date="2022-10-29T15:29:00Z"/>
          <w:rFonts w:ascii="Times New Roman" w:hAnsi="Times New Roman" w:cs="Times New Roman"/>
          <w:b/>
          <w:bCs/>
        </w:rPr>
      </w:pPr>
    </w:p>
    <w:p w14:paraId="3467B954" w14:textId="3A26F97A" w:rsidR="009615FA" w:rsidRDefault="003404EB" w:rsidP="00F70825">
      <w:pPr>
        <w:spacing w:after="0" w:line="240" w:lineRule="auto"/>
        <w:rPr>
          <w:ins w:id="310" w:author="Ezekiel Ogundepo" w:date="2022-10-29T15:29:00Z"/>
          <w:rFonts w:ascii="Times New Roman" w:hAnsi="Times New Roman" w:cs="Times New Roman"/>
        </w:rPr>
      </w:pPr>
      <w:r w:rsidRPr="008476DC">
        <w:rPr>
          <w:rFonts w:ascii="Times New Roman" w:hAnsi="Times New Roman" w:cs="Times New Roman"/>
          <w:b/>
          <w:bCs/>
        </w:rPr>
        <w:t>Fig</w:t>
      </w:r>
      <w:r w:rsidR="000D76F2">
        <w:rPr>
          <w:rFonts w:ascii="Times New Roman" w:hAnsi="Times New Roman" w:cs="Times New Roman"/>
          <w:b/>
          <w:bCs/>
        </w:rPr>
        <w:t>.</w:t>
      </w:r>
      <w:r w:rsidRPr="008476DC">
        <w:rPr>
          <w:rFonts w:ascii="Times New Roman" w:hAnsi="Times New Roman" w:cs="Times New Roman"/>
          <w:b/>
          <w:bCs/>
        </w:rPr>
        <w:t xml:space="preserve"> </w:t>
      </w:r>
      <w:ins w:id="311" w:author="Ezekiel Ogundepo" w:date="2022-10-29T19:47:00Z">
        <w:r w:rsidR="00FE0A26">
          <w:rPr>
            <w:rFonts w:ascii="Times New Roman" w:hAnsi="Times New Roman" w:cs="Times New Roman"/>
            <w:b/>
            <w:bCs/>
          </w:rPr>
          <w:t>3</w:t>
        </w:r>
      </w:ins>
      <w:del w:id="312" w:author="Ezekiel Ogundepo" w:date="2022-10-29T19:47:00Z">
        <w:r w:rsidRPr="008476DC" w:rsidDel="00FE0A26">
          <w:rPr>
            <w:rFonts w:ascii="Times New Roman" w:hAnsi="Times New Roman" w:cs="Times New Roman"/>
            <w:b/>
            <w:bCs/>
          </w:rPr>
          <w:delText>2</w:delText>
        </w:r>
      </w:del>
      <w:r w:rsidRPr="0073710F">
        <w:rPr>
          <w:rFonts w:ascii="Times New Roman" w:hAnsi="Times New Roman" w:cs="Times New Roman"/>
        </w:rPr>
        <w:t xml:space="preserve"> </w:t>
      </w:r>
      <w:del w:id="313" w:author="Ezekiel Ogundepo" w:date="2022-10-29T19:59:00Z">
        <w:r w:rsidRPr="0073710F" w:rsidDel="001358AF">
          <w:rPr>
            <w:rFonts w:ascii="Times New Roman" w:hAnsi="Times New Roman" w:cs="Times New Roman"/>
          </w:rPr>
          <w:delText xml:space="preserve">Box plots of the metrical (continuous) features by </w:delText>
        </w:r>
      </w:del>
      <w:del w:id="314" w:author="Ezekiel Ogundepo" w:date="2022-10-29T19:48:00Z">
        <w:r w:rsidRPr="00B97656" w:rsidDel="00FE0A26">
          <w:rPr>
            <w:rFonts w:ascii="Times New Roman" w:hAnsi="Times New Roman" w:cs="Times New Roman"/>
            <w:color w:val="FF0000"/>
            <w:rPrChange w:id="315" w:author="Ezekiel Ogundepo" w:date="2022-10-12T17:26:00Z">
              <w:rPr>
                <w:rFonts w:ascii="Times New Roman" w:hAnsi="Times New Roman" w:cs="Times New Roman"/>
              </w:rPr>
            </w:rPrChange>
          </w:rPr>
          <w:delText>class labels</w:delText>
        </w:r>
      </w:del>
      <w:del w:id="316" w:author="Ezekiel Ogundepo" w:date="2022-10-29T19:59:00Z">
        <w:r w:rsidRPr="00B97656" w:rsidDel="001358AF">
          <w:rPr>
            <w:rFonts w:ascii="Times New Roman" w:hAnsi="Times New Roman" w:cs="Times New Roman"/>
            <w:color w:val="FF0000"/>
            <w:rPrChange w:id="317" w:author="Ezekiel Ogundepo" w:date="2022-10-12T17:26:00Z">
              <w:rPr>
                <w:rFonts w:ascii="Times New Roman" w:hAnsi="Times New Roman" w:cs="Times New Roman"/>
              </w:rPr>
            </w:rPrChange>
          </w:rPr>
          <w:delText xml:space="preserve"> </w:delText>
        </w:r>
        <w:r w:rsidRPr="0073710F" w:rsidDel="001358AF">
          <w:rPr>
            <w:rFonts w:ascii="Times New Roman" w:hAnsi="Times New Roman" w:cs="Times New Roman"/>
          </w:rPr>
          <w:delText>in the Cleveland data</w:delText>
        </w:r>
      </w:del>
      <w:ins w:id="318" w:author="Ezekiel Ogundepo" w:date="2022-10-29T19:59:00Z">
        <w:r w:rsidR="001358AF" w:rsidRPr="001358AF">
          <w:rPr>
            <w:rFonts w:ascii="Times New Roman" w:hAnsi="Times New Roman" w:cs="Times New Roman"/>
          </w:rPr>
          <w:t>Box plots of the metrical (continuous) features based on the Cleveland data's heart disease status</w:t>
        </w:r>
      </w:ins>
    </w:p>
    <w:p w14:paraId="7D417570" w14:textId="10AD197B" w:rsidR="0035340F" w:rsidRDefault="0035340F" w:rsidP="00F70825">
      <w:pPr>
        <w:spacing w:after="0" w:line="240" w:lineRule="auto"/>
        <w:rPr>
          <w:ins w:id="319" w:author="Ezekiel Ogundepo" w:date="2022-10-12T16:33:00Z"/>
          <w:rFonts w:ascii="Times New Roman" w:hAnsi="Times New Roman" w:cs="Times New Roman"/>
        </w:rPr>
      </w:pPr>
    </w:p>
    <w:p w14:paraId="55F552E7" w14:textId="2AF51A54" w:rsidR="0035340F" w:rsidRDefault="0035340F" w:rsidP="00F70825">
      <w:pPr>
        <w:spacing w:after="0" w:line="240" w:lineRule="auto"/>
        <w:rPr>
          <w:ins w:id="320" w:author="Ezekiel Ogundepo" w:date="2022-10-12T16:33:00Z"/>
          <w:rFonts w:ascii="Times New Roman" w:hAnsi="Times New Roman" w:cs="Times New Roman"/>
        </w:rPr>
      </w:pPr>
    </w:p>
    <w:p w14:paraId="1AFC9EFE" w14:textId="5BB73F1A" w:rsidR="0035340F" w:rsidRDefault="00CA34BF" w:rsidP="00F70825">
      <w:pPr>
        <w:spacing w:after="0" w:line="240" w:lineRule="auto"/>
        <w:rPr>
          <w:ins w:id="321" w:author="Ezekiel Ogundepo" w:date="2022-10-12T16:33:00Z"/>
          <w:rFonts w:ascii="Times New Roman" w:hAnsi="Times New Roman" w:cs="Times New Roman"/>
        </w:rPr>
      </w:pPr>
      <w:ins w:id="322" w:author="Ezekiel Ogundepo" w:date="2022-10-12T18:16:00Z">
        <w:r w:rsidRPr="00C7274C">
          <w:rPr>
            <w:noProof/>
          </w:rPr>
          <mc:AlternateContent>
            <mc:Choice Requires="wpg">
              <w:drawing>
                <wp:anchor distT="0" distB="0" distL="114300" distR="114300" simplePos="0" relativeHeight="251672576" behindDoc="0" locked="0" layoutInCell="1" allowOverlap="1" wp14:anchorId="44542065" wp14:editId="1F92AC12">
                  <wp:simplePos x="0" y="0"/>
                  <wp:positionH relativeFrom="margin">
                    <wp:posOffset>-160802</wp:posOffset>
                  </wp:positionH>
                  <wp:positionV relativeFrom="paragraph">
                    <wp:posOffset>141605</wp:posOffset>
                  </wp:positionV>
                  <wp:extent cx="6498590" cy="4226560"/>
                  <wp:effectExtent l="0" t="0" r="0" b="0"/>
                  <wp:wrapNone/>
                  <wp:docPr id="32" name="Group 33"/>
                  <wp:cNvGraphicFramePr/>
                  <a:graphic xmlns:a="http://schemas.openxmlformats.org/drawingml/2006/main">
                    <a:graphicData uri="http://schemas.microsoft.com/office/word/2010/wordprocessingGroup">
                      <wpg:wgp>
                        <wpg:cNvGrpSpPr/>
                        <wpg:grpSpPr>
                          <a:xfrm>
                            <a:off x="0" y="0"/>
                            <a:ext cx="6498590" cy="4226560"/>
                            <a:chOff x="0" y="0"/>
                            <a:chExt cx="9064262" cy="6958796"/>
                          </a:xfrm>
                        </wpg:grpSpPr>
                        <pic:pic xmlns:pic="http://schemas.openxmlformats.org/drawingml/2006/picture">
                          <pic:nvPicPr>
                            <pic:cNvPr id="33" name="Picture 33"/>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576" y="0"/>
                              <a:ext cx="4532132" cy="3052800"/>
                            </a:xfrm>
                            <a:prstGeom prst="rect">
                              <a:avLst/>
                            </a:prstGeom>
                          </pic:spPr>
                        </pic:pic>
                        <pic:pic xmlns:pic="http://schemas.openxmlformats.org/drawingml/2006/picture">
                          <pic:nvPicPr>
                            <pic:cNvPr id="34" name="Picture 34"/>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4532131" y="29089"/>
                              <a:ext cx="4532131" cy="3052800"/>
                            </a:xfrm>
                            <a:prstGeom prst="rect">
                              <a:avLst/>
                            </a:prstGeom>
                          </pic:spPr>
                        </pic:pic>
                        <pic:pic xmlns:pic="http://schemas.openxmlformats.org/drawingml/2006/picture">
                          <pic:nvPicPr>
                            <pic:cNvPr id="35" name="Picture 35"/>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3459460"/>
                              <a:ext cx="4532131" cy="3052801"/>
                            </a:xfrm>
                            <a:prstGeom prst="rect">
                              <a:avLst/>
                            </a:prstGeom>
                          </pic:spPr>
                        </pic:pic>
                        <pic:pic xmlns:pic="http://schemas.openxmlformats.org/drawingml/2006/picture">
                          <pic:nvPicPr>
                            <pic:cNvPr id="36" name="Picture 36"/>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4532131" y="3469156"/>
                              <a:ext cx="4532131" cy="3052801"/>
                            </a:xfrm>
                            <a:prstGeom prst="rect">
                              <a:avLst/>
                            </a:prstGeom>
                          </pic:spPr>
                        </pic:pic>
                        <wps:wsp>
                          <wps:cNvPr id="37" name="TextBox 30"/>
                          <wps:cNvSpPr txBox="1"/>
                          <wps:spPr>
                            <a:xfrm>
                              <a:off x="2179347" y="3036799"/>
                              <a:ext cx="518144" cy="413384"/>
                            </a:xfrm>
                            <a:prstGeom prst="rect">
                              <a:avLst/>
                            </a:prstGeom>
                            <a:noFill/>
                          </wps:spPr>
                          <wps:txbx>
                            <w:txbxContent>
                              <w:p w14:paraId="5AEF54FC"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s:wsp>
                          <wps:cNvPr id="38" name="TextBox 31"/>
                          <wps:cNvSpPr txBox="1"/>
                          <wps:spPr>
                            <a:xfrm>
                              <a:off x="6727144" y="2973727"/>
                              <a:ext cx="751477" cy="413384"/>
                            </a:xfrm>
                            <a:prstGeom prst="rect">
                              <a:avLst/>
                            </a:prstGeom>
                            <a:noFill/>
                          </wps:spPr>
                          <wps:txbx>
                            <w:txbxContent>
                              <w:p w14:paraId="2A9C4042"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b.</w:t>
                                </w:r>
                              </w:p>
                            </w:txbxContent>
                          </wps:txbx>
                          <wps:bodyPr wrap="square" rtlCol="0">
                            <a:noAutofit/>
                          </wps:bodyPr>
                        </wps:wsp>
                        <wps:wsp>
                          <wps:cNvPr id="39" name="TextBox 32"/>
                          <wps:cNvSpPr txBox="1"/>
                          <wps:spPr>
                            <a:xfrm>
                              <a:off x="2081015" y="6545411"/>
                              <a:ext cx="599184" cy="413385"/>
                            </a:xfrm>
                            <a:prstGeom prst="rect">
                              <a:avLst/>
                            </a:prstGeom>
                            <a:noFill/>
                          </wps:spPr>
                          <wps:txbx>
                            <w:txbxContent>
                              <w:p w14:paraId="4759EF5B" w14:textId="77777777" w:rsidR="00B46CAD" w:rsidRPr="00C7274C" w:rsidRDefault="00B46CAD" w:rsidP="00B46CAD">
                                <w:pPr>
                                  <w:rPr>
                                    <w:rFonts w:ascii="Arial" w:hAnsi="Arial" w:cs="Arial"/>
                                    <w:b/>
                                    <w:bCs/>
                                    <w:color w:val="000000" w:themeColor="text1"/>
                                    <w:kern w:val="24"/>
                                    <w:sz w:val="24"/>
                                    <w:szCs w:val="24"/>
                                  </w:rPr>
                                </w:pPr>
                                <w:r w:rsidRPr="00C7274C">
                                  <w:rPr>
                                    <w:rFonts w:ascii="Arial" w:hAnsi="Arial" w:cs="Arial"/>
                                    <w:b/>
                                    <w:bCs/>
                                    <w:color w:val="000000" w:themeColor="text1"/>
                                    <w:kern w:val="24"/>
                                    <w:sz w:val="24"/>
                                    <w:szCs w:val="24"/>
                                  </w:rPr>
                                  <w:t>c.</w:t>
                                </w:r>
                              </w:p>
                              <w:p w14:paraId="6040458E" w14:textId="77777777" w:rsidR="00B46CAD" w:rsidRPr="00C7274C" w:rsidRDefault="00B46CAD" w:rsidP="00B46CAD">
                                <w:pPr>
                                  <w:rPr>
                                    <w:rFonts w:ascii="Arial" w:hAnsi="Arial" w:cs="Arial"/>
                                    <w:b/>
                                    <w:bCs/>
                                    <w:color w:val="000000" w:themeColor="text1"/>
                                    <w:kern w:val="24"/>
                                    <w:sz w:val="24"/>
                                    <w:szCs w:val="24"/>
                                  </w:rPr>
                                </w:pPr>
                              </w:p>
                              <w:p w14:paraId="1CB94E13"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s:wsp>
                          <wps:cNvPr id="40" name="TextBox 32"/>
                          <wps:cNvSpPr txBox="1"/>
                          <wps:spPr>
                            <a:xfrm>
                              <a:off x="6767042" y="6521946"/>
                              <a:ext cx="599184" cy="413385"/>
                            </a:xfrm>
                            <a:prstGeom prst="rect">
                              <a:avLst/>
                            </a:prstGeom>
                            <a:noFill/>
                          </wps:spPr>
                          <wps:txbx>
                            <w:txbxContent>
                              <w:p w14:paraId="0BF5018D" w14:textId="77777777" w:rsidR="00B46CAD" w:rsidRPr="00C7274C" w:rsidRDefault="00B46CAD" w:rsidP="00B46CAD">
                                <w:pPr>
                                  <w:rPr>
                                    <w:rFonts w:ascii="Arial" w:hAnsi="Arial" w:cs="Arial"/>
                                    <w:b/>
                                    <w:bCs/>
                                    <w:color w:val="000000" w:themeColor="text1"/>
                                    <w:kern w:val="24"/>
                                    <w:sz w:val="24"/>
                                    <w:szCs w:val="24"/>
                                  </w:rPr>
                                </w:pPr>
                                <w:r>
                                  <w:rPr>
                                    <w:rFonts w:ascii="Arial" w:hAnsi="Arial" w:cs="Arial"/>
                                    <w:b/>
                                    <w:bCs/>
                                    <w:color w:val="000000" w:themeColor="text1"/>
                                    <w:kern w:val="24"/>
                                    <w:sz w:val="24"/>
                                    <w:szCs w:val="24"/>
                                  </w:rPr>
                                  <w:t>d.</w:t>
                                </w:r>
                              </w:p>
                              <w:p w14:paraId="51493F1C" w14:textId="77777777" w:rsidR="00B46CAD" w:rsidRPr="00C7274C" w:rsidRDefault="00B46CAD" w:rsidP="00B46CAD">
                                <w:pPr>
                                  <w:rPr>
                                    <w:rFonts w:ascii="Arial" w:hAnsi="Arial" w:cs="Arial"/>
                                    <w:b/>
                                    <w:bCs/>
                                    <w:color w:val="000000" w:themeColor="text1"/>
                                    <w:kern w:val="24"/>
                                    <w:sz w:val="24"/>
                                    <w:szCs w:val="24"/>
                                  </w:rPr>
                                </w:pPr>
                              </w:p>
                              <w:p w14:paraId="0206FA8E"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44542065" id="Group 33" o:spid="_x0000_s1026" style="position:absolute;margin-left:-12.65pt;margin-top:11.15pt;width:511.7pt;height:332.8pt;z-index:251672576;mso-position-horizontal-relative:margin;mso-width-relative:margin;mso-height-relative:margin" coordsize="90642,6958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6E6Hmy7IRqp7ouJWarySDRaj5WDJ4oC86E6Hmy7IRqp7ouJWarySDRaj5&#10;WDJ4oC86E6Hmy7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 o:spid="_x0000_s1027" type="#_x0000_t75" style="position:absolute;left:5;width:45322;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">
                    <v:imagedata r:id="rId28" o:title=""/>
                  </v:shape>
                  <v:shape id="Picture 34" o:spid="_x0000_s1028" type="#_x0000_t75" style="position:absolute;left:45321;top:290;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">
                    <v:imagedata r:id="rId29" o:title=""/>
                  </v:shape>
                  <v:shape id="Picture 35" o:spid="_x0000_s1029" type="#_x0000_t75" style="position:absolute;top:34594;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">
                    <v:imagedata r:id="rId30" o:title=""/>
                  </v:shape>
                  <v:shape id="Picture 36" o:spid="_x0000_s1030" type="#_x0000_t75" style="position:absolute;left:45321;top:34691;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">
                    <v:imagedata r:id="rId31" o:title=""/>
                  </v:shape>
                  <v:shapetype id="_x0000_t202" coordsize="21600,21600" o:spt="202" path="m,l,21600r21600,l21600,xe">
                    <v:stroke joinstyle="miter"/>
                    <v:path gradientshapeok="t" o:connecttype="rect"/>
                  </v:shapetype>
                  <v:shape id="TextBox 30" o:spid="_x0000_s1031" type="#_x0000_t202" style="position:absolute;left:21793;top:30367;width:5181;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" filled="f" stroked="f">
                    <v:textbox>
                      <w:txbxContent>
                        <w:p w14:paraId="5AEF54FC"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v:shape id="TextBox 31" o:spid="_x0000_s1032" type="#_x0000_t202" style="position:absolute;left:67271;top:29737;width:7515;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" filled="f" stroked="f">
                    <v:textbox>
                      <w:txbxContent>
                        <w:p w14:paraId="2A9C4042"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b.</w:t>
                          </w:r>
                        </w:p>
                      </w:txbxContent>
                    </v:textbox>
                  </v:shape>
                  <v:shape id="TextBox 32" o:spid="_x0000_s1033" type="#_x0000_t202" style="position:absolute;left:20810;top:65454;width:5991;height:41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" filled="f" stroked="f">
                    <v:textbox>
                      <w:txbxContent>
                        <w:p w14:paraId="4759EF5B" w14:textId="77777777" w:rsidR="00B46CAD" w:rsidRPr="00C7274C" w:rsidRDefault="00B46CAD" w:rsidP="00B46CAD">
                          <w:pPr>
                            <w:rPr>
                              <w:rFonts w:ascii="Arial" w:hAnsi="Arial" w:cs="Arial"/>
                              <w:b/>
                              <w:bCs/>
                              <w:color w:val="000000" w:themeColor="text1"/>
                              <w:kern w:val="24"/>
                              <w:sz w:val="24"/>
                              <w:szCs w:val="24"/>
                            </w:rPr>
                          </w:pPr>
                          <w:r w:rsidRPr="00C7274C">
                            <w:rPr>
                              <w:rFonts w:ascii="Arial" w:hAnsi="Arial" w:cs="Arial"/>
                              <w:b/>
                              <w:bCs/>
                              <w:color w:val="000000" w:themeColor="text1"/>
                              <w:kern w:val="24"/>
                              <w:sz w:val="24"/>
                              <w:szCs w:val="24"/>
                            </w:rPr>
                            <w:t>c.</w:t>
                          </w:r>
                        </w:p>
                        <w:p w14:paraId="6040458E" w14:textId="77777777" w:rsidR="00B46CAD" w:rsidRPr="00C7274C" w:rsidRDefault="00B46CAD" w:rsidP="00B46CAD">
                          <w:pPr>
                            <w:rPr>
                              <w:rFonts w:ascii="Arial" w:hAnsi="Arial" w:cs="Arial"/>
                              <w:b/>
                              <w:bCs/>
                              <w:color w:val="000000" w:themeColor="text1"/>
                              <w:kern w:val="24"/>
                              <w:sz w:val="24"/>
                              <w:szCs w:val="24"/>
                            </w:rPr>
                          </w:pPr>
                        </w:p>
                        <w:p w14:paraId="1CB94E13"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v:shape id="TextBox 32" o:spid="_x0000_s1034" type="#_x0000_t202" style="position:absolute;left:67670;top:65219;width:5992;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" filled="f" stroked="f">
                    <v:textbox>
                      <w:txbxContent>
                        <w:p w14:paraId="0BF5018D" w14:textId="77777777" w:rsidR="00B46CAD" w:rsidRPr="00C7274C" w:rsidRDefault="00B46CAD" w:rsidP="00B46CAD">
                          <w:pPr>
                            <w:rPr>
                              <w:rFonts w:ascii="Arial" w:hAnsi="Arial" w:cs="Arial"/>
                              <w:b/>
                              <w:bCs/>
                              <w:color w:val="000000" w:themeColor="text1"/>
                              <w:kern w:val="24"/>
                              <w:sz w:val="24"/>
                              <w:szCs w:val="24"/>
                            </w:rPr>
                          </w:pPr>
                          <w:r>
                            <w:rPr>
                              <w:rFonts w:ascii="Arial" w:hAnsi="Arial" w:cs="Arial"/>
                              <w:b/>
                              <w:bCs/>
                              <w:color w:val="000000" w:themeColor="text1"/>
                              <w:kern w:val="24"/>
                              <w:sz w:val="24"/>
                              <w:szCs w:val="24"/>
                            </w:rPr>
                            <w:t>d.</w:t>
                          </w:r>
                        </w:p>
                        <w:p w14:paraId="51493F1C" w14:textId="77777777" w:rsidR="00B46CAD" w:rsidRPr="00C7274C" w:rsidRDefault="00B46CAD" w:rsidP="00B46CAD">
                          <w:pPr>
                            <w:rPr>
                              <w:rFonts w:ascii="Arial" w:hAnsi="Arial" w:cs="Arial"/>
                              <w:b/>
                              <w:bCs/>
                              <w:color w:val="000000" w:themeColor="text1"/>
                              <w:kern w:val="24"/>
                              <w:sz w:val="24"/>
                              <w:szCs w:val="24"/>
                            </w:rPr>
                          </w:pPr>
                        </w:p>
                        <w:p w14:paraId="0206FA8E" w14:textId="77777777" w:rsidR="00B46CAD" w:rsidRPr="00C7274C" w:rsidRDefault="00B46CAD" w:rsidP="00B46CAD">
                          <w:pPr>
                            <w:rPr>
                              <w:rFonts w:ascii="Arial" w:hAnsi="Arial" w:cs="Arial"/>
                              <w:b/>
                              <w:bCs/>
                              <w:color w:val="000000" w:themeColor="text1"/>
                              <w:kern w:val="24"/>
                              <w:sz w:val="24"/>
                              <w:szCs w:val="24"/>
                              <w:lang w:val="en-US"/>
                            </w:rPr>
                          </w:pPr>
                          <w:r w:rsidRPr="00C7274C">
                            <w:rPr>
                              <w:rFonts w:ascii="Arial" w:hAnsi="Arial" w:cs="Arial"/>
                              <w:b/>
                              <w:bCs/>
                              <w:color w:val="000000" w:themeColor="text1"/>
                              <w:kern w:val="24"/>
                              <w:sz w:val="24"/>
                              <w:szCs w:val="24"/>
                              <w:lang w:val="en-US"/>
                            </w:rPr>
                            <w:t>(a.)</w:t>
                          </w:r>
                        </w:p>
                      </w:txbxContent>
                    </v:textbox>
                  </v:shape>
                  <w10:wrap anchorx="margin"/>
                </v:group>
              </w:pict>
            </mc:Fallback>
          </mc:AlternateContent>
        </w:r>
      </w:ins>
    </w:p>
    <w:p w14:paraId="1922D592" w14:textId="61F8A21D" w:rsidR="0035340F" w:rsidRDefault="0035340F" w:rsidP="00F70825">
      <w:pPr>
        <w:spacing w:after="0" w:line="240" w:lineRule="auto"/>
        <w:rPr>
          <w:ins w:id="323" w:author="Ezekiel Ogundepo" w:date="2022-10-12T16:33:00Z"/>
          <w:rFonts w:ascii="Times New Roman" w:hAnsi="Times New Roman" w:cs="Times New Roman"/>
        </w:rPr>
      </w:pPr>
    </w:p>
    <w:p w14:paraId="78F4A718" w14:textId="5CBB3B01" w:rsidR="0035340F" w:rsidRDefault="0035340F" w:rsidP="00F70825">
      <w:pPr>
        <w:spacing w:after="0" w:line="240" w:lineRule="auto"/>
        <w:rPr>
          <w:ins w:id="324" w:author="Ezekiel Ogundepo" w:date="2022-10-12T16:33:00Z"/>
          <w:rFonts w:ascii="Times New Roman" w:hAnsi="Times New Roman" w:cs="Times New Roman"/>
        </w:rPr>
      </w:pPr>
    </w:p>
    <w:p w14:paraId="15D375CD" w14:textId="6C5AE42E" w:rsidR="0035340F" w:rsidRDefault="0035340F" w:rsidP="00F70825">
      <w:pPr>
        <w:spacing w:after="0" w:line="240" w:lineRule="auto"/>
        <w:rPr>
          <w:ins w:id="325" w:author="Ezekiel Ogundepo" w:date="2022-10-12T16:33:00Z"/>
          <w:rFonts w:ascii="Times New Roman" w:hAnsi="Times New Roman" w:cs="Times New Roman"/>
        </w:rPr>
      </w:pPr>
    </w:p>
    <w:p w14:paraId="75F0A714" w14:textId="2C469989" w:rsidR="0035340F" w:rsidRDefault="0035340F" w:rsidP="00F70825">
      <w:pPr>
        <w:spacing w:after="0" w:line="240" w:lineRule="auto"/>
        <w:rPr>
          <w:ins w:id="326" w:author="Ezekiel Ogundepo" w:date="2022-10-12T16:33:00Z"/>
          <w:rFonts w:ascii="Times New Roman" w:hAnsi="Times New Roman" w:cs="Times New Roman"/>
        </w:rPr>
      </w:pPr>
    </w:p>
    <w:p w14:paraId="2B7CEC92" w14:textId="728C61AC" w:rsidR="0035340F" w:rsidRDefault="0035340F" w:rsidP="00F70825">
      <w:pPr>
        <w:spacing w:after="0" w:line="240" w:lineRule="auto"/>
        <w:rPr>
          <w:ins w:id="327" w:author="Ezekiel Ogundepo" w:date="2022-10-12T16:33:00Z"/>
          <w:rFonts w:ascii="Times New Roman" w:hAnsi="Times New Roman" w:cs="Times New Roman"/>
        </w:rPr>
      </w:pPr>
    </w:p>
    <w:p w14:paraId="0E8BEC03" w14:textId="77777777" w:rsidR="0035340F" w:rsidRPr="0073710F" w:rsidRDefault="0035340F" w:rsidP="00F70825">
      <w:pPr>
        <w:spacing w:after="0" w:line="240" w:lineRule="auto"/>
        <w:rPr>
          <w:rFonts w:ascii="Times New Roman" w:hAnsi="Times New Roman" w:cs="Times New Roman"/>
        </w:rPr>
      </w:pPr>
    </w:p>
    <w:p w14:paraId="0A837A5B" w14:textId="2F979675" w:rsidR="003404EB" w:rsidRDefault="0035340F" w:rsidP="00B633FE">
      <w:pPr>
        <w:spacing w:line="360" w:lineRule="auto"/>
        <w:jc w:val="both"/>
        <w:rPr>
          <w:ins w:id="328" w:author="Ezekiel Ogundepo" w:date="2022-10-12T18:32:00Z"/>
          <w:rFonts w:ascii="Times New Roman" w:hAnsi="Times New Roman" w:cs="Times New Roman"/>
          <w:sz w:val="24"/>
          <w:szCs w:val="24"/>
        </w:rPr>
      </w:pPr>
      <w:del w:id="329" w:author="Ezekiel Ogundepo" w:date="2022-10-12T18:32:00Z">
        <w:r w:rsidRPr="006F1E80" w:rsidDel="00735449">
          <w:rPr>
            <w:rFonts w:ascii="Times New Roman" w:hAnsi="Times New Roman" w:cs="Times New Roman"/>
            <w:noProof/>
            <w:lang w:val="en-US"/>
          </w:rPr>
          <w:drawing>
            <wp:inline distT="0" distB="0" distL="0" distR="0" wp14:anchorId="0477518F" wp14:editId="2A0EA600">
              <wp:extent cx="5943600" cy="76104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113"/>
                      <a:stretch/>
                    </pic:blipFill>
                    <pic:spPr bwMode="auto">
                      <a:xfrm>
                        <a:off x="0" y="0"/>
                        <a:ext cx="5943600" cy="7610475"/>
                      </a:xfrm>
                      <a:prstGeom prst="rect">
                        <a:avLst/>
                      </a:prstGeom>
                      <a:ln>
                        <a:noFill/>
                      </a:ln>
                      <a:extLst>
                        <a:ext uri="{53640926-AAD7-44D8-BBD7-CCE9431645EC}">
                          <a14:shadowObscured xmlns:a14="http://schemas.microsoft.com/office/drawing/2010/main"/>
                        </a:ext>
                      </a:extLst>
                    </pic:spPr>
                  </pic:pic>
                </a:graphicData>
              </a:graphic>
            </wp:inline>
          </w:drawing>
        </w:r>
      </w:del>
    </w:p>
    <w:p w14:paraId="6573CE22" w14:textId="3FCD3C0C" w:rsidR="00735449" w:rsidRDefault="00735449" w:rsidP="00B633FE">
      <w:pPr>
        <w:spacing w:line="360" w:lineRule="auto"/>
        <w:jc w:val="both"/>
        <w:rPr>
          <w:ins w:id="330" w:author="Ezekiel Ogundepo" w:date="2022-10-12T18:32:00Z"/>
          <w:rFonts w:ascii="Times New Roman" w:hAnsi="Times New Roman" w:cs="Times New Roman"/>
          <w:sz w:val="24"/>
          <w:szCs w:val="24"/>
        </w:rPr>
      </w:pPr>
    </w:p>
    <w:p w14:paraId="3F856FF3" w14:textId="7D24A413" w:rsidR="00735449" w:rsidRDefault="00735449" w:rsidP="00B633FE">
      <w:pPr>
        <w:spacing w:line="360" w:lineRule="auto"/>
        <w:jc w:val="both"/>
        <w:rPr>
          <w:ins w:id="331" w:author="Ezekiel Ogundepo" w:date="2022-10-12T18:32:00Z"/>
          <w:rFonts w:ascii="Times New Roman" w:hAnsi="Times New Roman" w:cs="Times New Roman"/>
          <w:sz w:val="24"/>
          <w:szCs w:val="24"/>
        </w:rPr>
      </w:pPr>
    </w:p>
    <w:p w14:paraId="01B77533" w14:textId="7617E896" w:rsidR="00735449" w:rsidRDefault="00735449" w:rsidP="00B633FE">
      <w:pPr>
        <w:spacing w:line="360" w:lineRule="auto"/>
        <w:jc w:val="both"/>
        <w:rPr>
          <w:ins w:id="332" w:author="Ezekiel Ogundepo" w:date="2022-10-12T18:32:00Z"/>
          <w:rFonts w:ascii="Times New Roman" w:hAnsi="Times New Roman" w:cs="Times New Roman"/>
          <w:sz w:val="24"/>
          <w:szCs w:val="24"/>
        </w:rPr>
      </w:pPr>
    </w:p>
    <w:p w14:paraId="0E42B224" w14:textId="2FB8CBFF" w:rsidR="00735449" w:rsidRDefault="00735449" w:rsidP="00B633FE">
      <w:pPr>
        <w:spacing w:line="360" w:lineRule="auto"/>
        <w:jc w:val="both"/>
        <w:rPr>
          <w:ins w:id="333" w:author="Ezekiel Ogundepo" w:date="2022-10-12T18:32:00Z"/>
          <w:rFonts w:ascii="Times New Roman" w:hAnsi="Times New Roman" w:cs="Times New Roman"/>
          <w:sz w:val="24"/>
          <w:szCs w:val="24"/>
        </w:rPr>
      </w:pPr>
    </w:p>
    <w:p w14:paraId="5F76C2F6" w14:textId="6A224296" w:rsidR="00735449" w:rsidRDefault="00735449" w:rsidP="00B633FE">
      <w:pPr>
        <w:spacing w:line="360" w:lineRule="auto"/>
        <w:jc w:val="both"/>
        <w:rPr>
          <w:ins w:id="334" w:author="Ezekiel Ogundepo" w:date="2022-10-12T18:32:00Z"/>
          <w:rFonts w:ascii="Times New Roman" w:hAnsi="Times New Roman" w:cs="Times New Roman"/>
          <w:sz w:val="24"/>
          <w:szCs w:val="24"/>
        </w:rPr>
      </w:pPr>
    </w:p>
    <w:p w14:paraId="3F6171EC" w14:textId="185C4720" w:rsidR="00735449" w:rsidRDefault="00735449" w:rsidP="00B633FE">
      <w:pPr>
        <w:spacing w:line="360" w:lineRule="auto"/>
        <w:jc w:val="both"/>
        <w:rPr>
          <w:ins w:id="335" w:author="Ezekiel Ogundepo" w:date="2022-10-12T18:32:00Z"/>
          <w:rFonts w:ascii="Times New Roman" w:hAnsi="Times New Roman" w:cs="Times New Roman"/>
          <w:sz w:val="24"/>
          <w:szCs w:val="24"/>
        </w:rPr>
      </w:pPr>
    </w:p>
    <w:p w14:paraId="272148AE" w14:textId="1F642BF8" w:rsidR="00735449" w:rsidRDefault="00735449" w:rsidP="00B633FE">
      <w:pPr>
        <w:spacing w:line="360" w:lineRule="auto"/>
        <w:jc w:val="both"/>
        <w:rPr>
          <w:ins w:id="336" w:author="Ezekiel Ogundepo" w:date="2022-10-12T18:32:00Z"/>
          <w:rFonts w:ascii="Times New Roman" w:hAnsi="Times New Roman" w:cs="Times New Roman"/>
          <w:sz w:val="24"/>
          <w:szCs w:val="24"/>
        </w:rPr>
      </w:pPr>
    </w:p>
    <w:p w14:paraId="3ED9115E" w14:textId="6226527F" w:rsidR="00735449" w:rsidRDefault="00735449" w:rsidP="00B633FE">
      <w:pPr>
        <w:spacing w:line="360" w:lineRule="auto"/>
        <w:jc w:val="both"/>
        <w:rPr>
          <w:ins w:id="337" w:author="Ezekiel Ogundepo" w:date="2022-10-12T18:32:00Z"/>
          <w:rFonts w:ascii="Times New Roman" w:hAnsi="Times New Roman" w:cs="Times New Roman"/>
          <w:sz w:val="24"/>
          <w:szCs w:val="24"/>
        </w:rPr>
      </w:pPr>
    </w:p>
    <w:p w14:paraId="1F4021DA" w14:textId="7C6B261B" w:rsidR="00735449" w:rsidRDefault="00735449" w:rsidP="00B633FE">
      <w:pPr>
        <w:spacing w:line="360" w:lineRule="auto"/>
        <w:jc w:val="both"/>
        <w:rPr>
          <w:ins w:id="338" w:author="Ezekiel Ogundepo" w:date="2022-10-12T18:32:00Z"/>
          <w:rFonts w:ascii="Times New Roman" w:hAnsi="Times New Roman" w:cs="Times New Roman"/>
          <w:sz w:val="24"/>
          <w:szCs w:val="24"/>
        </w:rPr>
      </w:pPr>
    </w:p>
    <w:p w14:paraId="3AA5409E" w14:textId="74A77341" w:rsidR="00735449" w:rsidRDefault="00735449" w:rsidP="00B633FE">
      <w:pPr>
        <w:spacing w:line="360" w:lineRule="auto"/>
        <w:jc w:val="both"/>
        <w:rPr>
          <w:ins w:id="339" w:author="Ezekiel Ogundepo" w:date="2022-10-12T18:32:00Z"/>
          <w:rFonts w:ascii="Times New Roman" w:hAnsi="Times New Roman" w:cs="Times New Roman"/>
          <w:sz w:val="24"/>
          <w:szCs w:val="24"/>
        </w:rPr>
      </w:pPr>
    </w:p>
    <w:p w14:paraId="2F41C263" w14:textId="35A1CC3A" w:rsidR="00735449" w:rsidRDefault="0018584C" w:rsidP="00B633FE">
      <w:pPr>
        <w:spacing w:line="360" w:lineRule="auto"/>
        <w:jc w:val="both"/>
        <w:rPr>
          <w:ins w:id="340" w:author="Ezekiel Ogundepo" w:date="2022-10-12T18:32:00Z"/>
          <w:rFonts w:ascii="Times New Roman" w:hAnsi="Times New Roman" w:cs="Times New Roman"/>
          <w:sz w:val="24"/>
          <w:szCs w:val="24"/>
        </w:rPr>
      </w:pPr>
      <w:ins w:id="341" w:author="Ezekiel Ogundepo" w:date="2022-11-06T17:29:00Z">
        <w:r w:rsidRPr="00EB3CD0">
          <w:rPr>
            <w:noProof/>
          </w:rPr>
          <mc:AlternateContent>
            <mc:Choice Requires="wpg">
              <w:drawing>
                <wp:anchor distT="0" distB="0" distL="114300" distR="114300" simplePos="0" relativeHeight="251674624" behindDoc="0" locked="0" layoutInCell="1" allowOverlap="1" wp14:anchorId="5EA73116" wp14:editId="69E7969E">
                  <wp:simplePos x="0" y="0"/>
                  <wp:positionH relativeFrom="column">
                    <wp:posOffset>-91440</wp:posOffset>
                  </wp:positionH>
                  <wp:positionV relativeFrom="paragraph">
                    <wp:posOffset>-99305</wp:posOffset>
                  </wp:positionV>
                  <wp:extent cx="6489700" cy="4305935"/>
                  <wp:effectExtent l="0" t="0" r="6350" b="0"/>
                  <wp:wrapNone/>
                  <wp:docPr id="42" name="Group 43"/>
                  <wp:cNvGraphicFramePr/>
                  <a:graphic xmlns:a="http://schemas.openxmlformats.org/drawingml/2006/main">
                    <a:graphicData uri="http://schemas.microsoft.com/office/word/2010/wordprocessingGroup">
                      <wpg:wgp>
                        <wpg:cNvGrpSpPr/>
                        <wpg:grpSpPr>
                          <a:xfrm>
                            <a:off x="0" y="0"/>
                            <a:ext cx="6489700" cy="4305935"/>
                            <a:chOff x="7884" y="0"/>
                            <a:chExt cx="9084672" cy="7021789"/>
                          </a:xfrm>
                        </wpg:grpSpPr>
                        <wps:wsp>
                          <wps:cNvPr id="43" name="TextBox 30"/>
                          <wps:cNvSpPr txBox="1"/>
                          <wps:spPr>
                            <a:xfrm>
                              <a:off x="2273520" y="3021292"/>
                              <a:ext cx="480491" cy="584174"/>
                            </a:xfrm>
                            <a:prstGeom prst="rect">
                              <a:avLst/>
                            </a:prstGeom>
                            <a:noFill/>
                          </wps:spPr>
                          <wps:txbx>
                            <w:txbxContent>
                              <w:p w14:paraId="60F78FF9"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e.</w:t>
                                </w:r>
                              </w:p>
                            </w:txbxContent>
                          </wps:txbx>
                          <wps:bodyPr wrap="square" rtlCol="0">
                            <a:noAutofit/>
                          </wps:bodyPr>
                        </wps:wsp>
                        <wps:wsp>
                          <wps:cNvPr id="44" name="TextBox 31"/>
                          <wps:cNvSpPr txBox="1"/>
                          <wps:spPr>
                            <a:xfrm>
                              <a:off x="6925836" y="3005055"/>
                              <a:ext cx="541094" cy="631723"/>
                            </a:xfrm>
                            <a:prstGeom prst="rect">
                              <a:avLst/>
                            </a:prstGeom>
                            <a:noFill/>
                          </wps:spPr>
                          <wps:txbx>
                            <w:txbxContent>
                              <w:p w14:paraId="145B3D38" w14:textId="77777777" w:rsidR="00CA34BF" w:rsidRDefault="00CA34BF" w:rsidP="00CA34BF">
                                <w:pPr>
                                  <w:rPr>
                                    <w:rFonts w:ascii="Arial" w:hAnsi="Arial" w:cs="Arial"/>
                                    <w:b/>
                                    <w:bCs/>
                                    <w:color w:val="000000" w:themeColor="text1"/>
                                    <w:kern w:val="24"/>
                                    <w:sz w:val="28"/>
                                    <w:szCs w:val="28"/>
                                    <w:lang w:val="en-US"/>
                                  </w:rPr>
                                </w:pPr>
                                <w:r>
                                  <w:rPr>
                                    <w:rFonts w:ascii="Arial" w:hAnsi="Arial" w:cs="Arial"/>
                                    <w:b/>
                                    <w:bCs/>
                                    <w:color w:val="000000" w:themeColor="text1"/>
                                    <w:kern w:val="24"/>
                                    <w:sz w:val="28"/>
                                    <w:szCs w:val="28"/>
                                    <w:lang w:val="en-US"/>
                                  </w:rPr>
                                  <w:t>f.</w:t>
                                </w:r>
                              </w:p>
                            </w:txbxContent>
                          </wps:txbx>
                          <wps:bodyPr wrap="square" rtlCol="0">
                            <a:noAutofit/>
                          </wps:bodyPr>
                        </wps:wsp>
                        <wps:wsp>
                          <wps:cNvPr id="45" name="TextBox 32"/>
                          <wps:cNvSpPr txBox="1"/>
                          <wps:spPr>
                            <a:xfrm>
                              <a:off x="2264862" y="6437615"/>
                              <a:ext cx="480491" cy="584174"/>
                            </a:xfrm>
                            <a:prstGeom prst="rect">
                              <a:avLst/>
                            </a:prstGeom>
                            <a:noFill/>
                          </wps:spPr>
                          <wps:txbx>
                            <w:txbxContent>
                              <w:p w14:paraId="0B484731"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g.</w:t>
                                </w:r>
                              </w:p>
                            </w:txbxContent>
                          </wps:txbx>
                          <wps:bodyPr wrap="square" rtlCol="0">
                            <a:noAutofit/>
                          </wps:bodyPr>
                        </wps:wsp>
                        <pic:pic xmlns:pic="http://schemas.openxmlformats.org/drawingml/2006/picture">
                          <pic:nvPicPr>
                            <pic:cNvPr id="46" name="Picture 46"/>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7884" y="0"/>
                              <a:ext cx="4532131" cy="3052800"/>
                            </a:xfrm>
                            <a:prstGeom prst="rect">
                              <a:avLst/>
                            </a:prstGeom>
                          </pic:spPr>
                        </pic:pic>
                        <pic:pic xmlns:pic="http://schemas.openxmlformats.org/drawingml/2006/picture">
                          <pic:nvPicPr>
                            <pic:cNvPr id="47" name="Picture 47"/>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4524248" y="541"/>
                              <a:ext cx="4532131" cy="3052800"/>
                            </a:xfrm>
                            <a:prstGeom prst="rect">
                              <a:avLst/>
                            </a:prstGeom>
                          </pic:spPr>
                        </pic:pic>
                        <pic:pic xmlns:pic="http://schemas.openxmlformats.org/drawingml/2006/picture">
                          <pic:nvPicPr>
                            <pic:cNvPr id="48" name="Picture 4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7315" y="3462106"/>
                              <a:ext cx="4532132" cy="3052800"/>
                            </a:xfrm>
                            <a:prstGeom prst="rect">
                              <a:avLst/>
                            </a:prstGeom>
                          </pic:spPr>
                        </pic:pic>
                        <pic:pic xmlns:pic="http://schemas.openxmlformats.org/drawingml/2006/picture">
                          <pic:nvPicPr>
                            <pic:cNvPr id="49" name="Picture 4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4560426" y="3465274"/>
                              <a:ext cx="4532130" cy="3052800"/>
                            </a:xfrm>
                            <a:prstGeom prst="rect">
                              <a:avLst/>
                            </a:prstGeom>
                          </pic:spPr>
                        </pic:pic>
                        <wps:wsp>
                          <wps:cNvPr id="50" name="TextBox 42"/>
                          <wps:cNvSpPr txBox="1"/>
                          <wps:spPr>
                            <a:xfrm>
                              <a:off x="6823654" y="6464785"/>
                              <a:ext cx="481357" cy="463786"/>
                            </a:xfrm>
                            <a:prstGeom prst="rect">
                              <a:avLst/>
                            </a:prstGeom>
                            <a:noFill/>
                          </wps:spPr>
                          <wps:txbx>
                            <w:txbxContent>
                              <w:p w14:paraId="6EDFDEF7"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h.</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5EA73116" id="Group 43" o:spid="_x0000_s1035" style="position:absolute;left:0;text-align:left;margin-left:-7.2pt;margin-top:-7.8pt;width:511pt;height:339.05pt;z-index:251674624;mso-width-relative:margin;mso-height-relative:margin" coordorigin="78" coordsize="90846,7021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">
                  <v:shape id="TextBox 30" o:spid="_x0000_s1036" type="#_x0000_t202" style="position:absolute;left:22735;top:30212;width:4805;height:5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" filled="f" stroked="f">
                    <v:textbox>
                      <w:txbxContent>
                        <w:p w14:paraId="60F78FF9"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e.</w:t>
                          </w:r>
                        </w:p>
                      </w:txbxContent>
                    </v:textbox>
                  </v:shape>
                  <v:shape id="TextBox 31" o:spid="_x0000_s1037" type="#_x0000_t202" style="position:absolute;left:69258;top:30050;width:5411;height:6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14:paraId="145B3D38" w14:textId="77777777" w:rsidR="00CA34BF" w:rsidRDefault="00CA34BF" w:rsidP="00CA34BF">
                          <w:pPr>
                            <w:rPr>
                              <w:rFonts w:ascii="Arial" w:hAnsi="Arial" w:cs="Arial"/>
                              <w:b/>
                              <w:bCs/>
                              <w:color w:val="000000" w:themeColor="text1"/>
                              <w:kern w:val="24"/>
                              <w:sz w:val="28"/>
                              <w:szCs w:val="28"/>
                              <w:lang w:val="en-US"/>
                            </w:rPr>
                          </w:pPr>
                          <w:r>
                            <w:rPr>
                              <w:rFonts w:ascii="Arial" w:hAnsi="Arial" w:cs="Arial"/>
                              <w:b/>
                              <w:bCs/>
                              <w:color w:val="000000" w:themeColor="text1"/>
                              <w:kern w:val="24"/>
                              <w:sz w:val="28"/>
                              <w:szCs w:val="28"/>
                              <w:lang w:val="en-US"/>
                            </w:rPr>
                            <w:t>f.</w:t>
                          </w:r>
                        </w:p>
                      </w:txbxContent>
                    </v:textbox>
                  </v:shape>
                  <v:shape id="TextBox 32" o:spid="_x0000_s1038" type="#_x0000_t202" style="position:absolute;left:22648;top:64376;width:4805;height:5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" filled="f" stroked="f">
                    <v:textbox>
                      <w:txbxContent>
                        <w:p w14:paraId="0B484731"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g.</w:t>
                          </w:r>
                        </w:p>
                      </w:txbxContent>
                    </v:textbox>
                  </v:shape>
                  <v:shape id="Picture 46" o:spid="_x0000_s1039" type="#_x0000_t75" style="position:absolute;left:78;width:45322;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">
                    <v:imagedata r:id="rId37" o:title=""/>
                  </v:shape>
                  <v:shape id="Picture 47" o:spid="_x0000_s1040" type="#_x0000_t75" style="position:absolute;left:45242;top:5;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">
                    <v:imagedata r:id="rId38" o:title=""/>
                  </v:shape>
                  <v:shape id="Picture 48" o:spid="_x0000_s1041" type="#_x0000_t75" style="position:absolute;left:173;top:34621;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">
                    <v:imagedata r:id="rId39" o:title=""/>
                  </v:shape>
                  <v:shape id="Picture 49" o:spid="_x0000_s1042" type="#_x0000_t75" style="position:absolute;left:45604;top:34652;width:45321;height:30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">
                    <v:imagedata r:id="rId40" o:title=""/>
                  </v:shape>
                  <v:shape id="TextBox 42" o:spid="_x0000_s1043" type="#_x0000_t202" style="position:absolute;left:68236;top:64647;width:4814;height:46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14:paraId="6EDFDEF7" w14:textId="77777777" w:rsidR="00CA34BF" w:rsidRPr="00EB3CD0" w:rsidRDefault="00CA34BF" w:rsidP="00CA34BF">
                          <w:pPr>
                            <w:rPr>
                              <w:rFonts w:ascii="Arial" w:hAnsi="Arial" w:cs="Arial"/>
                              <w:b/>
                              <w:bCs/>
                              <w:color w:val="000000" w:themeColor="text1"/>
                              <w:kern w:val="24"/>
                              <w:sz w:val="24"/>
                              <w:szCs w:val="24"/>
                              <w:lang w:val="en-US"/>
                            </w:rPr>
                          </w:pPr>
                          <w:r w:rsidRPr="00EB3CD0">
                            <w:rPr>
                              <w:rFonts w:ascii="Arial" w:hAnsi="Arial" w:cs="Arial"/>
                              <w:b/>
                              <w:bCs/>
                              <w:color w:val="000000" w:themeColor="text1"/>
                              <w:kern w:val="24"/>
                              <w:sz w:val="24"/>
                              <w:szCs w:val="24"/>
                              <w:lang w:val="en-US"/>
                            </w:rPr>
                            <w:t>h.</w:t>
                          </w:r>
                        </w:p>
                      </w:txbxContent>
                    </v:textbox>
                  </v:shape>
                </v:group>
              </w:pict>
            </mc:Fallback>
          </mc:AlternateContent>
        </w:r>
      </w:ins>
    </w:p>
    <w:p w14:paraId="70EDC519" w14:textId="6CAF3DD9" w:rsidR="00735449" w:rsidRDefault="00735449" w:rsidP="00B633FE">
      <w:pPr>
        <w:spacing w:line="360" w:lineRule="auto"/>
        <w:jc w:val="both"/>
        <w:rPr>
          <w:ins w:id="342" w:author="Ezekiel Ogundepo" w:date="2022-10-12T18:32:00Z"/>
          <w:rFonts w:ascii="Times New Roman" w:hAnsi="Times New Roman" w:cs="Times New Roman"/>
          <w:sz w:val="24"/>
          <w:szCs w:val="24"/>
        </w:rPr>
      </w:pPr>
    </w:p>
    <w:p w14:paraId="19E4B215" w14:textId="3F77735A" w:rsidR="00735449" w:rsidRDefault="00735449" w:rsidP="00B633FE">
      <w:pPr>
        <w:spacing w:line="360" w:lineRule="auto"/>
        <w:jc w:val="both"/>
        <w:rPr>
          <w:ins w:id="343" w:author="Ezekiel Ogundepo" w:date="2022-11-06T17:29:00Z"/>
          <w:rFonts w:ascii="Times New Roman" w:hAnsi="Times New Roman" w:cs="Times New Roman"/>
          <w:sz w:val="24"/>
          <w:szCs w:val="24"/>
        </w:rPr>
      </w:pPr>
    </w:p>
    <w:p w14:paraId="649112F8" w14:textId="2C9194AE" w:rsidR="00CA34BF" w:rsidRDefault="00CA34BF" w:rsidP="00B633FE">
      <w:pPr>
        <w:spacing w:line="360" w:lineRule="auto"/>
        <w:jc w:val="both"/>
        <w:rPr>
          <w:ins w:id="344" w:author="Ezekiel Ogundepo" w:date="2022-11-06T17:29:00Z"/>
          <w:rFonts w:ascii="Times New Roman" w:hAnsi="Times New Roman" w:cs="Times New Roman"/>
          <w:sz w:val="24"/>
          <w:szCs w:val="24"/>
        </w:rPr>
      </w:pPr>
    </w:p>
    <w:p w14:paraId="68018FDB" w14:textId="1B248EA3" w:rsidR="00CA34BF" w:rsidRDefault="00CA34BF" w:rsidP="00B633FE">
      <w:pPr>
        <w:spacing w:line="360" w:lineRule="auto"/>
        <w:jc w:val="both"/>
        <w:rPr>
          <w:ins w:id="345" w:author="Ezekiel Ogundepo" w:date="2022-11-06T18:06:00Z"/>
          <w:rFonts w:ascii="Times New Roman" w:hAnsi="Times New Roman" w:cs="Times New Roman"/>
          <w:sz w:val="24"/>
          <w:szCs w:val="24"/>
        </w:rPr>
      </w:pPr>
    </w:p>
    <w:p w14:paraId="6480B437" w14:textId="388E9A3E" w:rsidR="0018584C" w:rsidRDefault="0018584C" w:rsidP="00B633FE">
      <w:pPr>
        <w:spacing w:line="360" w:lineRule="auto"/>
        <w:jc w:val="both"/>
        <w:rPr>
          <w:ins w:id="346" w:author="Ezekiel Ogundepo" w:date="2022-11-06T18:06:00Z"/>
          <w:rFonts w:ascii="Times New Roman" w:hAnsi="Times New Roman" w:cs="Times New Roman"/>
          <w:sz w:val="24"/>
          <w:szCs w:val="24"/>
        </w:rPr>
      </w:pPr>
    </w:p>
    <w:p w14:paraId="51C00474" w14:textId="4E77BE5E" w:rsidR="0018584C" w:rsidRDefault="0018584C" w:rsidP="00B633FE">
      <w:pPr>
        <w:spacing w:line="360" w:lineRule="auto"/>
        <w:jc w:val="both"/>
        <w:rPr>
          <w:ins w:id="347" w:author="Ezekiel Ogundepo" w:date="2022-11-06T18:06:00Z"/>
          <w:rFonts w:ascii="Times New Roman" w:hAnsi="Times New Roman" w:cs="Times New Roman"/>
          <w:sz w:val="24"/>
          <w:szCs w:val="24"/>
        </w:rPr>
      </w:pPr>
    </w:p>
    <w:p w14:paraId="62CEE906" w14:textId="77777777" w:rsidR="0018584C" w:rsidRDefault="0018584C" w:rsidP="00B633FE">
      <w:pPr>
        <w:spacing w:line="360" w:lineRule="auto"/>
        <w:jc w:val="both"/>
        <w:rPr>
          <w:ins w:id="348" w:author="Ezekiel Ogundepo" w:date="2022-11-06T17:29:00Z"/>
          <w:rFonts w:ascii="Times New Roman" w:hAnsi="Times New Roman" w:cs="Times New Roman"/>
          <w:sz w:val="24"/>
          <w:szCs w:val="24"/>
        </w:rPr>
      </w:pPr>
    </w:p>
    <w:p w14:paraId="44B8EB84" w14:textId="77777777" w:rsidR="00CA34BF" w:rsidRDefault="00CA34BF" w:rsidP="00B633FE">
      <w:pPr>
        <w:spacing w:line="360" w:lineRule="auto"/>
        <w:jc w:val="both"/>
        <w:rPr>
          <w:ins w:id="349" w:author="Ezekiel Ogundepo" w:date="2022-10-12T18:32:00Z"/>
          <w:rFonts w:ascii="Times New Roman" w:hAnsi="Times New Roman" w:cs="Times New Roman"/>
          <w:sz w:val="24"/>
          <w:szCs w:val="24"/>
        </w:rPr>
      </w:pPr>
    </w:p>
    <w:p w14:paraId="47720CE8" w14:textId="7D65FE9D" w:rsidR="00735449" w:rsidRDefault="00735449" w:rsidP="00B633FE">
      <w:pPr>
        <w:spacing w:line="360" w:lineRule="auto"/>
        <w:jc w:val="both"/>
        <w:rPr>
          <w:ins w:id="350" w:author="Ezekiel Ogundepo" w:date="2022-10-12T18:32:00Z"/>
          <w:rFonts w:ascii="Times New Roman" w:hAnsi="Times New Roman" w:cs="Times New Roman"/>
          <w:sz w:val="24"/>
          <w:szCs w:val="24"/>
        </w:rPr>
      </w:pPr>
    </w:p>
    <w:p w14:paraId="4CE5C12C" w14:textId="2530A3CE" w:rsidR="00735449" w:rsidRDefault="00735449" w:rsidP="00B633FE">
      <w:pPr>
        <w:spacing w:line="360" w:lineRule="auto"/>
        <w:jc w:val="both"/>
        <w:rPr>
          <w:ins w:id="351" w:author="Ezekiel Ogundepo" w:date="2022-10-12T18:32:00Z"/>
          <w:rFonts w:ascii="Times New Roman" w:hAnsi="Times New Roman" w:cs="Times New Roman"/>
          <w:sz w:val="24"/>
          <w:szCs w:val="24"/>
        </w:rPr>
      </w:pPr>
    </w:p>
    <w:p w14:paraId="016B25C2" w14:textId="51D3D360" w:rsidR="00735449" w:rsidDel="0018584C" w:rsidRDefault="00735449" w:rsidP="0018584C">
      <w:pPr>
        <w:spacing w:line="360" w:lineRule="auto"/>
        <w:rPr>
          <w:del w:id="352" w:author="Ezekiel Ogundepo" w:date="2022-10-12T18:33:00Z"/>
          <w:rFonts w:ascii="Times New Roman" w:hAnsi="Times New Roman" w:cs="Times New Roman"/>
          <w:sz w:val="24"/>
          <w:szCs w:val="24"/>
        </w:rPr>
      </w:pPr>
    </w:p>
    <w:p w14:paraId="4660FC71" w14:textId="77777777" w:rsidR="0018584C" w:rsidRPr="006F1E80" w:rsidRDefault="0018584C" w:rsidP="0018584C">
      <w:pPr>
        <w:spacing w:line="360" w:lineRule="auto"/>
        <w:rPr>
          <w:ins w:id="353" w:author="Ezekiel Ogundepo" w:date="2022-11-06T18:06:00Z"/>
          <w:rFonts w:ascii="Times New Roman" w:hAnsi="Times New Roman" w:cs="Times New Roman"/>
          <w:sz w:val="24"/>
          <w:szCs w:val="24"/>
        </w:rPr>
        <w:pPrChange w:id="354" w:author="Ezekiel Ogundepo" w:date="2022-11-06T18:06:00Z">
          <w:pPr>
            <w:spacing w:line="360" w:lineRule="auto"/>
            <w:jc w:val="both"/>
          </w:pPr>
        </w:pPrChange>
      </w:pPr>
    </w:p>
    <w:p w14:paraId="3737AE79" w14:textId="043D8CE6" w:rsidR="0071413D" w:rsidRPr="0071413D" w:rsidRDefault="003404EB" w:rsidP="0018584C">
      <w:pPr>
        <w:spacing w:line="360" w:lineRule="auto"/>
        <w:rPr>
          <w:ins w:id="355" w:author="Ezekiel Ogundepo" w:date="2022-10-29T20:28:00Z"/>
          <w:rFonts w:ascii="Times New Roman" w:eastAsia="Times New Roman" w:hAnsi="Times New Roman" w:cs="Times New Roman"/>
          <w:lang w:val="en-US"/>
          <w:rPrChange w:id="356" w:author="Ezekiel Ogundepo" w:date="2022-10-29T20:28:00Z">
            <w:rPr>
              <w:ins w:id="357" w:author="Ezekiel Ogundepo" w:date="2022-10-29T20:28:00Z"/>
              <w:rFonts w:ascii="Times New Roman" w:hAnsi="Times New Roman" w:cs="Times New Roman"/>
            </w:rPr>
          </w:rPrChange>
        </w:rPr>
        <w:pPrChange w:id="358" w:author="Ezekiel Ogundepo" w:date="2022-11-06T18:06:00Z">
          <w:pPr>
            <w:spacing w:after="0" w:line="240" w:lineRule="auto"/>
          </w:pPr>
        </w:pPrChange>
      </w:pPr>
      <w:r w:rsidRPr="006F1E80">
        <w:rPr>
          <w:rFonts w:ascii="Times New Roman" w:eastAsia="Times New Roman" w:hAnsi="Times New Roman" w:cs="Times New Roman"/>
          <w:b/>
          <w:lang w:val="en-US"/>
        </w:rPr>
        <w:t>Fig</w:t>
      </w:r>
      <w:r w:rsidR="000D76F2">
        <w:rPr>
          <w:rFonts w:ascii="Times New Roman" w:eastAsia="Times New Roman" w:hAnsi="Times New Roman" w:cs="Times New Roman"/>
          <w:b/>
          <w:lang w:val="en-US"/>
        </w:rPr>
        <w:t>.</w:t>
      </w:r>
      <w:r w:rsidRPr="006F1E80">
        <w:rPr>
          <w:rFonts w:ascii="Times New Roman" w:eastAsia="Times New Roman" w:hAnsi="Times New Roman" w:cs="Times New Roman"/>
          <w:b/>
          <w:lang w:val="en-US"/>
        </w:rPr>
        <w:t xml:space="preserve"> </w:t>
      </w:r>
      <w:ins w:id="359" w:author="Ezekiel Ogundepo" w:date="2022-10-29T20:49:00Z">
        <w:r w:rsidR="00982F16">
          <w:rPr>
            <w:rFonts w:ascii="Times New Roman" w:eastAsia="Times New Roman" w:hAnsi="Times New Roman" w:cs="Times New Roman"/>
            <w:b/>
            <w:lang w:val="en-US"/>
          </w:rPr>
          <w:t>4</w:t>
        </w:r>
      </w:ins>
      <w:del w:id="360" w:author="Ezekiel Ogundepo" w:date="2022-10-29T20:49:00Z">
        <w:r w:rsidRPr="006F1E80" w:rsidDel="00982F16">
          <w:rPr>
            <w:rFonts w:ascii="Times New Roman" w:eastAsia="Times New Roman" w:hAnsi="Times New Roman" w:cs="Times New Roman"/>
            <w:b/>
            <w:lang w:val="en-US"/>
          </w:rPr>
          <w:delText>3</w:delText>
        </w:r>
      </w:del>
      <w:r w:rsidRPr="006F1E80">
        <w:rPr>
          <w:rFonts w:ascii="Times New Roman" w:eastAsia="Times New Roman" w:hAnsi="Times New Roman" w:cs="Times New Roman"/>
          <w:b/>
          <w:lang w:val="en-US"/>
        </w:rPr>
        <w:t xml:space="preserve"> (</w:t>
      </w:r>
      <w:r w:rsidRPr="006F1E80">
        <w:rPr>
          <w:rFonts w:ascii="Times New Roman" w:eastAsia="Times New Roman" w:hAnsi="Times New Roman" w:cs="Times New Roman"/>
          <w:lang w:val="en-US"/>
        </w:rPr>
        <w:t>(a.) – (h.)</w:t>
      </w:r>
      <w:r w:rsidRPr="006F1E80">
        <w:rPr>
          <w:rFonts w:ascii="Times New Roman" w:eastAsia="Times New Roman" w:hAnsi="Times New Roman" w:cs="Times New Roman"/>
          <w:b/>
          <w:lang w:val="en-US"/>
        </w:rPr>
        <w:t>):</w:t>
      </w:r>
      <w:r w:rsidRPr="006F1E80">
        <w:rPr>
          <w:rFonts w:ascii="Times New Roman" w:eastAsia="Times New Roman" w:hAnsi="Times New Roman" w:cs="Times New Roman"/>
          <w:lang w:val="en-US"/>
        </w:rPr>
        <w:t xml:space="preserve"> </w:t>
      </w:r>
      <w:del w:id="361" w:author="Ezekiel Ogundepo" w:date="2022-10-29T20:28:00Z">
        <w:r w:rsidRPr="006F1E80" w:rsidDel="0071413D">
          <w:rPr>
            <w:rFonts w:ascii="Times New Roman" w:eastAsia="Times New Roman" w:hAnsi="Times New Roman" w:cs="Times New Roman"/>
            <w:lang w:val="en-US"/>
          </w:rPr>
          <w:delText xml:space="preserve">Bar plots of features faceted by the class label </w:delText>
        </w:r>
        <w:r w:rsidRPr="006F1E80" w:rsidDel="0071413D">
          <w:rPr>
            <w:rFonts w:ascii="Times New Roman" w:hAnsi="Times New Roman" w:cs="Times New Roman"/>
          </w:rPr>
          <w:delText>in the Cleveland data.</w:delText>
        </w:r>
      </w:del>
      <w:ins w:id="362" w:author="Ezekiel Ogundepo" w:date="2022-10-29T20:28:00Z">
        <w:r w:rsidR="0071413D" w:rsidRPr="0071413D">
          <w:rPr>
            <w:rFonts w:ascii="Times New Roman" w:eastAsia="Times New Roman" w:hAnsi="Times New Roman" w:cs="Times New Roman"/>
            <w:lang w:val="en-US"/>
          </w:rPr>
          <w:t>Bar plots of features faceted by the</w:t>
        </w:r>
        <w:r w:rsidR="0071413D">
          <w:rPr>
            <w:rFonts w:ascii="Times New Roman" w:eastAsia="Times New Roman" w:hAnsi="Times New Roman" w:cs="Times New Roman"/>
            <w:lang w:val="en-US"/>
          </w:rPr>
          <w:t xml:space="preserve"> </w:t>
        </w:r>
        <w:r w:rsidR="0071413D" w:rsidRPr="001358AF">
          <w:rPr>
            <w:rFonts w:ascii="Times New Roman" w:hAnsi="Times New Roman" w:cs="Times New Roman"/>
          </w:rPr>
          <w:t>Cleveland data's heart disease status</w:t>
        </w:r>
      </w:ins>
    </w:p>
    <w:p w14:paraId="2849EDE2" w14:textId="4A597AA6" w:rsidR="0071413D" w:rsidRPr="006F1E80" w:rsidDel="0071413D" w:rsidRDefault="0071413D">
      <w:pPr>
        <w:spacing w:after="0"/>
        <w:rPr>
          <w:del w:id="363" w:author="Ezekiel Ogundepo" w:date="2022-10-29T20:29:00Z"/>
          <w:rFonts w:ascii="Times New Roman" w:eastAsia="Times New Roman" w:hAnsi="Times New Roman" w:cs="Times New Roman"/>
          <w:lang w:val="en-US"/>
        </w:rPr>
        <w:pPrChange w:id="364" w:author="Ezekiel Ogundepo" w:date="2022-10-29T20:29:00Z">
          <w:pPr>
            <w:jc w:val="center"/>
          </w:pPr>
        </w:pPrChange>
      </w:pPr>
    </w:p>
    <w:p w14:paraId="1708FDF2" w14:textId="2520CAB1" w:rsidR="003404EB" w:rsidRPr="006F1E80" w:rsidRDefault="003404EB" w:rsidP="003404E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presented in Figure </w:t>
      </w:r>
      <w:ins w:id="365" w:author="Ezekiel Ogundepo" w:date="2022-11-06T18:21:00Z">
        <w:r w:rsidR="004D776F">
          <w:rPr>
            <w:rFonts w:ascii="Times New Roman" w:hAnsi="Times New Roman" w:cs="Times New Roman"/>
            <w:sz w:val="24"/>
            <w:szCs w:val="24"/>
          </w:rPr>
          <w:t>3</w:t>
        </w:r>
      </w:ins>
      <w:del w:id="366" w:author="Ezekiel Ogundepo" w:date="2022-11-06T18:21:00Z">
        <w:r w:rsidRPr="006F1E80" w:rsidDel="004D776F">
          <w:rPr>
            <w:rFonts w:ascii="Times New Roman" w:hAnsi="Times New Roman" w:cs="Times New Roman"/>
            <w:sz w:val="24"/>
            <w:szCs w:val="24"/>
          </w:rPr>
          <w:delText>2</w:delText>
        </w:r>
      </w:del>
      <w:r w:rsidRPr="006F1E80">
        <w:rPr>
          <w:rFonts w:ascii="Times New Roman" w:hAnsi="Times New Roman" w:cs="Times New Roman"/>
          <w:sz w:val="24"/>
          <w:szCs w:val="24"/>
        </w:rPr>
        <w:t>, the box plots are very useful, and by construction, we focused on the overlap of the quartiles of the distribution. In this case, we might ask whether there are sufficient differences in the quartiles for the feature to help separate the label classes? All the numerical features in the Cleveland data help separate between the present and absence of heart disease cases. As one might expect, older people tend to have heart disease compared to younger ones.</w:t>
      </w:r>
    </w:p>
    <w:p w14:paraId="7A35C9BC" w14:textId="760CBE8A" w:rsidR="003404EB" w:rsidRPr="006F1E80" w:rsidRDefault="003404EB" w:rsidP="003404EB">
      <w:pPr>
        <w:spacing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 bar plots in Figure </w:t>
      </w:r>
      <w:ins w:id="367" w:author="Ezekiel Ogundepo" w:date="2022-11-06T18:21:00Z">
        <w:r w:rsidR="004D776F">
          <w:rPr>
            <w:rFonts w:ascii="Times New Roman" w:eastAsia="Times New Roman" w:hAnsi="Times New Roman" w:cs="Times New Roman"/>
            <w:sz w:val="24"/>
            <w:szCs w:val="24"/>
            <w:lang w:val="en-US"/>
          </w:rPr>
          <w:t>4</w:t>
        </w:r>
      </w:ins>
      <w:del w:id="368" w:author="Ezekiel Ogundepo" w:date="2022-11-06T18:21:00Z">
        <w:r w:rsidRPr="006F1E80" w:rsidDel="004D776F">
          <w:rPr>
            <w:rFonts w:ascii="Times New Roman" w:eastAsia="Times New Roman" w:hAnsi="Times New Roman" w:cs="Times New Roman"/>
            <w:sz w:val="24"/>
            <w:szCs w:val="24"/>
            <w:lang w:val="en-US"/>
          </w:rPr>
          <w:delText>3</w:delText>
        </w:r>
      </w:del>
      <w:r w:rsidRPr="006F1E80">
        <w:rPr>
          <w:rFonts w:ascii="Times New Roman" w:eastAsia="Times New Roman" w:hAnsi="Times New Roman" w:cs="Times New Roman"/>
          <w:sz w:val="24"/>
          <w:szCs w:val="24"/>
          <w:lang w:val="en-US"/>
        </w:rPr>
        <w:t xml:space="preserve"> (a.) to (h.) contain a lot of information. The key to interpreting these plots is to compare the proportion of the categories for each factor level. If these proportions are distinctly different within each class label, such a feature will likely help separate the class labels.</w:t>
      </w:r>
    </w:p>
    <w:p w14:paraId="7C892EB9" w14:textId="61F6B6F5" w:rsidR="003404EB" w:rsidRPr="006F1E80" w:rsidRDefault="003404EB" w:rsidP="003404EB">
      <w:p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There are several cases evident in the bar plots in Figure </w:t>
      </w:r>
      <w:ins w:id="369" w:author="Ezekiel Ogundepo" w:date="2022-11-06T18:21:00Z">
        <w:r w:rsidR="004D776F">
          <w:rPr>
            <w:rFonts w:ascii="Times New Roman" w:eastAsia="Times New Roman" w:hAnsi="Times New Roman" w:cs="Times New Roman"/>
            <w:sz w:val="24"/>
            <w:szCs w:val="24"/>
            <w:lang w:val="en-US"/>
          </w:rPr>
          <w:t>4</w:t>
        </w:r>
      </w:ins>
      <w:del w:id="370" w:author="Ezekiel Ogundepo" w:date="2022-11-06T18:21:00Z">
        <w:r w:rsidRPr="006F1E80" w:rsidDel="004D776F">
          <w:rPr>
            <w:rFonts w:ascii="Times New Roman" w:eastAsia="Times New Roman" w:hAnsi="Times New Roman" w:cs="Times New Roman"/>
            <w:sz w:val="24"/>
            <w:szCs w:val="24"/>
            <w:lang w:val="en-US"/>
          </w:rPr>
          <w:delText>3</w:delText>
        </w:r>
      </w:del>
      <w:r w:rsidRPr="006F1E80">
        <w:rPr>
          <w:rFonts w:ascii="Times New Roman" w:eastAsia="Times New Roman" w:hAnsi="Times New Roman" w:cs="Times New Roman"/>
          <w:sz w:val="24"/>
          <w:szCs w:val="24"/>
          <w:lang w:val="en-US"/>
        </w:rPr>
        <w:t>:</w:t>
      </w:r>
    </w:p>
    <w:p w14:paraId="35D2721C" w14:textId="601C0696"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 xml:space="preserve">Some features such as the slope of the peak exercise ST segment, thallium stress test, chest pain type, and the number of major vessels </w:t>
      </w:r>
      <w:proofErr w:type="spellStart"/>
      <w:r w:rsidRPr="006F1E80">
        <w:rPr>
          <w:rFonts w:ascii="Times New Roman" w:eastAsia="Times New Roman" w:hAnsi="Times New Roman" w:cs="Times New Roman"/>
          <w:sz w:val="24"/>
          <w:szCs w:val="24"/>
          <w:lang w:val="en-US"/>
        </w:rPr>
        <w:t>colo</w:t>
      </w:r>
      <w:r w:rsidR="002F1EC3" w:rsidRPr="006F1E80">
        <w:rPr>
          <w:rFonts w:ascii="Times New Roman" w:eastAsia="Times New Roman" w:hAnsi="Times New Roman" w:cs="Times New Roman"/>
          <w:sz w:val="24"/>
          <w:szCs w:val="24"/>
          <w:lang w:val="en-US"/>
        </w:rPr>
        <w:t>u</w:t>
      </w:r>
      <w:r w:rsidRPr="006F1E80">
        <w:rPr>
          <w:rFonts w:ascii="Times New Roman" w:eastAsia="Times New Roman" w:hAnsi="Times New Roman" w:cs="Times New Roman"/>
          <w:sz w:val="24"/>
          <w:szCs w:val="24"/>
          <w:lang w:val="en-US"/>
        </w:rPr>
        <w:t>red</w:t>
      </w:r>
      <w:proofErr w:type="spellEnd"/>
      <w:r w:rsidRPr="006F1E80">
        <w:rPr>
          <w:rFonts w:ascii="Times New Roman" w:eastAsia="Times New Roman" w:hAnsi="Times New Roman" w:cs="Times New Roman"/>
          <w:sz w:val="24"/>
          <w:szCs w:val="24"/>
          <w:lang w:val="en-US"/>
        </w:rPr>
        <w:t xml:space="preserve"> by fluoroscopy showed significant differences in the number of samples that belong to the various factor levels or groups. That is evidence that those factors might be discriminatory of the response class in the data.</w:t>
      </w:r>
    </w:p>
    <w:p w14:paraId="65705C3C" w14:textId="37D36969"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Other features such as fasting blood sugar, exercise</w:t>
      </w:r>
      <w:r w:rsidR="00F5411A" w:rsidRPr="006F1E80">
        <w:rPr>
          <w:rFonts w:ascii="Times New Roman" w:eastAsia="Times New Roman" w:hAnsi="Times New Roman" w:cs="Times New Roman"/>
          <w:sz w:val="24"/>
          <w:szCs w:val="24"/>
          <w:lang w:val="en-US"/>
        </w:rPr>
        <w:t>-induced angina, and sex</w:t>
      </w:r>
      <w:r w:rsidRPr="006F1E80">
        <w:rPr>
          <w:rFonts w:ascii="Times New Roman" w:eastAsia="Times New Roman" w:hAnsi="Times New Roman" w:cs="Times New Roman"/>
          <w:sz w:val="24"/>
          <w:szCs w:val="24"/>
          <w:lang w:val="en-US"/>
        </w:rPr>
        <w:t xml:space="preserve"> show slight differences, which are unlikely to be significant.</w:t>
      </w:r>
    </w:p>
    <w:p w14:paraId="228F4F40" w14:textId="77777777" w:rsidR="003404EB" w:rsidRPr="006F1E80" w:rsidRDefault="003404EB" w:rsidP="003404EB">
      <w:pPr>
        <w:numPr>
          <w:ilvl w:val="0"/>
          <w:numId w:val="5"/>
        </w:numPr>
        <w:shd w:val="clear" w:color="auto" w:fill="FFFFFF"/>
        <w:spacing w:after="150" w:line="360" w:lineRule="auto"/>
        <w:jc w:val="both"/>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 feature like resting electrocardiographic results has dominant categories with very few cases of other categories. This feature will likely have very little power to separate the cases.</w:t>
      </w:r>
    </w:p>
    <w:p w14:paraId="6EE021D7" w14:textId="77777777" w:rsidR="003404EB" w:rsidRPr="006F1E80" w:rsidRDefault="003404EB" w:rsidP="003404EB">
      <w:pPr>
        <w:spacing w:after="0" w:line="360" w:lineRule="auto"/>
        <w:jc w:val="both"/>
        <w:rPr>
          <w:rFonts w:ascii="Times New Roman" w:eastAsia="Times New Roman" w:hAnsi="Times New Roman" w:cs="Times New Roman"/>
          <w:b/>
          <w:bCs/>
          <w:sz w:val="24"/>
          <w:szCs w:val="24"/>
          <w:lang w:val="en-US"/>
        </w:rPr>
      </w:pPr>
      <w:r w:rsidRPr="006F1E80">
        <w:rPr>
          <w:rFonts w:ascii="Times New Roman" w:eastAsia="Times New Roman" w:hAnsi="Times New Roman" w:cs="Times New Roman"/>
          <w:sz w:val="24"/>
          <w:szCs w:val="24"/>
          <w:lang w:val="en-US"/>
        </w:rPr>
        <w:t>It is important to note that only a few of these categorical features might help separate the response cases.</w:t>
      </w:r>
      <w:r w:rsidRPr="006F1E80">
        <w:rPr>
          <w:rFonts w:ascii="Times New Roman" w:eastAsia="Times New Roman" w:hAnsi="Times New Roman" w:cs="Times New Roman"/>
          <w:b/>
          <w:bCs/>
          <w:sz w:val="24"/>
          <w:szCs w:val="24"/>
          <w:lang w:val="en-US"/>
        </w:rPr>
        <w:t> </w:t>
      </w:r>
    </w:p>
    <w:p w14:paraId="2C91024E" w14:textId="571D3066" w:rsidR="00213EC5" w:rsidRPr="006F1E80" w:rsidRDefault="00AB1B42" w:rsidP="00907699">
      <w:pPr>
        <w:pStyle w:val="Heading2"/>
        <w:rPr>
          <w:b/>
          <w:bCs w:val="0"/>
        </w:rPr>
      </w:pPr>
      <w:r w:rsidRPr="006F1E80">
        <w:rPr>
          <w:b/>
          <w:bCs w:val="0"/>
        </w:rPr>
        <w:t>3.2</w:t>
      </w:r>
      <w:r w:rsidRPr="006F1E80">
        <w:rPr>
          <w:b/>
          <w:bCs w:val="0"/>
        </w:rPr>
        <w:tab/>
      </w:r>
      <w:r w:rsidR="002D3726" w:rsidRPr="006F1E80">
        <w:rPr>
          <w:b/>
          <w:bCs w:val="0"/>
        </w:rPr>
        <w:t xml:space="preserve">Training and evaluation of the classification models </w:t>
      </w:r>
    </w:p>
    <w:p w14:paraId="68C5BC2B" w14:textId="0AA608FB" w:rsidR="0044356D" w:rsidRPr="006F1E80" w:rsidRDefault="0044356D" w:rsidP="0044356D">
      <w:pPr>
        <w:pStyle w:val="Default"/>
        <w:spacing w:after="240" w:line="360" w:lineRule="auto"/>
        <w:jc w:val="both"/>
        <w:rPr>
          <w:rFonts w:ascii="Times New Roman" w:hAnsi="Times New Roman" w:cs="Times New Roman"/>
          <w:color w:val="auto"/>
        </w:rPr>
      </w:pPr>
      <w:r w:rsidRPr="006F1E80">
        <w:rPr>
          <w:rFonts w:ascii="Times New Roman" w:hAnsi="Times New Roman" w:cs="Times New Roman"/>
          <w:color w:val="auto"/>
        </w:rPr>
        <w:t xml:space="preserve">As remarked </w:t>
      </w:r>
      <w:r w:rsidRPr="00FA4425">
        <w:rPr>
          <w:rFonts w:ascii="Times New Roman" w:hAnsi="Times New Roman" w:cs="Times New Roman"/>
          <w:color w:val="auto"/>
        </w:rPr>
        <w:t xml:space="preserve">earlier </w:t>
      </w:r>
      <w:r w:rsidRPr="006F1C28">
        <w:rPr>
          <w:rFonts w:ascii="Times New Roman" w:hAnsi="Times New Roman" w:cs="Times New Roman"/>
          <w:color w:val="auto"/>
          <w:rPrChange w:id="371" w:author="Ezekiel Ogundepo" w:date="2022-11-06T18:25:00Z">
            <w:rPr>
              <w:rFonts w:ascii="Times New Roman" w:hAnsi="Times New Roman" w:cs="Times New Roman"/>
              <w:color w:val="auto"/>
            </w:rPr>
          </w:rPrChange>
        </w:rPr>
        <w:t xml:space="preserve">in </w:t>
      </w:r>
      <w:ins w:id="372" w:author="Ezekiel Ogundepo" w:date="2022-11-06T18:24:00Z">
        <w:r w:rsidR="006F1C28" w:rsidRPr="00FA4425">
          <w:rPr>
            <w:rFonts w:ascii="Times New Roman" w:hAnsi="Times New Roman" w:cs="Times New Roman"/>
            <w:color w:val="auto"/>
          </w:rPr>
          <w:fldChar w:fldCharType="begin"/>
        </w:r>
      </w:ins>
      <w:ins w:id="373" w:author="Ezekiel Ogundepo" w:date="2022-11-06T18:25:00Z">
        <w:r w:rsidR="006F1C28">
          <w:rPr>
            <w:rFonts w:ascii="Times New Roman" w:hAnsi="Times New Roman" w:cs="Times New Roman"/>
            <w:color w:val="auto"/>
          </w:rPr>
          <w:instrText>HYPERLINK  \l "_2.0_Materials_and"</w:instrText>
        </w:r>
        <w:r w:rsidR="006F1C28" w:rsidRPr="006F1C28">
          <w:rPr>
            <w:rFonts w:ascii="Times New Roman" w:hAnsi="Times New Roman" w:cs="Times New Roman"/>
            <w:color w:val="auto"/>
            <w:rPrChange w:id="374" w:author="Ezekiel Ogundepo" w:date="2022-11-06T18:25:00Z">
              <w:rPr>
                <w:rFonts w:ascii="Times New Roman" w:hAnsi="Times New Roman" w:cs="Times New Roman"/>
                <w:color w:val="auto"/>
              </w:rPr>
            </w:rPrChange>
          </w:rPr>
        </w:r>
      </w:ins>
      <w:ins w:id="375" w:author="Ezekiel Ogundepo" w:date="2022-11-06T18:24:00Z">
        <w:r w:rsidR="006F1C28" w:rsidRPr="006F1C28">
          <w:rPr>
            <w:rFonts w:ascii="Times New Roman" w:hAnsi="Times New Roman" w:cs="Times New Roman"/>
            <w:color w:val="auto"/>
            <w:rPrChange w:id="376" w:author="Ezekiel Ogundepo" w:date="2022-11-06T18:25:00Z">
              <w:rPr>
                <w:rFonts w:ascii="Times New Roman" w:hAnsi="Times New Roman" w:cs="Times New Roman"/>
                <w:color w:val="auto"/>
              </w:rPr>
            </w:rPrChange>
          </w:rPr>
          <w:fldChar w:fldCharType="separate"/>
        </w:r>
        <w:r w:rsidRPr="006F1C28">
          <w:rPr>
            <w:rStyle w:val="Hyperlink"/>
            <w:rFonts w:ascii="Times New Roman" w:hAnsi="Times New Roman" w:cs="Times New Roman"/>
            <w:color w:val="auto"/>
            <w:u w:val="none"/>
            <w:rPrChange w:id="377" w:author="Ezekiel Ogundepo" w:date="2022-11-06T18:25:00Z">
              <w:rPr>
                <w:rStyle w:val="Hyperlink"/>
                <w:rFonts w:ascii="Times New Roman" w:hAnsi="Times New Roman" w:cs="Times New Roman"/>
              </w:rPr>
            </w:rPrChange>
          </w:rPr>
          <w:t>sectio</w:t>
        </w:r>
        <w:r w:rsidRPr="006F1C28">
          <w:rPr>
            <w:rStyle w:val="Hyperlink"/>
            <w:rFonts w:ascii="Times New Roman" w:hAnsi="Times New Roman" w:cs="Times New Roman"/>
            <w:color w:val="auto"/>
            <w:u w:val="none"/>
            <w:rPrChange w:id="378" w:author="Ezekiel Ogundepo" w:date="2022-11-06T18:25:00Z">
              <w:rPr>
                <w:rStyle w:val="Hyperlink"/>
                <w:rFonts w:ascii="Times New Roman" w:hAnsi="Times New Roman" w:cs="Times New Roman"/>
              </w:rPr>
            </w:rPrChange>
          </w:rPr>
          <w:t>n</w:t>
        </w:r>
        <w:r w:rsidRPr="006F1C28">
          <w:rPr>
            <w:rStyle w:val="Hyperlink"/>
            <w:rFonts w:ascii="Times New Roman" w:hAnsi="Times New Roman" w:cs="Times New Roman"/>
            <w:color w:val="auto"/>
            <w:u w:val="none"/>
            <w:rPrChange w:id="379" w:author="Ezekiel Ogundepo" w:date="2022-11-06T18:25:00Z">
              <w:rPr>
                <w:rStyle w:val="Hyperlink"/>
                <w:rFonts w:ascii="Times New Roman" w:hAnsi="Times New Roman" w:cs="Times New Roman"/>
              </w:rPr>
            </w:rPrChange>
          </w:rPr>
          <w:t xml:space="preserve"> two</w:t>
        </w:r>
        <w:r w:rsidR="006F1C28" w:rsidRPr="006F1C28">
          <w:rPr>
            <w:rFonts w:ascii="Times New Roman" w:hAnsi="Times New Roman" w:cs="Times New Roman"/>
            <w:color w:val="auto"/>
            <w:rPrChange w:id="380" w:author="Ezekiel Ogundepo" w:date="2022-11-06T18:25:00Z">
              <w:rPr>
                <w:rFonts w:ascii="Times New Roman" w:hAnsi="Times New Roman" w:cs="Times New Roman"/>
                <w:color w:val="auto"/>
              </w:rPr>
            </w:rPrChange>
          </w:rPr>
          <w:fldChar w:fldCharType="end"/>
        </w:r>
      </w:ins>
      <w:r w:rsidRPr="00FA4425">
        <w:rPr>
          <w:rFonts w:ascii="Times New Roman" w:hAnsi="Times New Roman" w:cs="Times New Roman"/>
          <w:color w:val="auto"/>
        </w:rPr>
        <w:t>,</w:t>
      </w:r>
      <w:r w:rsidRPr="006F1C28">
        <w:rPr>
          <w:rFonts w:ascii="Times New Roman" w:hAnsi="Times New Roman" w:cs="Times New Roman"/>
          <w:color w:val="auto"/>
          <w:rPrChange w:id="381" w:author="Ezekiel Ogundepo" w:date="2022-11-06T18:25:00Z">
            <w:rPr>
              <w:rFonts w:ascii="Times New Roman" w:hAnsi="Times New Roman" w:cs="Times New Roman"/>
              <w:color w:val="auto"/>
            </w:rPr>
          </w:rPrChange>
        </w:rPr>
        <w:t xml:space="preserve"> the Cleveland </w:t>
      </w:r>
      <w:r w:rsidRPr="006F1E80">
        <w:rPr>
          <w:rFonts w:ascii="Times New Roman" w:hAnsi="Times New Roman" w:cs="Times New Roman"/>
          <w:color w:val="auto"/>
        </w:rPr>
        <w:t>data were used as the training data to build the various classification models in this study. The models</w:t>
      </w:r>
      <w:r w:rsidR="00373200" w:rsidRPr="006F1E80">
        <w:rPr>
          <w:rFonts w:ascii="Times New Roman" w:hAnsi="Times New Roman" w:cs="Times New Roman"/>
          <w:color w:val="auto"/>
        </w:rPr>
        <w:t>’</w:t>
      </w:r>
      <w:r w:rsidRPr="006F1E80">
        <w:rPr>
          <w:rFonts w:ascii="Times New Roman" w:hAnsi="Times New Roman" w:cs="Times New Roman"/>
          <w:color w:val="auto"/>
        </w:rPr>
        <w:t xml:space="preserve"> efficiency and goodness were validated and evaluated on the second independent dataset, the </w:t>
      </w:r>
      <w:proofErr w:type="spellStart"/>
      <w:r w:rsidRPr="006F1E80">
        <w:rPr>
          <w:rFonts w:ascii="Times New Roman" w:hAnsi="Times New Roman" w:cs="Times New Roman"/>
          <w:color w:val="auto"/>
        </w:rPr>
        <w:t>Statlog</w:t>
      </w:r>
      <w:proofErr w:type="spellEnd"/>
      <w:r w:rsidRPr="006F1E80">
        <w:rPr>
          <w:rFonts w:ascii="Times New Roman" w:hAnsi="Times New Roman" w:cs="Times New Roman"/>
          <w:color w:val="auto"/>
        </w:rPr>
        <w:t xml:space="preserve"> data.</w:t>
      </w:r>
    </w:p>
    <w:p w14:paraId="1EDA175D" w14:textId="77777777" w:rsidR="00076009" w:rsidRDefault="00B82C42" w:rsidP="0056136F">
      <w:pPr>
        <w:spacing w:line="360" w:lineRule="auto"/>
        <w:jc w:val="both"/>
        <w:rPr>
          <w:ins w:id="382" w:author="Ezekiel Ogundepo" w:date="2022-10-29T15:51:00Z"/>
          <w:rFonts w:ascii="Times New Roman" w:eastAsia="Times New Roman" w:hAnsi="Times New Roman" w:cs="Times New Roman"/>
          <w:sz w:val="24"/>
          <w:szCs w:val="24"/>
          <w:lang w:val="en-US"/>
        </w:rPr>
      </w:pPr>
      <w:r w:rsidRPr="006F1E80">
        <w:rPr>
          <w:rFonts w:ascii="Times New Roman" w:eastAsia="Droid Sans Fallback" w:hAnsi="Times New Roman" w:cs="Times New Roman"/>
          <w:sz w:val="24"/>
          <w:szCs w:val="24"/>
          <w:lang w:val="en-US"/>
        </w:rPr>
        <w:t xml:space="preserve">After applying a simple backward feature selection, also known as recursive feature elimination using random forest on the Cleveland dataset, fifteen (15) out of the nineteen (19) features were selected as the best crop of features for the final models. </w:t>
      </w:r>
      <w:r w:rsidR="00EC00DF" w:rsidRPr="006F1E80">
        <w:rPr>
          <w:rFonts w:ascii="Times New Roman" w:eastAsia="Times New Roman" w:hAnsi="Times New Roman" w:cs="Times New Roman"/>
          <w:sz w:val="24"/>
          <w:szCs w:val="24"/>
          <w:lang w:val="en-US"/>
        </w:rPr>
        <w:t>During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constructions, 80% of the Cleveland heart disease data were randomly selected and employed for training each model, while the remaining 20% was used as the test data for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evaluation over 200 replications.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performance, averaged over the 200 replications, was determined for each model</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s assessment criteria discussed earlier. However, several tuning of the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hyperparameters were performed with the </w:t>
      </w:r>
      <w:r w:rsidR="00EC00DF" w:rsidRPr="006F1E80">
        <w:rPr>
          <w:rFonts w:ascii="Times New Roman" w:eastAsia="Times New Roman" w:hAnsi="Times New Roman" w:cs="Times New Roman"/>
          <w:b/>
          <w:bCs/>
          <w:sz w:val="24"/>
          <w:szCs w:val="24"/>
          <w:lang w:val="en-US"/>
        </w:rPr>
        <w:t>caret</w:t>
      </w:r>
      <w:r w:rsidR="00EC00DF" w:rsidRPr="006F1E80">
        <w:rPr>
          <w:rFonts w:ascii="Times New Roman" w:eastAsia="Times New Roman" w:hAnsi="Times New Roman" w:cs="Times New Roman"/>
          <w:sz w:val="24"/>
          <w:szCs w:val="24"/>
          <w:lang w:val="en-US"/>
        </w:rPr>
        <w:t> package in R over 10-fold cross-validation to ensure models</w:t>
      </w:r>
      <w:r w:rsidR="00373200" w:rsidRPr="006F1E80">
        <w:rPr>
          <w:rFonts w:ascii="Times New Roman" w:eastAsia="Times New Roman" w:hAnsi="Times New Roman" w:cs="Times New Roman"/>
          <w:sz w:val="24"/>
          <w:szCs w:val="24"/>
          <w:lang w:val="en-US"/>
        </w:rPr>
        <w:t>’</w:t>
      </w:r>
      <w:r w:rsidR="00EC00DF" w:rsidRPr="006F1E80">
        <w:rPr>
          <w:rFonts w:ascii="Times New Roman" w:eastAsia="Times New Roman" w:hAnsi="Times New Roman" w:cs="Times New Roman"/>
          <w:sz w:val="24"/>
          <w:szCs w:val="24"/>
          <w:lang w:val="en-US"/>
        </w:rPr>
        <w:t xml:space="preserve"> stability and efficiency. </w:t>
      </w:r>
    </w:p>
    <w:p w14:paraId="4FB6C4C9" w14:textId="4517A7C4" w:rsidR="00076009" w:rsidRDefault="00076009" w:rsidP="0056136F">
      <w:pPr>
        <w:spacing w:line="360" w:lineRule="auto"/>
        <w:jc w:val="both"/>
        <w:rPr>
          <w:ins w:id="383" w:author="Ezekiel Ogundepo" w:date="2022-10-29T15:51:00Z"/>
          <w:rFonts w:ascii="Times New Roman" w:eastAsia="Times New Roman" w:hAnsi="Times New Roman" w:cs="Times New Roman"/>
          <w:sz w:val="24"/>
          <w:szCs w:val="24"/>
          <w:lang w:val="en-US"/>
        </w:rPr>
      </w:pPr>
      <w:ins w:id="384" w:author="Ezekiel Ogundepo" w:date="2022-10-29T15:52:00Z">
        <w:r w:rsidRPr="00076009">
          <w:rPr>
            <w:rFonts w:ascii="Times New Roman" w:eastAsia="Times New Roman" w:hAnsi="Times New Roman" w:cs="Times New Roman"/>
            <w:noProof/>
            <w:sz w:val="24"/>
            <w:szCs w:val="24"/>
          </w:rPr>
          <w:drawing>
            <wp:inline distT="0" distB="0" distL="0" distR="0" wp14:anchorId="378BD5E2" wp14:editId="677763FB">
              <wp:extent cx="5943600" cy="4706620"/>
              <wp:effectExtent l="0" t="0" r="0" b="0"/>
              <wp:docPr id="58" name="Picture 4">
                <a:extLst xmlns:a="http://schemas.openxmlformats.org/drawingml/2006/main">
                  <a:ext uri="{FF2B5EF4-FFF2-40B4-BE49-F238E27FC236}">
                    <a16:creationId xmlns:a16="http://schemas.microsoft.com/office/drawing/2014/main" id="{BCB9E854-1C58-4241-BF95-A7C0AC9034D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CB9E854-1C58-4241-BF95-A7C0AC9034D1}"/>
                          </a:ext>
                        </a:extLst>
                      </pic:cNvPr>
                      <pic:cNvPicPr>
                        <a:picLocks noChangeAspect="1"/>
                      </pic:cNvPicPr>
                    </pic:nvPicPr>
                    <pic:blipFill>
                      <a:blip r:embed="rId41"/>
                      <a:stretch>
                        <a:fillRect/>
                      </a:stretch>
                    </pic:blipFill>
                    <pic:spPr>
                      <a:xfrm>
                        <a:off x="0" y="0"/>
                        <a:ext cx="5943600" cy="4706620"/>
                      </a:xfrm>
                      <a:prstGeom prst="rect">
                        <a:avLst/>
                      </a:prstGeom>
                    </pic:spPr>
                  </pic:pic>
                </a:graphicData>
              </a:graphic>
            </wp:inline>
          </w:drawing>
        </w:r>
      </w:ins>
    </w:p>
    <w:p w14:paraId="12B79DE4" w14:textId="66CBA4E7" w:rsidR="00076009" w:rsidRPr="00CA34BF" w:rsidRDefault="00FA7C44" w:rsidP="00FA4425">
      <w:pPr>
        <w:spacing w:before="240"/>
        <w:rPr>
          <w:ins w:id="385" w:author="Ezekiel Ogundepo" w:date="2022-10-29T16:07:00Z"/>
          <w:rFonts w:ascii="Georgia" w:hAnsi="Georgia"/>
          <w:bCs/>
          <w:color w:val="333333"/>
          <w:shd w:val="clear" w:color="auto" w:fill="FCFCFC"/>
        </w:rPr>
        <w:pPrChange w:id="386" w:author="Ezekiel Ogundepo" w:date="2022-11-06T18:31:00Z">
          <w:pPr>
            <w:spacing w:line="360" w:lineRule="auto"/>
            <w:jc w:val="both"/>
          </w:pPr>
        </w:pPrChange>
      </w:pPr>
      <w:ins w:id="387" w:author="Ezekiel Ogundepo" w:date="2022-10-29T16:08:00Z">
        <w:r w:rsidRPr="00FA7C44">
          <w:rPr>
            <w:rFonts w:ascii="Times New Roman" w:hAnsi="Times New Roman" w:cs="Times New Roman"/>
            <w:b/>
            <w:noProof/>
            <w:rPrChange w:id="388" w:author="Ezekiel Ogundepo" w:date="2022-10-29T16:08:00Z">
              <w:rPr>
                <w:rFonts w:ascii="Georgia" w:hAnsi="Georgia"/>
                <w:color w:val="333333"/>
                <w:shd w:val="clear" w:color="auto" w:fill="FCFCFC"/>
              </w:rPr>
            </w:rPrChange>
          </w:rPr>
          <w:t xml:space="preserve">Fig. 5 </w:t>
        </w:r>
      </w:ins>
      <w:ins w:id="389" w:author="Ezekiel Ogundepo" w:date="2022-10-29T16:01:00Z">
        <w:r w:rsidRPr="00FA7C44">
          <w:rPr>
            <w:rFonts w:ascii="Times New Roman" w:hAnsi="Times New Roman" w:cs="Times New Roman"/>
            <w:bCs/>
            <w:noProof/>
            <w:rPrChange w:id="390" w:author="Ezekiel Ogundepo" w:date="2022-10-29T16:08:00Z">
              <w:rPr>
                <w:rFonts w:ascii="Georgia" w:hAnsi="Georgia"/>
                <w:color w:val="333333"/>
                <w:shd w:val="clear" w:color="auto" w:fill="FCFCFC"/>
              </w:rPr>
            </w:rPrChange>
          </w:rPr>
          <w:t>Flowchart</w:t>
        </w:r>
      </w:ins>
      <w:ins w:id="391" w:author="Ezekiel Ogundepo" w:date="2022-10-29T16:03:00Z">
        <w:r w:rsidRPr="00FA7C44">
          <w:rPr>
            <w:rFonts w:ascii="Times New Roman" w:hAnsi="Times New Roman" w:cs="Times New Roman"/>
            <w:bCs/>
            <w:noProof/>
            <w:rPrChange w:id="392" w:author="Ezekiel Ogundepo" w:date="2022-10-29T16:08:00Z">
              <w:rPr>
                <w:rFonts w:ascii="Georgia" w:hAnsi="Georgia"/>
                <w:color w:val="333333"/>
                <w:shd w:val="clear" w:color="auto" w:fill="FCFCFC"/>
              </w:rPr>
            </w:rPrChange>
          </w:rPr>
          <w:t xml:space="preserve"> for the model</w:t>
        </w:r>
      </w:ins>
      <w:ins w:id="393" w:author="Ezekiel Ogundepo" w:date="2022-10-29T16:04:00Z">
        <w:r w:rsidRPr="00FA7C44">
          <w:rPr>
            <w:rFonts w:ascii="Times New Roman" w:hAnsi="Times New Roman" w:cs="Times New Roman"/>
            <w:bCs/>
            <w:noProof/>
            <w:rPrChange w:id="394" w:author="Ezekiel Ogundepo" w:date="2022-10-29T16:08:00Z">
              <w:rPr>
                <w:rFonts w:ascii="Georgia" w:hAnsi="Georgia"/>
                <w:color w:val="333333"/>
                <w:shd w:val="clear" w:color="auto" w:fill="FCFCFC"/>
              </w:rPr>
            </w:rPrChange>
          </w:rPr>
          <w:t>s</w:t>
        </w:r>
      </w:ins>
      <w:ins w:id="395" w:author="Ezekiel Ogundepo" w:date="2022-10-29T16:03:00Z">
        <w:r w:rsidRPr="00FA7C44">
          <w:rPr>
            <w:rFonts w:ascii="Times New Roman" w:hAnsi="Times New Roman" w:cs="Times New Roman"/>
            <w:bCs/>
            <w:noProof/>
            <w:rPrChange w:id="396" w:author="Ezekiel Ogundepo" w:date="2022-10-29T16:08:00Z">
              <w:rPr>
                <w:rFonts w:ascii="Georgia" w:hAnsi="Georgia"/>
                <w:color w:val="333333"/>
                <w:shd w:val="clear" w:color="auto" w:fill="FCFCFC"/>
              </w:rPr>
            </w:rPrChange>
          </w:rPr>
          <w:t xml:space="preserve"> b</w:t>
        </w:r>
      </w:ins>
      <w:ins w:id="397" w:author="Ezekiel Ogundepo" w:date="2022-10-29T16:04:00Z">
        <w:r w:rsidRPr="00FA7C44">
          <w:rPr>
            <w:rFonts w:ascii="Times New Roman" w:hAnsi="Times New Roman" w:cs="Times New Roman"/>
            <w:bCs/>
            <w:noProof/>
            <w:rPrChange w:id="398" w:author="Ezekiel Ogundepo" w:date="2022-10-29T16:08:00Z">
              <w:rPr>
                <w:rFonts w:ascii="Georgia" w:hAnsi="Georgia"/>
                <w:color w:val="333333"/>
                <w:shd w:val="clear" w:color="auto" w:fill="FCFCFC"/>
              </w:rPr>
            </w:rPrChange>
          </w:rPr>
          <w:t>uilding tasks</w:t>
        </w:r>
      </w:ins>
      <w:ins w:id="399" w:author="Ezekiel Ogundepo" w:date="2022-10-29T16:01:00Z">
        <w:r w:rsidRPr="00FA7C44">
          <w:rPr>
            <w:rFonts w:ascii="Times New Roman" w:hAnsi="Times New Roman" w:cs="Times New Roman"/>
            <w:bCs/>
            <w:noProof/>
            <w:rPrChange w:id="400" w:author="Ezekiel Ogundepo" w:date="2022-10-29T16:08:00Z">
              <w:rPr>
                <w:rFonts w:ascii="Georgia" w:hAnsi="Georgia"/>
                <w:color w:val="333333"/>
                <w:shd w:val="clear" w:color="auto" w:fill="FCFCFC"/>
              </w:rPr>
            </w:rPrChange>
          </w:rPr>
          <w:t xml:space="preserve"> </w:t>
        </w:r>
      </w:ins>
    </w:p>
    <w:p w14:paraId="0404B0F0" w14:textId="6C082484" w:rsidR="00EC00DF" w:rsidRPr="006F1E80" w:rsidRDefault="00EC00DF">
      <w:pPr>
        <w:spacing w:before="240" w:line="360" w:lineRule="auto"/>
        <w:jc w:val="both"/>
        <w:rPr>
          <w:rFonts w:ascii="Times New Roman" w:eastAsia="Times New Roman" w:hAnsi="Times New Roman" w:cs="Times New Roman"/>
          <w:sz w:val="24"/>
          <w:szCs w:val="24"/>
          <w:lang w:val="en-US"/>
        </w:rPr>
        <w:pPrChange w:id="401" w:author="Ezekiel Ogundepo" w:date="2022-10-29T16:11:00Z">
          <w:pPr>
            <w:spacing w:line="360" w:lineRule="auto"/>
            <w:jc w:val="both"/>
          </w:pPr>
        </w:pPrChange>
      </w:pPr>
      <w:r w:rsidRPr="006F1E80">
        <w:rPr>
          <w:rFonts w:ascii="Times New Roman" w:eastAsia="Times New Roman" w:hAnsi="Times New Roman" w:cs="Times New Roman"/>
          <w:sz w:val="24"/>
          <w:szCs w:val="24"/>
          <w:lang w:val="en-US"/>
        </w:rPr>
        <w:t>Without loss of generality, the results of the ten classifiers</w:t>
      </w:r>
      <w:r w:rsidR="00373200" w:rsidRPr="006F1E80">
        <w:rPr>
          <w:rFonts w:ascii="Times New Roman" w:eastAsia="Times New Roman" w:hAnsi="Times New Roman" w:cs="Times New Roman"/>
          <w:sz w:val="24"/>
          <w:szCs w:val="24"/>
          <w:lang w:val="en-US"/>
        </w:rPr>
        <w:t>’</w:t>
      </w:r>
      <w:r w:rsidRPr="006F1E80">
        <w:rPr>
          <w:rFonts w:ascii="Times New Roman" w:eastAsia="Times New Roman" w:hAnsi="Times New Roman" w:cs="Times New Roman"/>
          <w:sz w:val="24"/>
          <w:szCs w:val="24"/>
          <w:lang w:val="en-US"/>
        </w:rPr>
        <w:t xml:space="preserve"> performances analy</w:t>
      </w:r>
      <w:r w:rsidR="006B0031" w:rsidRPr="006F1E80">
        <w:rPr>
          <w:rFonts w:ascii="Times New Roman" w:eastAsia="Times New Roman" w:hAnsi="Times New Roman" w:cs="Times New Roman"/>
          <w:sz w:val="24"/>
          <w:szCs w:val="24"/>
          <w:lang w:val="en-US"/>
        </w:rPr>
        <w:t>z</w:t>
      </w:r>
      <w:r w:rsidRPr="006F1E80">
        <w:rPr>
          <w:rFonts w:ascii="Times New Roman" w:eastAsia="Times New Roman" w:hAnsi="Times New Roman" w:cs="Times New Roman"/>
          <w:sz w:val="24"/>
          <w:szCs w:val="24"/>
          <w:lang w:val="en-US"/>
        </w:rPr>
        <w:t>ed here on the test data over 200 replications are graphically presented in Figures 4 through 10</w:t>
      </w:r>
      <w:r w:rsidR="00E73729" w:rsidRPr="006F1E80">
        <w:rPr>
          <w:rFonts w:ascii="Times New Roman" w:eastAsia="Times New Roman" w:hAnsi="Times New Roman" w:cs="Times New Roman"/>
          <w:sz w:val="24"/>
          <w:szCs w:val="24"/>
          <w:lang w:val="en-US"/>
        </w:rPr>
        <w:t xml:space="preserve"> for each of the evaluation metrics used in this study.</w:t>
      </w:r>
    </w:p>
    <w:p w14:paraId="68450619" w14:textId="3C83F08C" w:rsidR="006240CB" w:rsidRPr="006F1E80" w:rsidRDefault="006240CB" w:rsidP="003535E7">
      <w:pPr>
        <w:rPr>
          <w:rFonts w:ascii="Times New Roman" w:hAnsi="Times New Roman" w:cs="Times New Roman"/>
          <w:sz w:val="24"/>
          <w:szCs w:val="24"/>
        </w:rPr>
      </w:pPr>
      <w:r w:rsidRPr="006F1E80">
        <w:rPr>
          <w:rFonts w:ascii="Times New Roman" w:hAnsi="Times New Roman" w:cs="Times New Roman"/>
          <w:noProof/>
          <w:lang w:val="en-US"/>
        </w:rPr>
        <w:drawing>
          <wp:inline distT="0" distB="0" distL="0" distR="0" wp14:anchorId="652C3134" wp14:editId="376DE909">
            <wp:extent cx="5630085" cy="301942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1268" b="1506"/>
                    <a:stretch/>
                  </pic:blipFill>
                  <pic:spPr bwMode="auto">
                    <a:xfrm>
                      <a:off x="0" y="0"/>
                      <a:ext cx="5657068" cy="3033896"/>
                    </a:xfrm>
                    <a:prstGeom prst="rect">
                      <a:avLst/>
                    </a:prstGeom>
                    <a:noFill/>
                    <a:ln>
                      <a:noFill/>
                    </a:ln>
                    <a:extLst>
                      <a:ext uri="{53640926-AAD7-44D8-BBD7-CCE9431645EC}">
                        <a14:shadowObscured xmlns:a14="http://schemas.microsoft.com/office/drawing/2010/main"/>
                      </a:ext>
                    </a:extLst>
                  </pic:spPr>
                </pic:pic>
              </a:graphicData>
            </a:graphic>
          </wp:inline>
        </w:drawing>
      </w:r>
    </w:p>
    <w:p w14:paraId="4C0A667B" w14:textId="4E1979E4" w:rsidR="00DF067F" w:rsidRPr="006F1E80" w:rsidRDefault="00DF067F" w:rsidP="00C75EFB">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ins w:id="402" w:author="Ezekiel Ogundepo" w:date="2022-10-29T20:49:00Z">
        <w:r w:rsidR="00982F16">
          <w:rPr>
            <w:rFonts w:ascii="Times New Roman" w:hAnsi="Times New Roman" w:cs="Times New Roman"/>
            <w:b/>
          </w:rPr>
          <w:t>6</w:t>
        </w:r>
      </w:ins>
      <w:del w:id="403" w:author="Ezekiel Ogundepo" w:date="2022-10-29T20:49:00Z">
        <w:r w:rsidR="008308E0" w:rsidRPr="006F1E80" w:rsidDel="00982F16">
          <w:rPr>
            <w:rFonts w:ascii="Times New Roman" w:hAnsi="Times New Roman" w:cs="Times New Roman"/>
            <w:b/>
          </w:rPr>
          <w:delText>4</w:delText>
        </w:r>
      </w:del>
      <w:r w:rsidRPr="006F1E80">
        <w:rPr>
          <w:rFonts w:ascii="Times New Roman" w:hAnsi="Times New Roman" w:cs="Times New Roman"/>
        </w:rPr>
        <w:t xml:space="preserve"> The box plots of the performances of all the ten classifiers on the test data over 200 replications based on </w:t>
      </w:r>
      <w:r w:rsidR="001F7F1E" w:rsidRPr="006F1E80">
        <w:rPr>
          <w:rFonts w:ascii="Times New Roman" w:hAnsi="Times New Roman" w:cs="Times New Roman"/>
        </w:rPr>
        <w:t>A</w:t>
      </w:r>
      <w:r w:rsidRPr="006F1E80">
        <w:rPr>
          <w:rFonts w:ascii="Times New Roman" w:hAnsi="Times New Roman" w:cs="Times New Roman"/>
        </w:rPr>
        <w:t>ccuracy</w:t>
      </w:r>
    </w:p>
    <w:p w14:paraId="145DC3CD" w14:textId="77777777" w:rsidR="004279C3" w:rsidRPr="006F1E80" w:rsidRDefault="006240CB"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7B500E75" wp14:editId="0E91CCCC">
            <wp:extent cx="5076825" cy="3421433"/>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103395" cy="3439339"/>
                    </a:xfrm>
                    <a:prstGeom prst="rect">
                      <a:avLst/>
                    </a:prstGeom>
                    <a:noFill/>
                    <a:ln>
                      <a:noFill/>
                    </a:ln>
                  </pic:spPr>
                </pic:pic>
              </a:graphicData>
            </a:graphic>
          </wp:inline>
        </w:drawing>
      </w:r>
    </w:p>
    <w:p w14:paraId="5A941C6B" w14:textId="1B812E1E" w:rsidR="002E787F" w:rsidRPr="006F1E80" w:rsidRDefault="003535E7" w:rsidP="003535E7">
      <w:pPr>
        <w:rPr>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ins w:id="404" w:author="Ezekiel Ogundepo" w:date="2022-10-29T20:49:00Z">
        <w:r w:rsidR="00982F16">
          <w:rPr>
            <w:rFonts w:ascii="Times New Roman" w:hAnsi="Times New Roman" w:cs="Times New Roman"/>
            <w:b/>
          </w:rPr>
          <w:t>7</w:t>
        </w:r>
      </w:ins>
      <w:del w:id="405" w:author="Ezekiel Ogundepo" w:date="2022-10-29T20:49:00Z">
        <w:r w:rsidR="008308E0" w:rsidRPr="006F1E80" w:rsidDel="00982F16">
          <w:rPr>
            <w:rFonts w:ascii="Times New Roman" w:hAnsi="Times New Roman" w:cs="Times New Roman"/>
            <w:b/>
          </w:rPr>
          <w:delText>5</w:delText>
        </w:r>
      </w:del>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ensitivity</w:t>
      </w:r>
    </w:p>
    <w:p w14:paraId="55ABBD47" w14:textId="388928E1" w:rsidR="004448B1" w:rsidRPr="006F1E80" w:rsidRDefault="004448B1"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00F222A6" wp14:editId="0A6A6F60">
            <wp:extent cx="5210175" cy="351130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13605" cy="3513613"/>
                    </a:xfrm>
                    <a:prstGeom prst="rect">
                      <a:avLst/>
                    </a:prstGeom>
                    <a:noFill/>
                    <a:ln>
                      <a:noFill/>
                    </a:ln>
                  </pic:spPr>
                </pic:pic>
              </a:graphicData>
            </a:graphic>
          </wp:inline>
        </w:drawing>
      </w:r>
    </w:p>
    <w:p w14:paraId="45C6AAB9" w14:textId="47407B83" w:rsidR="005B7AFC" w:rsidRPr="006F1E80" w:rsidRDefault="003535E7" w:rsidP="003535E7">
      <w:pPr>
        <w:rPr>
          <w:rFonts w:ascii="Times New Roman" w:hAnsi="Times New Roman" w:cs="Times New Roman"/>
          <w:b/>
          <w:noProof/>
        </w:rPr>
      </w:pPr>
      <w:r w:rsidRPr="006F1E80">
        <w:rPr>
          <w:rFonts w:ascii="Times New Roman" w:hAnsi="Times New Roman" w:cs="Times New Roman"/>
          <w:b/>
          <w:noProof/>
        </w:rPr>
        <w:t>Fig</w:t>
      </w:r>
      <w:r w:rsidR="00C75EFB">
        <w:rPr>
          <w:rFonts w:ascii="Times New Roman" w:hAnsi="Times New Roman" w:cs="Times New Roman"/>
          <w:b/>
          <w:noProof/>
        </w:rPr>
        <w:t>.</w:t>
      </w:r>
      <w:r w:rsidR="001D332D" w:rsidRPr="006F1E80">
        <w:rPr>
          <w:rFonts w:ascii="Times New Roman" w:hAnsi="Times New Roman" w:cs="Times New Roman"/>
          <w:b/>
        </w:rPr>
        <w:t xml:space="preserve"> </w:t>
      </w:r>
      <w:del w:id="406" w:author="Ezekiel Ogundepo" w:date="2022-10-29T20:49:00Z">
        <w:r w:rsidR="008308E0" w:rsidRPr="006F1E80" w:rsidDel="00982F16">
          <w:rPr>
            <w:rFonts w:ascii="Times New Roman" w:hAnsi="Times New Roman" w:cs="Times New Roman"/>
            <w:b/>
          </w:rPr>
          <w:delText>6</w:delText>
        </w:r>
      </w:del>
      <w:ins w:id="407" w:author="Ezekiel Ogundepo" w:date="2022-10-29T20:50:00Z">
        <w:r w:rsidR="00982F16">
          <w:rPr>
            <w:rFonts w:ascii="Times New Roman" w:hAnsi="Times New Roman" w:cs="Times New Roman"/>
            <w:b/>
          </w:rPr>
          <w:t>8</w:t>
        </w:r>
      </w:ins>
      <w:r w:rsidRPr="006F1E80">
        <w:rPr>
          <w:rFonts w:ascii="Times New Roman" w:hAnsi="Times New Roman" w:cs="Times New Roman"/>
          <w:b/>
        </w:rPr>
        <w:t xml:space="preserve"> </w:t>
      </w:r>
      <w:r w:rsidR="001A3522"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S</w:t>
      </w:r>
      <w:r w:rsidR="001A3522" w:rsidRPr="006F1E80">
        <w:rPr>
          <w:rFonts w:ascii="Times New Roman" w:hAnsi="Times New Roman" w:cs="Times New Roman"/>
        </w:rPr>
        <w:t>pecificity</w:t>
      </w:r>
    </w:p>
    <w:p w14:paraId="6C0F00B4" w14:textId="0600652A" w:rsidR="00781C78" w:rsidRPr="006F1E80" w:rsidRDefault="00362B37" w:rsidP="003535E7">
      <w:pPr>
        <w:rPr>
          <w:rFonts w:ascii="Times New Roman" w:hAnsi="Times New Roman" w:cs="Times New Roman"/>
          <w:sz w:val="20"/>
          <w:szCs w:val="20"/>
        </w:rPr>
      </w:pPr>
      <w:r w:rsidRPr="006F1E80">
        <w:rPr>
          <w:rFonts w:ascii="Times New Roman" w:hAnsi="Times New Roman" w:cs="Times New Roman"/>
          <w:noProof/>
          <w:lang w:val="en-US"/>
        </w:rPr>
        <w:drawing>
          <wp:inline distT="0" distB="0" distL="0" distR="0" wp14:anchorId="0CA93C7B" wp14:editId="303F715F">
            <wp:extent cx="4876800" cy="328662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88629" cy="3294601"/>
                    </a:xfrm>
                    <a:prstGeom prst="rect">
                      <a:avLst/>
                    </a:prstGeom>
                    <a:noFill/>
                    <a:ln>
                      <a:noFill/>
                    </a:ln>
                  </pic:spPr>
                </pic:pic>
              </a:graphicData>
            </a:graphic>
          </wp:inline>
        </w:drawing>
      </w:r>
    </w:p>
    <w:p w14:paraId="454DEF83" w14:textId="0FCF2F61" w:rsidR="003535E7" w:rsidRPr="006F1E80" w:rsidRDefault="00362B37" w:rsidP="003535E7">
      <w:pPr>
        <w:rPr>
          <w:rFonts w:ascii="Times New Roman" w:hAnsi="Times New Roman" w:cs="Times New Roman"/>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Pr="006F1E80">
        <w:rPr>
          <w:rFonts w:ascii="Times New Roman" w:hAnsi="Times New Roman" w:cs="Times New Roman"/>
          <w:b/>
        </w:rPr>
        <w:t xml:space="preserve"> </w:t>
      </w:r>
      <w:ins w:id="408" w:author="Ezekiel Ogundepo" w:date="2022-10-29T20:50:00Z">
        <w:r w:rsidR="00982F16">
          <w:rPr>
            <w:rFonts w:ascii="Times New Roman" w:hAnsi="Times New Roman" w:cs="Times New Roman"/>
            <w:b/>
          </w:rPr>
          <w:t>9</w:t>
        </w:r>
      </w:ins>
      <w:del w:id="409" w:author="Ezekiel Ogundepo" w:date="2022-10-29T20:50:00Z">
        <w:r w:rsidR="008308E0" w:rsidRPr="006F1E80" w:rsidDel="00982F16">
          <w:rPr>
            <w:rFonts w:ascii="Times New Roman" w:hAnsi="Times New Roman" w:cs="Times New Roman"/>
            <w:b/>
          </w:rPr>
          <w:delText>7</w:delText>
        </w:r>
      </w:del>
      <w:r w:rsidRPr="006F1E80">
        <w:rPr>
          <w:rFonts w:ascii="Times New Roman" w:hAnsi="Times New Roman" w:cs="Times New Roman"/>
          <w:b/>
        </w:rPr>
        <w:t xml:space="preserve"> </w:t>
      </w:r>
      <w:r w:rsidRPr="006F1E80">
        <w:rPr>
          <w:rFonts w:ascii="Times New Roman" w:hAnsi="Times New Roman" w:cs="Times New Roman"/>
        </w:rPr>
        <w:t xml:space="preserve">The box plots of the performances of all the ten classifiers on the test data over 200 replications based on </w:t>
      </w:r>
      <w:r w:rsidR="001F7F1E" w:rsidRPr="006F1E80">
        <w:rPr>
          <w:rFonts w:ascii="Times New Roman" w:hAnsi="Times New Roman" w:cs="Times New Roman"/>
        </w:rPr>
        <w:t>P</w:t>
      </w:r>
      <w:r w:rsidRPr="006F1E80">
        <w:rPr>
          <w:rFonts w:ascii="Times New Roman" w:hAnsi="Times New Roman" w:cs="Times New Roman"/>
        </w:rPr>
        <w:t>recision</w:t>
      </w:r>
    </w:p>
    <w:p w14:paraId="04B346B3" w14:textId="77777777" w:rsidR="004279C3" w:rsidRPr="006F1E80" w:rsidRDefault="00E82170" w:rsidP="003535E7">
      <w:pPr>
        <w:rPr>
          <w:rFonts w:ascii="Times New Roman" w:hAnsi="Times New Roman" w:cs="Times New Roman"/>
          <w:b/>
          <w:noProof/>
        </w:rPr>
      </w:pPr>
      <w:r w:rsidRPr="006F1E80">
        <w:rPr>
          <w:rFonts w:ascii="Times New Roman" w:hAnsi="Times New Roman" w:cs="Times New Roman"/>
          <w:noProof/>
          <w:lang w:val="en-US"/>
        </w:rPr>
        <w:drawing>
          <wp:inline distT="0" distB="0" distL="0" distR="0" wp14:anchorId="6CD07F9B" wp14:editId="0CED0588">
            <wp:extent cx="5067300" cy="341501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072371" cy="3418432"/>
                    </a:xfrm>
                    <a:prstGeom prst="rect">
                      <a:avLst/>
                    </a:prstGeom>
                    <a:noFill/>
                    <a:ln>
                      <a:noFill/>
                    </a:ln>
                  </pic:spPr>
                </pic:pic>
              </a:graphicData>
            </a:graphic>
          </wp:inline>
        </w:drawing>
      </w:r>
    </w:p>
    <w:p w14:paraId="2D437592" w14:textId="6E096006" w:rsidR="00C34CFA" w:rsidRPr="006F1E80" w:rsidRDefault="003535E7" w:rsidP="003535E7">
      <w:pPr>
        <w:rPr>
          <w:rFonts w:ascii="Times New Roman" w:hAnsi="Times New Roman" w:cs="Times New Roman"/>
          <w:b/>
          <w:noProof/>
          <w:sz w:val="24"/>
          <w:szCs w:val="24"/>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ins w:id="410" w:author="Ezekiel Ogundepo" w:date="2022-10-29T20:50:00Z">
        <w:r w:rsidR="00982F16">
          <w:rPr>
            <w:rFonts w:ascii="Times New Roman" w:hAnsi="Times New Roman" w:cs="Times New Roman"/>
            <w:b/>
          </w:rPr>
          <w:t>10</w:t>
        </w:r>
      </w:ins>
      <w:del w:id="411" w:author="Ezekiel Ogundepo" w:date="2022-10-29T20:50:00Z">
        <w:r w:rsidR="002D0258" w:rsidRPr="006F1E80" w:rsidDel="00982F16">
          <w:rPr>
            <w:rFonts w:ascii="Times New Roman" w:hAnsi="Times New Roman" w:cs="Times New Roman"/>
            <w:b/>
          </w:rPr>
          <w:delText>8</w:delText>
        </w:r>
      </w:del>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AUC</w:t>
      </w:r>
    </w:p>
    <w:p w14:paraId="29E40B0E" w14:textId="4C3F6096" w:rsidR="002001FA" w:rsidRPr="006F1E80" w:rsidRDefault="002001FA" w:rsidP="003535E7">
      <w:pPr>
        <w:rPr>
          <w:rFonts w:ascii="Times New Roman" w:hAnsi="Times New Roman" w:cs="Times New Roman"/>
          <w:b/>
          <w:noProof/>
          <w:sz w:val="24"/>
          <w:szCs w:val="24"/>
        </w:rPr>
      </w:pPr>
      <w:r w:rsidRPr="006F1E80">
        <w:rPr>
          <w:rFonts w:ascii="Times New Roman" w:hAnsi="Times New Roman" w:cs="Times New Roman"/>
          <w:noProof/>
          <w:lang w:val="en-US"/>
        </w:rPr>
        <w:drawing>
          <wp:inline distT="0" distB="0" distL="0" distR="0" wp14:anchorId="36693648" wp14:editId="7BF9F8D6">
            <wp:extent cx="5114925" cy="344711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132047" cy="3458649"/>
                    </a:xfrm>
                    <a:prstGeom prst="rect">
                      <a:avLst/>
                    </a:prstGeom>
                    <a:noFill/>
                    <a:ln>
                      <a:noFill/>
                    </a:ln>
                  </pic:spPr>
                </pic:pic>
              </a:graphicData>
            </a:graphic>
          </wp:inline>
        </w:drawing>
      </w:r>
    </w:p>
    <w:p w14:paraId="03B21320" w14:textId="2285C87A" w:rsidR="00C132E2" w:rsidRDefault="001E532E" w:rsidP="002E787F">
      <w:pPr>
        <w:jc w:val="both"/>
        <w:rPr>
          <w:ins w:id="412" w:author="Ezekiel Ogundepo" w:date="2022-11-06T18:10:00Z"/>
          <w:rFonts w:ascii="Times New Roman" w:hAnsi="Times New Roman" w:cs="Times New Roman"/>
        </w:rPr>
      </w:pPr>
      <w:r w:rsidRPr="006F1E80">
        <w:rPr>
          <w:rFonts w:ascii="Times New Roman" w:hAnsi="Times New Roman" w:cs="Times New Roman"/>
          <w:b/>
          <w:noProof/>
        </w:rPr>
        <w:t>Fig</w:t>
      </w:r>
      <w:r w:rsidR="00C75EFB">
        <w:rPr>
          <w:rFonts w:ascii="Times New Roman" w:hAnsi="Times New Roman" w:cs="Times New Roman"/>
          <w:b/>
          <w:noProof/>
        </w:rPr>
        <w:t>.</w:t>
      </w:r>
      <w:r w:rsidR="00470765" w:rsidRPr="006F1E80">
        <w:rPr>
          <w:rFonts w:ascii="Times New Roman" w:hAnsi="Times New Roman" w:cs="Times New Roman"/>
          <w:b/>
        </w:rPr>
        <w:t xml:space="preserve"> </w:t>
      </w:r>
      <w:ins w:id="413" w:author="Ezekiel Ogundepo" w:date="2022-10-29T20:50:00Z">
        <w:r w:rsidR="00982F16">
          <w:rPr>
            <w:rFonts w:ascii="Times New Roman" w:hAnsi="Times New Roman" w:cs="Times New Roman"/>
            <w:b/>
          </w:rPr>
          <w:t>11</w:t>
        </w:r>
      </w:ins>
      <w:del w:id="414" w:author="Ezekiel Ogundepo" w:date="2022-10-29T20:50:00Z">
        <w:r w:rsidR="002D0258" w:rsidRPr="006F1E80" w:rsidDel="00982F16">
          <w:rPr>
            <w:rFonts w:ascii="Times New Roman" w:hAnsi="Times New Roman" w:cs="Times New Roman"/>
            <w:b/>
          </w:rPr>
          <w:delText>9</w:delText>
        </w:r>
      </w:del>
      <w:r w:rsidRPr="006F1E80">
        <w:rPr>
          <w:rFonts w:ascii="Times New Roman" w:hAnsi="Times New Roman" w:cs="Times New Roman"/>
          <w:b/>
        </w:rPr>
        <w:t xml:space="preserve"> </w:t>
      </w:r>
      <w:r w:rsidR="001A3522" w:rsidRPr="006F1E80">
        <w:rPr>
          <w:rFonts w:ascii="Times New Roman" w:hAnsi="Times New Roman" w:cs="Times New Roman"/>
        </w:rPr>
        <w:t>The box plots of the performances of all the ten classifiers on the test data over 200 replications based on Log-Loss</w:t>
      </w:r>
    </w:p>
    <w:p w14:paraId="0168BFD3" w14:textId="77777777" w:rsidR="00092831" w:rsidRPr="006F1E80" w:rsidRDefault="00092831" w:rsidP="002E787F">
      <w:pPr>
        <w:jc w:val="both"/>
        <w:rPr>
          <w:rFonts w:ascii="Times New Roman" w:hAnsi="Times New Roman" w:cs="Times New Roman"/>
        </w:rPr>
      </w:pPr>
    </w:p>
    <w:p w14:paraId="6C8C3361" w14:textId="21CF7BB2" w:rsidR="000D27DB" w:rsidRPr="00092831" w:rsidRDefault="000D27DB" w:rsidP="00092831">
      <w:pPr>
        <w:rPr>
          <w:rFonts w:ascii="Times New Roman" w:eastAsia="Droid Sans Fallback" w:hAnsi="Times New Roman" w:cs="Times New Roman"/>
          <w:bCs/>
          <w:shd w:val="clear" w:color="auto" w:fill="FFFFFF"/>
          <w:lang w:val="en-US"/>
          <w:rPrChange w:id="415" w:author="Ezekiel Ogundepo" w:date="2022-11-06T18:11:00Z">
            <w:rPr>
              <w:rFonts w:ascii="Times New Roman" w:hAnsi="Times New Roman" w:cs="Times New Roman"/>
              <w:bCs/>
            </w:rPr>
          </w:rPrChange>
        </w:rPr>
        <w:pPrChange w:id="416" w:author="Ezekiel Ogundepo" w:date="2022-11-06T18:10:00Z">
          <w:pPr>
            <w:jc w:val="both"/>
          </w:pPr>
        </w:pPrChange>
      </w:pPr>
      <w:r w:rsidRPr="004858BE">
        <w:rPr>
          <w:rFonts w:ascii="Times New Roman" w:hAnsi="Times New Roman" w:cs="Times New Roman"/>
          <w:b/>
          <w:bCs/>
        </w:rPr>
        <w:t xml:space="preserve">Table </w:t>
      </w:r>
      <w:del w:id="417" w:author="Ezekiel Ogundepo" w:date="2022-10-29T20:50:00Z">
        <w:r w:rsidR="00E34BEB" w:rsidRPr="00092831" w:rsidDel="00982F16">
          <w:rPr>
            <w:rFonts w:ascii="Times New Roman" w:hAnsi="Times New Roman" w:cs="Times New Roman"/>
            <w:b/>
            <w:bCs/>
            <w:rPrChange w:id="418" w:author="Ezekiel Ogundepo" w:date="2022-11-06T18:11:00Z">
              <w:rPr>
                <w:rFonts w:ascii="Times New Roman" w:hAnsi="Times New Roman" w:cs="Times New Roman"/>
                <w:b/>
                <w:bCs/>
              </w:rPr>
            </w:rPrChange>
          </w:rPr>
          <w:delText>5</w:delText>
        </w:r>
      </w:del>
      <w:ins w:id="419" w:author="Ezekiel Ogundepo" w:date="2022-11-06T18:55:00Z">
        <w:r w:rsidR="00F161C9">
          <w:rPr>
            <w:rFonts w:ascii="Times New Roman" w:hAnsi="Times New Roman" w:cs="Times New Roman"/>
            <w:b/>
            <w:bCs/>
          </w:rPr>
          <w:t>5</w:t>
        </w:r>
      </w:ins>
      <w:del w:id="420" w:author="Ezekiel Ogundepo" w:date="2022-11-06T18:55:00Z">
        <w:r w:rsidRPr="00092831" w:rsidDel="00F161C9">
          <w:rPr>
            <w:rFonts w:ascii="Times New Roman" w:hAnsi="Times New Roman" w:cs="Times New Roman"/>
            <w:b/>
            <w:bCs/>
            <w:rPrChange w:id="421" w:author="Ezekiel Ogundepo" w:date="2022-11-06T18:11:00Z">
              <w:rPr>
                <w:rFonts w:ascii="Times New Roman" w:hAnsi="Times New Roman" w:cs="Times New Roman"/>
                <w:b/>
                <w:bCs/>
              </w:rPr>
            </w:rPrChange>
          </w:rPr>
          <w:delText>:</w:delText>
        </w:r>
      </w:del>
      <w:ins w:id="422" w:author="Ezekiel Ogundepo" w:date="2022-11-06T18:55:00Z">
        <w:r w:rsidR="00F161C9">
          <w:rPr>
            <w:rFonts w:ascii="Times New Roman" w:hAnsi="Times New Roman" w:cs="Times New Roman"/>
            <w:b/>
            <w:bCs/>
          </w:rPr>
          <w:t>.</w:t>
        </w:r>
      </w:ins>
      <w:r w:rsidRPr="00092831">
        <w:rPr>
          <w:rFonts w:ascii="Times New Roman" w:hAnsi="Times New Roman" w:cs="Times New Roman"/>
          <w:bCs/>
          <w:rPrChange w:id="423" w:author="Ezekiel Ogundepo" w:date="2022-11-06T18:11:00Z">
            <w:rPr>
              <w:rFonts w:ascii="Times New Roman" w:hAnsi="Times New Roman" w:cs="Times New Roman"/>
              <w:bCs/>
            </w:rPr>
          </w:rPrChange>
        </w:rPr>
        <w:t xml:space="preserve"> </w:t>
      </w:r>
      <w:ins w:id="424" w:author="Ezekiel Ogundepo" w:date="2022-11-06T18:10:00Z">
        <w:r w:rsidR="00092831" w:rsidRPr="00092831">
          <w:rPr>
            <w:rFonts w:ascii="Times New Roman" w:eastAsia="Droid Sans Fallback" w:hAnsi="Times New Roman" w:cs="Times New Roman"/>
            <w:bCs/>
            <w:shd w:val="clear" w:color="auto" w:fill="FFFFFF"/>
            <w:lang w:val="en-US"/>
            <w:rPrChange w:id="425" w:author="Ezekiel Ogundepo" w:date="2022-11-06T18:11:00Z">
              <w:rPr/>
            </w:rPrChange>
          </w:rPr>
          <w:t>Comparison of difference classifiers in terms of median performance metrics</w:t>
        </w:r>
      </w:ins>
      <w:moveFromRangeStart w:id="426" w:author="Ezekiel Ogundepo" w:date="2022-11-06T18:10:00Z" w:name="move118650619"/>
      <w:moveFrom w:id="427" w:author="Ezekiel Ogundepo" w:date="2022-11-06T18:10:00Z">
        <w:r w:rsidR="00B83F74" w:rsidRPr="00092831" w:rsidDel="00092831">
          <w:rPr>
            <w:rFonts w:ascii="Times New Roman" w:eastAsia="Droid Sans Fallback" w:hAnsi="Times New Roman" w:cs="Times New Roman"/>
            <w:bCs/>
            <w:shd w:val="clear" w:color="auto" w:fill="FFFFFF"/>
            <w:lang w:val="en-US"/>
            <w:rPrChange w:id="428" w:author="Ezekiel Ogundepo" w:date="2022-11-06T18:11:00Z">
              <w:rPr>
                <w:rFonts w:ascii="Times New Roman" w:hAnsi="Times New Roman" w:cs="Times New Roman"/>
                <w:bCs/>
              </w:rPr>
            </w:rPrChange>
          </w:rPr>
          <w:t xml:space="preserve">The </w:t>
        </w:r>
        <w:r w:rsidRPr="00092831" w:rsidDel="00092831">
          <w:rPr>
            <w:rFonts w:ascii="Times New Roman" w:eastAsia="Droid Sans Fallback" w:hAnsi="Times New Roman" w:cs="Times New Roman"/>
            <w:bCs/>
            <w:shd w:val="clear" w:color="auto" w:fill="FFFFFF"/>
            <w:lang w:val="en-US"/>
            <w:rPrChange w:id="429" w:author="Ezekiel Ogundepo" w:date="2022-11-06T18:11:00Z">
              <w:rPr>
                <w:rFonts w:ascii="Times New Roman" w:hAnsi="Times New Roman" w:cs="Times New Roman"/>
                <w:bCs/>
              </w:rPr>
            </w:rPrChange>
          </w:rPr>
          <w:t xml:space="preserve">summary of the </w:t>
        </w:r>
        <w:r w:rsidR="00B83F74" w:rsidRPr="00092831" w:rsidDel="00092831">
          <w:rPr>
            <w:rFonts w:ascii="Times New Roman" w:eastAsia="Droid Sans Fallback" w:hAnsi="Times New Roman" w:cs="Times New Roman"/>
            <w:bCs/>
            <w:shd w:val="clear" w:color="auto" w:fill="FFFFFF"/>
            <w:lang w:val="en-US"/>
            <w:rPrChange w:id="430" w:author="Ezekiel Ogundepo" w:date="2022-11-06T18:11:00Z">
              <w:rPr>
                <w:rFonts w:ascii="Times New Roman" w:hAnsi="Times New Roman" w:cs="Times New Roman"/>
                <w:bCs/>
              </w:rPr>
            </w:rPrChange>
          </w:rPr>
          <w:t xml:space="preserve">prediction </w:t>
        </w:r>
        <w:r w:rsidRPr="00092831" w:rsidDel="00092831">
          <w:rPr>
            <w:rFonts w:ascii="Times New Roman" w:eastAsia="Droid Sans Fallback" w:hAnsi="Times New Roman" w:cs="Times New Roman"/>
            <w:bCs/>
            <w:shd w:val="clear" w:color="auto" w:fill="FFFFFF"/>
            <w:lang w:val="en-US"/>
            <w:rPrChange w:id="431" w:author="Ezekiel Ogundepo" w:date="2022-11-06T18:11:00Z">
              <w:rPr>
                <w:rFonts w:ascii="Times New Roman" w:hAnsi="Times New Roman" w:cs="Times New Roman"/>
                <w:bCs/>
              </w:rPr>
            </w:rPrChange>
          </w:rPr>
          <w:t>performances of all the classifiers on the test data by their median ranks</w:t>
        </w:r>
        <w:r w:rsidR="00B83F74" w:rsidRPr="00092831" w:rsidDel="00092831">
          <w:rPr>
            <w:rFonts w:ascii="Times New Roman" w:eastAsia="Droid Sans Fallback" w:hAnsi="Times New Roman" w:cs="Times New Roman"/>
            <w:bCs/>
            <w:shd w:val="clear" w:color="auto" w:fill="FFFFFF"/>
            <w:lang w:val="en-US"/>
            <w:rPrChange w:id="432" w:author="Ezekiel Ogundepo" w:date="2022-11-06T18:11:00Z">
              <w:rPr>
                <w:rFonts w:ascii="Times New Roman" w:hAnsi="Times New Roman" w:cs="Times New Roman"/>
                <w:bCs/>
              </w:rPr>
            </w:rPrChange>
          </w:rPr>
          <w:t>.</w:t>
        </w:r>
        <w:r w:rsidR="003336BC" w:rsidRPr="00092831" w:rsidDel="00092831">
          <w:rPr>
            <w:rFonts w:ascii="Times New Roman" w:eastAsia="Droid Sans Fallback" w:hAnsi="Times New Roman" w:cs="Times New Roman"/>
            <w:bCs/>
            <w:shd w:val="clear" w:color="auto" w:fill="FFFFFF"/>
            <w:lang w:val="en-US"/>
            <w:rPrChange w:id="433" w:author="Ezekiel Ogundepo" w:date="2022-11-06T18:11:00Z">
              <w:rPr>
                <w:rFonts w:ascii="Times New Roman" w:hAnsi="Times New Roman" w:cs="Times New Roman"/>
                <w:bCs/>
              </w:rPr>
            </w:rPrChange>
          </w:rPr>
          <w:t xml:space="preserve"> Models with the best predictive performance in ranks for each model</w:t>
        </w:r>
        <w:r w:rsidR="00373200" w:rsidRPr="00092831" w:rsidDel="00092831">
          <w:rPr>
            <w:rFonts w:ascii="Times New Roman" w:eastAsia="Droid Sans Fallback" w:hAnsi="Times New Roman" w:cs="Times New Roman"/>
            <w:bCs/>
            <w:shd w:val="clear" w:color="auto" w:fill="FFFFFF"/>
            <w:lang w:val="en-US"/>
            <w:rPrChange w:id="434" w:author="Ezekiel Ogundepo" w:date="2022-11-06T18:11:00Z">
              <w:rPr>
                <w:rFonts w:ascii="Times New Roman" w:hAnsi="Times New Roman" w:cs="Times New Roman"/>
                <w:bCs/>
              </w:rPr>
            </w:rPrChange>
          </w:rPr>
          <w:t>’</w:t>
        </w:r>
        <w:r w:rsidR="003336BC" w:rsidRPr="00092831" w:rsidDel="00092831">
          <w:rPr>
            <w:rFonts w:ascii="Times New Roman" w:eastAsia="Droid Sans Fallback" w:hAnsi="Times New Roman" w:cs="Times New Roman"/>
            <w:bCs/>
            <w:shd w:val="clear" w:color="auto" w:fill="FFFFFF"/>
            <w:lang w:val="en-US"/>
            <w:rPrChange w:id="435" w:author="Ezekiel Ogundepo" w:date="2022-11-06T18:11:00Z">
              <w:rPr>
                <w:rFonts w:ascii="Times New Roman" w:hAnsi="Times New Roman" w:cs="Times New Roman"/>
                <w:bCs/>
              </w:rPr>
            </w:rPrChange>
          </w:rPr>
          <w:t xml:space="preserve">s assessment metric are </w:t>
        </w:r>
        <w:r w:rsidR="00A338BD" w:rsidRPr="00092831" w:rsidDel="00092831">
          <w:rPr>
            <w:rFonts w:ascii="Times New Roman" w:eastAsia="Droid Sans Fallback" w:hAnsi="Times New Roman" w:cs="Times New Roman"/>
            <w:bCs/>
            <w:shd w:val="clear" w:color="auto" w:fill="FFFFFF"/>
            <w:lang w:val="en-US"/>
            <w:rPrChange w:id="436" w:author="Ezekiel Ogundepo" w:date="2022-11-06T18:11:00Z">
              <w:rPr>
                <w:rFonts w:ascii="Times New Roman" w:hAnsi="Times New Roman" w:cs="Times New Roman"/>
                <w:bCs/>
              </w:rPr>
            </w:rPrChange>
          </w:rPr>
          <w:t>asterisked</w:t>
        </w:r>
        <w:r w:rsidR="003336BC" w:rsidRPr="00092831" w:rsidDel="00092831">
          <w:rPr>
            <w:rFonts w:ascii="Times New Roman" w:eastAsia="Droid Sans Fallback" w:hAnsi="Times New Roman" w:cs="Times New Roman"/>
            <w:bCs/>
            <w:shd w:val="clear" w:color="auto" w:fill="FFFFFF"/>
            <w:lang w:val="en-US"/>
            <w:rPrChange w:id="437" w:author="Ezekiel Ogundepo" w:date="2022-11-06T18:11:00Z">
              <w:rPr>
                <w:rFonts w:ascii="Times New Roman" w:hAnsi="Times New Roman" w:cs="Times New Roman"/>
                <w:bCs/>
              </w:rPr>
            </w:rPrChange>
          </w:rPr>
          <w:t xml:space="preserve">. </w:t>
        </w:r>
      </w:moveFrom>
      <w:moveFromRangeEnd w:id="426"/>
    </w:p>
    <w:tbl>
      <w:tblPr>
        <w:tblStyle w:val="PlainTable2"/>
        <w:tblW w:w="5000" w:type="pct"/>
        <w:jc w:val="center"/>
        <w:tblLook w:val="06A0" w:firstRow="1" w:lastRow="0" w:firstColumn="1" w:lastColumn="0" w:noHBand="1" w:noVBand="1"/>
      </w:tblPr>
      <w:tblGrid>
        <w:gridCol w:w="1556"/>
        <w:gridCol w:w="1387"/>
        <w:gridCol w:w="1283"/>
        <w:gridCol w:w="1585"/>
        <w:gridCol w:w="1213"/>
        <w:gridCol w:w="1039"/>
        <w:gridCol w:w="1297"/>
      </w:tblGrid>
      <w:tr w:rsidR="006F1E80" w:rsidRPr="006F1E80" w14:paraId="7CDFB799" w14:textId="77777777" w:rsidTr="0064459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val="restart"/>
            <w:tcBorders>
              <w:top w:val="single" w:sz="12" w:space="0" w:color="auto"/>
            </w:tcBorders>
            <w:noWrap/>
            <w:vAlign w:val="center"/>
            <w:hideMark/>
          </w:tcPr>
          <w:p w14:paraId="599BFDEF" w14:textId="42DBD0D1" w:rsidR="000D27DB" w:rsidRPr="006F1E80" w:rsidRDefault="00D6190D" w:rsidP="00E0614F">
            <w:pPr>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 xml:space="preserve">ML </w:t>
            </w:r>
            <w:r w:rsidR="007C3C00" w:rsidRPr="006F1E80">
              <w:rPr>
                <w:rFonts w:ascii="Times New Roman" w:eastAsia="Times New Roman" w:hAnsi="Times New Roman" w:cs="Times New Roman"/>
                <w:sz w:val="24"/>
                <w:szCs w:val="24"/>
                <w:lang w:val="en-US"/>
              </w:rPr>
              <w:t>M</w:t>
            </w:r>
            <w:r w:rsidR="000D27DB" w:rsidRPr="006F1E80">
              <w:rPr>
                <w:rFonts w:ascii="Times New Roman" w:eastAsia="Times New Roman" w:hAnsi="Times New Roman" w:cs="Times New Roman"/>
                <w:sz w:val="24"/>
                <w:szCs w:val="24"/>
                <w:lang w:val="en-US"/>
              </w:rPr>
              <w:t>ethods</w:t>
            </w:r>
          </w:p>
        </w:tc>
        <w:tc>
          <w:tcPr>
            <w:tcW w:w="4288" w:type="pct"/>
            <w:gridSpan w:val="6"/>
            <w:tcBorders>
              <w:top w:val="single" w:sz="12" w:space="0" w:color="auto"/>
              <w:bottom w:val="single" w:sz="12" w:space="0" w:color="auto"/>
            </w:tcBorders>
            <w:noWrap/>
            <w:vAlign w:val="center"/>
            <w:hideMark/>
          </w:tcPr>
          <w:p w14:paraId="506990AA" w14:textId="77777777" w:rsidR="000D27DB" w:rsidRPr="006F1E80" w:rsidRDefault="000D27DB" w:rsidP="00F863E9">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Cs w:val="0"/>
                <w:sz w:val="24"/>
                <w:szCs w:val="24"/>
                <w:lang w:val="en-US"/>
              </w:rPr>
            </w:pPr>
            <w:r w:rsidRPr="006F1E80">
              <w:rPr>
                <w:rFonts w:ascii="Times New Roman" w:eastAsia="Times New Roman" w:hAnsi="Times New Roman" w:cs="Times New Roman"/>
                <w:sz w:val="24"/>
                <w:szCs w:val="24"/>
                <w:lang w:val="en-US"/>
              </w:rPr>
              <w:t>Median rank</w:t>
            </w:r>
          </w:p>
        </w:tc>
      </w:tr>
      <w:tr w:rsidR="006F1E80" w:rsidRPr="006F1E80" w14:paraId="770225C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vMerge/>
            <w:tcBorders>
              <w:bottom w:val="single" w:sz="12" w:space="0" w:color="auto"/>
            </w:tcBorders>
            <w:vAlign w:val="center"/>
            <w:hideMark/>
          </w:tcPr>
          <w:p w14:paraId="2D9373BA" w14:textId="77777777" w:rsidR="004D406A" w:rsidRPr="006F1E80" w:rsidRDefault="004D406A" w:rsidP="00F863E9">
            <w:pPr>
              <w:jc w:val="center"/>
              <w:rPr>
                <w:rFonts w:ascii="Times New Roman" w:eastAsia="Times New Roman" w:hAnsi="Times New Roman" w:cs="Times New Roman"/>
                <w:bCs w:val="0"/>
                <w:sz w:val="24"/>
                <w:szCs w:val="24"/>
                <w:lang w:val="en-US"/>
              </w:rPr>
            </w:pPr>
          </w:p>
        </w:tc>
        <w:tc>
          <w:tcPr>
            <w:tcW w:w="766" w:type="pct"/>
            <w:tcBorders>
              <w:top w:val="single" w:sz="12" w:space="0" w:color="auto"/>
              <w:bottom w:val="single" w:sz="12" w:space="0" w:color="auto"/>
            </w:tcBorders>
            <w:noWrap/>
            <w:vAlign w:val="center"/>
            <w:hideMark/>
          </w:tcPr>
          <w:p w14:paraId="0CCB65E3" w14:textId="243BBA08"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Accuracy</w:t>
            </w:r>
          </w:p>
        </w:tc>
        <w:tc>
          <w:tcPr>
            <w:tcW w:w="679" w:type="pct"/>
            <w:tcBorders>
              <w:top w:val="single" w:sz="12" w:space="0" w:color="auto"/>
              <w:bottom w:val="single" w:sz="12" w:space="0" w:color="auto"/>
            </w:tcBorders>
            <w:noWrap/>
            <w:vAlign w:val="center"/>
            <w:hideMark/>
          </w:tcPr>
          <w:p w14:paraId="72107B98"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Sensitivity</w:t>
            </w:r>
          </w:p>
        </w:tc>
        <w:tc>
          <w:tcPr>
            <w:tcW w:w="872" w:type="pct"/>
            <w:tcBorders>
              <w:top w:val="single" w:sz="12" w:space="0" w:color="auto"/>
              <w:bottom w:val="single" w:sz="12" w:space="0" w:color="auto"/>
            </w:tcBorders>
            <w:noWrap/>
            <w:vAlign w:val="center"/>
            <w:hideMark/>
          </w:tcPr>
          <w:p w14:paraId="7D627704"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Specificity</w:t>
            </w:r>
          </w:p>
        </w:tc>
        <w:tc>
          <w:tcPr>
            <w:tcW w:w="673" w:type="pct"/>
            <w:tcBorders>
              <w:top w:val="single" w:sz="12" w:space="0" w:color="auto"/>
              <w:bottom w:val="single" w:sz="12" w:space="0" w:color="auto"/>
            </w:tcBorders>
            <w:vAlign w:val="center"/>
          </w:tcPr>
          <w:p w14:paraId="457CDDF2"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Precision</w:t>
            </w:r>
          </w:p>
        </w:tc>
        <w:tc>
          <w:tcPr>
            <w:tcW w:w="580" w:type="pct"/>
            <w:tcBorders>
              <w:top w:val="single" w:sz="12" w:space="0" w:color="auto"/>
              <w:bottom w:val="single" w:sz="12" w:space="0" w:color="auto"/>
            </w:tcBorders>
            <w:vAlign w:val="center"/>
          </w:tcPr>
          <w:p w14:paraId="694DB717" w14:textId="77777777"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AUC</w:t>
            </w:r>
          </w:p>
        </w:tc>
        <w:tc>
          <w:tcPr>
            <w:tcW w:w="718" w:type="pct"/>
            <w:tcBorders>
              <w:top w:val="single" w:sz="12" w:space="0" w:color="auto"/>
              <w:bottom w:val="single" w:sz="12" w:space="0" w:color="auto"/>
            </w:tcBorders>
            <w:vAlign w:val="center"/>
          </w:tcPr>
          <w:p w14:paraId="6575E5EA" w14:textId="7D4E5BEF" w:rsidR="004D406A" w:rsidRPr="006F1E80" w:rsidRDefault="004D406A" w:rsidP="00F863E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lang w:val="en-US"/>
              </w:rPr>
            </w:pPr>
            <w:r w:rsidRPr="006F1E80">
              <w:rPr>
                <w:rFonts w:ascii="Times New Roman" w:eastAsia="Times New Roman" w:hAnsi="Times New Roman" w:cs="Times New Roman"/>
                <w:b/>
                <w:sz w:val="24"/>
                <w:szCs w:val="24"/>
                <w:lang w:val="en-US"/>
              </w:rPr>
              <w:t>Log-Loss</w:t>
            </w:r>
          </w:p>
        </w:tc>
      </w:tr>
      <w:tr w:rsidR="006F1E80" w:rsidRPr="006F1E80" w14:paraId="5D02ADC9"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top w:val="single" w:sz="12" w:space="0" w:color="auto"/>
            </w:tcBorders>
            <w:noWrap/>
            <w:hideMark/>
          </w:tcPr>
          <w:p w14:paraId="2871744E" w14:textId="4229EB7E"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Cforest</w:t>
            </w:r>
            <w:proofErr w:type="spellEnd"/>
          </w:p>
        </w:tc>
        <w:tc>
          <w:tcPr>
            <w:tcW w:w="766" w:type="pct"/>
            <w:tcBorders>
              <w:top w:val="single" w:sz="12" w:space="0" w:color="auto"/>
            </w:tcBorders>
            <w:noWrap/>
          </w:tcPr>
          <w:p w14:paraId="2387A2C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tcBorders>
              <w:top w:val="single" w:sz="12" w:space="0" w:color="auto"/>
            </w:tcBorders>
            <w:noWrap/>
          </w:tcPr>
          <w:p w14:paraId="257CD9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tcBorders>
              <w:top w:val="single" w:sz="12" w:space="0" w:color="auto"/>
            </w:tcBorders>
            <w:noWrap/>
          </w:tcPr>
          <w:p w14:paraId="41B7A7D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673" w:type="pct"/>
            <w:tcBorders>
              <w:top w:val="single" w:sz="12" w:space="0" w:color="auto"/>
            </w:tcBorders>
          </w:tcPr>
          <w:p w14:paraId="3DAE2BA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580" w:type="pct"/>
            <w:tcBorders>
              <w:top w:val="single" w:sz="12" w:space="0" w:color="auto"/>
            </w:tcBorders>
          </w:tcPr>
          <w:p w14:paraId="38BF86E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718" w:type="pct"/>
            <w:tcBorders>
              <w:top w:val="single" w:sz="12" w:space="0" w:color="auto"/>
            </w:tcBorders>
          </w:tcPr>
          <w:p w14:paraId="26A6832A"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r>
      <w:tr w:rsidR="006F1E80" w:rsidRPr="006F1E80" w14:paraId="785EB8FC"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4AD1D574" w14:textId="53C3F93E"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DT</w:t>
            </w:r>
          </w:p>
        </w:tc>
        <w:tc>
          <w:tcPr>
            <w:tcW w:w="766" w:type="pct"/>
            <w:noWrap/>
          </w:tcPr>
          <w:p w14:paraId="6EF6B06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9" w:type="pct"/>
            <w:noWrap/>
          </w:tcPr>
          <w:p w14:paraId="08D9995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872" w:type="pct"/>
            <w:noWrap/>
          </w:tcPr>
          <w:p w14:paraId="1EDD3EB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673" w:type="pct"/>
          </w:tcPr>
          <w:p w14:paraId="28BB68E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580" w:type="pct"/>
          </w:tcPr>
          <w:p w14:paraId="634F9E5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718" w:type="pct"/>
          </w:tcPr>
          <w:p w14:paraId="007A8C2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r>
      <w:tr w:rsidR="006F1E80" w:rsidRPr="006F1E80" w14:paraId="6C12CD6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4EB8412" w14:textId="4A6502C3"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KNN</w:t>
            </w:r>
          </w:p>
        </w:tc>
        <w:tc>
          <w:tcPr>
            <w:tcW w:w="766" w:type="pct"/>
            <w:noWrap/>
          </w:tcPr>
          <w:p w14:paraId="3A369AE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9" w:type="pct"/>
            <w:noWrap/>
          </w:tcPr>
          <w:p w14:paraId="5BE16D2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872" w:type="pct"/>
            <w:noWrap/>
          </w:tcPr>
          <w:p w14:paraId="7224635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673" w:type="pct"/>
          </w:tcPr>
          <w:p w14:paraId="79036D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580" w:type="pct"/>
          </w:tcPr>
          <w:p w14:paraId="48744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718" w:type="pct"/>
          </w:tcPr>
          <w:p w14:paraId="311ACC0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r>
      <w:tr w:rsidR="006F1E80" w:rsidRPr="006F1E80" w14:paraId="7CBD6675"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28601CCD" w14:textId="2027BCD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LDA</w:t>
            </w:r>
          </w:p>
        </w:tc>
        <w:tc>
          <w:tcPr>
            <w:tcW w:w="766" w:type="pct"/>
            <w:noWrap/>
          </w:tcPr>
          <w:p w14:paraId="0A3DB9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D02DD0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872" w:type="pct"/>
            <w:noWrap/>
          </w:tcPr>
          <w:p w14:paraId="71E590A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3" w:type="pct"/>
          </w:tcPr>
          <w:p w14:paraId="0EEC664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2F6074D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718" w:type="pct"/>
          </w:tcPr>
          <w:p w14:paraId="226E4E4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r>
      <w:tr w:rsidR="006F1E80" w:rsidRPr="006F1E80" w14:paraId="043E4540"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09109BF4" w14:textId="2F857C2C"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Logit</w:t>
            </w:r>
          </w:p>
        </w:tc>
        <w:tc>
          <w:tcPr>
            <w:tcW w:w="766" w:type="pct"/>
            <w:noWrap/>
          </w:tcPr>
          <w:p w14:paraId="5D3BA67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546D563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0190ED3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3" w:type="pct"/>
          </w:tcPr>
          <w:p w14:paraId="2FE95F8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580" w:type="pct"/>
          </w:tcPr>
          <w:p w14:paraId="0100A92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c>
          <w:tcPr>
            <w:tcW w:w="718" w:type="pct"/>
          </w:tcPr>
          <w:p w14:paraId="1165AA2D"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8</w:t>
            </w:r>
          </w:p>
        </w:tc>
      </w:tr>
      <w:tr w:rsidR="006F1E80" w:rsidRPr="006F1E80" w14:paraId="1294945B"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3F354C1" w14:textId="24B4F855"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NB</w:t>
            </w:r>
          </w:p>
        </w:tc>
        <w:tc>
          <w:tcPr>
            <w:tcW w:w="766" w:type="pct"/>
            <w:noWrap/>
          </w:tcPr>
          <w:p w14:paraId="09076C4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7CD16C14" w14:textId="5ABCCCA0"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92C336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3" w:type="pct"/>
          </w:tcPr>
          <w:p w14:paraId="7FBBCA4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580" w:type="pct"/>
          </w:tcPr>
          <w:p w14:paraId="407CB91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c>
          <w:tcPr>
            <w:tcW w:w="718" w:type="pct"/>
          </w:tcPr>
          <w:p w14:paraId="0BD557C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r>
      <w:tr w:rsidR="006F1E80" w:rsidRPr="006F1E80" w14:paraId="269C79F3"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690C2998" w14:textId="7C7F14D4"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ANN</w:t>
            </w:r>
          </w:p>
        </w:tc>
        <w:tc>
          <w:tcPr>
            <w:tcW w:w="766" w:type="pct"/>
            <w:noWrap/>
          </w:tcPr>
          <w:p w14:paraId="12A491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679" w:type="pct"/>
            <w:noWrap/>
          </w:tcPr>
          <w:p w14:paraId="4E6CAB7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4.5</w:t>
            </w:r>
          </w:p>
        </w:tc>
        <w:tc>
          <w:tcPr>
            <w:tcW w:w="872" w:type="pct"/>
            <w:noWrap/>
          </w:tcPr>
          <w:p w14:paraId="39FAC108" w14:textId="0703967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3" w:type="pct"/>
          </w:tcPr>
          <w:p w14:paraId="63CC30B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2.5</w:t>
            </w:r>
          </w:p>
        </w:tc>
        <w:tc>
          <w:tcPr>
            <w:tcW w:w="580" w:type="pct"/>
          </w:tcPr>
          <w:p w14:paraId="5C08CEAB"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c>
          <w:tcPr>
            <w:tcW w:w="718" w:type="pct"/>
          </w:tcPr>
          <w:p w14:paraId="58ED6730"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4</w:t>
            </w:r>
          </w:p>
        </w:tc>
      </w:tr>
      <w:tr w:rsidR="006F1E80" w:rsidRPr="006F1E80" w14:paraId="6869B0D7"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5BFF2D20" w14:textId="324F04A6"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Rforest</w:t>
            </w:r>
            <w:proofErr w:type="spellEnd"/>
          </w:p>
        </w:tc>
        <w:tc>
          <w:tcPr>
            <w:tcW w:w="766" w:type="pct"/>
            <w:noWrap/>
          </w:tcPr>
          <w:p w14:paraId="67731A4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679" w:type="pct"/>
            <w:noWrap/>
          </w:tcPr>
          <w:p w14:paraId="45C35CEC"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7.5</w:t>
            </w:r>
          </w:p>
        </w:tc>
        <w:tc>
          <w:tcPr>
            <w:tcW w:w="872" w:type="pct"/>
            <w:noWrap/>
          </w:tcPr>
          <w:p w14:paraId="72D0A8B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5</w:t>
            </w:r>
          </w:p>
        </w:tc>
        <w:tc>
          <w:tcPr>
            <w:tcW w:w="673" w:type="pct"/>
          </w:tcPr>
          <w:p w14:paraId="49E66727"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7</w:t>
            </w:r>
          </w:p>
        </w:tc>
        <w:tc>
          <w:tcPr>
            <w:tcW w:w="580" w:type="pct"/>
          </w:tcPr>
          <w:p w14:paraId="2DC8C356"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718" w:type="pct"/>
          </w:tcPr>
          <w:p w14:paraId="09FA7511"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3</w:t>
            </w:r>
          </w:p>
        </w:tc>
      </w:tr>
      <w:tr w:rsidR="006F1E80" w:rsidRPr="006F1E80" w14:paraId="21D4088F"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noWrap/>
            <w:hideMark/>
          </w:tcPr>
          <w:p w14:paraId="39B213A1" w14:textId="1C72230F" w:rsidR="004D406A" w:rsidRPr="006F1E80" w:rsidRDefault="004D406A" w:rsidP="00841D84">
            <w:pPr>
              <w:rPr>
                <w:rFonts w:ascii="Times New Roman" w:eastAsia="Times New Roman" w:hAnsi="Times New Roman" w:cs="Times New Roman"/>
                <w:b w:val="0"/>
                <w:bCs w:val="0"/>
                <w:sz w:val="24"/>
                <w:szCs w:val="24"/>
                <w:lang w:val="en-US"/>
              </w:rPr>
            </w:pPr>
            <w:r w:rsidRPr="006F1E80">
              <w:rPr>
                <w:rFonts w:ascii="Times New Roman" w:hAnsi="Times New Roman" w:cs="Times New Roman"/>
                <w:b w:val="0"/>
                <w:bCs w:val="0"/>
                <w:sz w:val="24"/>
                <w:szCs w:val="24"/>
              </w:rPr>
              <w:t>SVM</w:t>
            </w:r>
          </w:p>
        </w:tc>
        <w:tc>
          <w:tcPr>
            <w:tcW w:w="766" w:type="pct"/>
            <w:noWrap/>
          </w:tcPr>
          <w:p w14:paraId="7FA7D410" w14:textId="68817A58"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679" w:type="pct"/>
            <w:noWrap/>
          </w:tcPr>
          <w:p w14:paraId="647F5C14" w14:textId="68FE75EB"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1.5</w:t>
            </w:r>
            <w:r w:rsidRPr="006F1E80">
              <w:rPr>
                <w:rFonts w:ascii="Times New Roman" w:hAnsi="Times New Roman" w:cs="Times New Roman"/>
                <w:sz w:val="24"/>
                <w:szCs w:val="24"/>
                <w:vertAlign w:val="superscript"/>
              </w:rPr>
              <w:t>*</w:t>
            </w:r>
          </w:p>
        </w:tc>
        <w:tc>
          <w:tcPr>
            <w:tcW w:w="872" w:type="pct"/>
            <w:noWrap/>
          </w:tcPr>
          <w:p w14:paraId="04FC4542"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2</w:t>
            </w:r>
          </w:p>
        </w:tc>
        <w:tc>
          <w:tcPr>
            <w:tcW w:w="673" w:type="pct"/>
          </w:tcPr>
          <w:p w14:paraId="5CF9AE38" w14:textId="2A76C714"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580" w:type="pct"/>
          </w:tcPr>
          <w:p w14:paraId="44F14D88" w14:textId="733DCD6E"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c>
          <w:tcPr>
            <w:tcW w:w="718" w:type="pct"/>
          </w:tcPr>
          <w:p w14:paraId="783845A0" w14:textId="15C206D9"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w:t>
            </w:r>
            <w:r w:rsidRPr="006F1E80">
              <w:rPr>
                <w:rFonts w:ascii="Times New Roman" w:hAnsi="Times New Roman" w:cs="Times New Roman"/>
                <w:sz w:val="24"/>
                <w:szCs w:val="24"/>
                <w:vertAlign w:val="superscript"/>
              </w:rPr>
              <w:t>*</w:t>
            </w:r>
          </w:p>
        </w:tc>
      </w:tr>
      <w:tr w:rsidR="006F1E80" w:rsidRPr="006F1E80" w14:paraId="4AF2FAB2" w14:textId="77777777" w:rsidTr="0064459A">
        <w:trPr>
          <w:trHeight w:val="300"/>
          <w:jc w:val="center"/>
        </w:trPr>
        <w:tc>
          <w:tcPr>
            <w:cnfStyle w:val="001000000000" w:firstRow="0" w:lastRow="0" w:firstColumn="1" w:lastColumn="0" w:oddVBand="0" w:evenVBand="0" w:oddHBand="0" w:evenHBand="0" w:firstRowFirstColumn="0" w:firstRowLastColumn="0" w:lastRowFirstColumn="0" w:lastRowLastColumn="0"/>
            <w:tcW w:w="712" w:type="pct"/>
            <w:tcBorders>
              <w:bottom w:val="single" w:sz="12" w:space="0" w:color="auto"/>
            </w:tcBorders>
            <w:noWrap/>
            <w:hideMark/>
          </w:tcPr>
          <w:p w14:paraId="5E590C1F" w14:textId="61B7A640" w:rsidR="004D406A" w:rsidRPr="006F1E80" w:rsidRDefault="004D406A" w:rsidP="00841D84">
            <w:pPr>
              <w:rPr>
                <w:rFonts w:ascii="Times New Roman" w:eastAsia="Times New Roman" w:hAnsi="Times New Roman" w:cs="Times New Roman"/>
                <w:b w:val="0"/>
                <w:bCs w:val="0"/>
                <w:sz w:val="24"/>
                <w:szCs w:val="24"/>
                <w:lang w:val="en-US"/>
              </w:rPr>
            </w:pPr>
            <w:proofErr w:type="spellStart"/>
            <w:r w:rsidRPr="006F1E80">
              <w:rPr>
                <w:rFonts w:ascii="Times New Roman" w:hAnsi="Times New Roman" w:cs="Times New Roman"/>
                <w:b w:val="0"/>
                <w:bCs w:val="0"/>
                <w:sz w:val="24"/>
                <w:szCs w:val="24"/>
              </w:rPr>
              <w:t>XGBTree</w:t>
            </w:r>
            <w:proofErr w:type="spellEnd"/>
          </w:p>
        </w:tc>
        <w:tc>
          <w:tcPr>
            <w:tcW w:w="766" w:type="pct"/>
            <w:tcBorders>
              <w:bottom w:val="single" w:sz="12" w:space="0" w:color="auto"/>
            </w:tcBorders>
            <w:noWrap/>
          </w:tcPr>
          <w:p w14:paraId="1932E79E"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679" w:type="pct"/>
            <w:tcBorders>
              <w:bottom w:val="single" w:sz="12" w:space="0" w:color="auto"/>
            </w:tcBorders>
            <w:noWrap/>
          </w:tcPr>
          <w:p w14:paraId="50EC5085"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c>
          <w:tcPr>
            <w:tcW w:w="872" w:type="pct"/>
            <w:tcBorders>
              <w:bottom w:val="single" w:sz="12" w:space="0" w:color="auto"/>
            </w:tcBorders>
            <w:noWrap/>
          </w:tcPr>
          <w:p w14:paraId="14D9DA08"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673" w:type="pct"/>
            <w:tcBorders>
              <w:bottom w:val="single" w:sz="12" w:space="0" w:color="auto"/>
            </w:tcBorders>
          </w:tcPr>
          <w:p w14:paraId="048E24F9"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10</w:t>
            </w:r>
          </w:p>
        </w:tc>
        <w:tc>
          <w:tcPr>
            <w:tcW w:w="580" w:type="pct"/>
            <w:tcBorders>
              <w:bottom w:val="single" w:sz="12" w:space="0" w:color="auto"/>
            </w:tcBorders>
          </w:tcPr>
          <w:p w14:paraId="4AB98973"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9</w:t>
            </w:r>
          </w:p>
        </w:tc>
        <w:tc>
          <w:tcPr>
            <w:tcW w:w="718" w:type="pct"/>
            <w:tcBorders>
              <w:bottom w:val="single" w:sz="12" w:space="0" w:color="auto"/>
            </w:tcBorders>
          </w:tcPr>
          <w:p w14:paraId="4ADAE794" w14:textId="77777777" w:rsidR="004D406A" w:rsidRPr="006F1E80" w:rsidRDefault="004D406A" w:rsidP="00841D84">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rPr>
            </w:pPr>
            <w:r w:rsidRPr="006F1E80">
              <w:rPr>
                <w:rFonts w:ascii="Times New Roman" w:hAnsi="Times New Roman" w:cs="Times New Roman"/>
                <w:sz w:val="24"/>
                <w:szCs w:val="24"/>
              </w:rPr>
              <w:t>6</w:t>
            </w:r>
          </w:p>
        </w:tc>
      </w:tr>
    </w:tbl>
    <w:p w14:paraId="66886803" w14:textId="3825F0EA" w:rsidR="000D27DB" w:rsidRPr="006F1E80" w:rsidDel="00092831" w:rsidRDefault="000D27DB" w:rsidP="000D27DB">
      <w:pPr>
        <w:rPr>
          <w:del w:id="438" w:author="Ezekiel Ogundepo" w:date="2022-11-06T18:12:00Z"/>
          <w:rFonts w:ascii="Times New Roman" w:hAnsi="Times New Roman" w:cs="Times New Roman"/>
          <w:sz w:val="24"/>
          <w:szCs w:val="24"/>
        </w:rPr>
      </w:pPr>
    </w:p>
    <w:p w14:paraId="16C277DF" w14:textId="54E389AF" w:rsidR="0018584C" w:rsidRPr="00092831" w:rsidRDefault="00092831" w:rsidP="00092831">
      <w:pPr>
        <w:spacing w:before="240" w:line="360" w:lineRule="auto"/>
        <w:jc w:val="both"/>
        <w:rPr>
          <w:ins w:id="439" w:author="Ezekiel Ogundepo" w:date="2022-11-06T18:08:00Z"/>
          <w:rFonts w:ascii="Times New Roman" w:hAnsi="Times New Roman" w:cs="Times New Roman"/>
          <w:sz w:val="24"/>
          <w:szCs w:val="24"/>
          <w:vertAlign w:val="superscript"/>
          <w:rPrChange w:id="440" w:author="Ezekiel Ogundepo" w:date="2022-11-06T18:12:00Z">
            <w:rPr>
              <w:ins w:id="441" w:author="Ezekiel Ogundepo" w:date="2022-11-06T18:08:00Z"/>
              <w:rFonts w:ascii="Times New Roman" w:hAnsi="Times New Roman" w:cs="Times New Roman"/>
              <w:sz w:val="24"/>
              <w:szCs w:val="24"/>
            </w:rPr>
          </w:rPrChange>
        </w:rPr>
        <w:pPrChange w:id="442" w:author="Ezekiel Ogundepo" w:date="2022-11-06T18:12:00Z">
          <w:pPr>
            <w:spacing w:line="360" w:lineRule="auto"/>
            <w:jc w:val="both"/>
          </w:pPr>
        </w:pPrChange>
      </w:pPr>
      <w:ins w:id="443" w:author="Ezekiel Ogundepo" w:date="2022-11-06T18:12:00Z">
        <w:r>
          <w:rPr>
            <w:rFonts w:ascii="Times New Roman" w:hAnsi="Times New Roman" w:cs="Times New Roman"/>
            <w:sz w:val="24"/>
            <w:szCs w:val="24"/>
            <w:vertAlign w:val="superscript"/>
          </w:rPr>
          <w:t xml:space="preserve">N.B.: </w:t>
        </w:r>
      </w:ins>
      <w:moveToRangeStart w:id="444" w:author="Ezekiel Ogundepo" w:date="2022-11-06T18:10:00Z" w:name="move118650619"/>
      <w:moveTo w:id="445" w:author="Ezekiel Ogundepo" w:date="2022-11-06T18:10:00Z">
        <w:r w:rsidRPr="00092831">
          <w:rPr>
            <w:rFonts w:ascii="Times New Roman" w:hAnsi="Times New Roman" w:cs="Times New Roman"/>
            <w:sz w:val="24"/>
            <w:szCs w:val="24"/>
            <w:vertAlign w:val="superscript"/>
            <w:rPrChange w:id="446" w:author="Ezekiel Ogundepo" w:date="2022-11-06T18:12:00Z">
              <w:rPr>
                <w:rFonts w:ascii="Times New Roman" w:hAnsi="Times New Roman" w:cs="Times New Roman"/>
                <w:bCs/>
                <w:color w:val="FF0000"/>
              </w:rPr>
            </w:rPrChange>
          </w:rPr>
          <w:t>The summary of the prediction performances of all the classifiers on the test data by their median ranks. Models with the best predictive performance in ranks for each model’s assessment metric are asterisked.</w:t>
        </w:r>
      </w:moveTo>
      <w:moveToRangeEnd w:id="444"/>
    </w:p>
    <w:p w14:paraId="7FDC611D" w14:textId="2A7A0E84" w:rsidR="003D1FF2" w:rsidRPr="006F1E80" w:rsidRDefault="003D1FF2" w:rsidP="00292325">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From the </w:t>
      </w:r>
      <w:r w:rsidR="001F7F1E" w:rsidRPr="006F1E80">
        <w:rPr>
          <w:rFonts w:ascii="Times New Roman" w:hAnsi="Times New Roman" w:cs="Times New Roman"/>
          <w:sz w:val="24"/>
          <w:szCs w:val="24"/>
        </w:rPr>
        <w:t>different</w:t>
      </w:r>
      <w:r w:rsidRPr="006F1E80">
        <w:rPr>
          <w:rFonts w:ascii="Times New Roman" w:hAnsi="Times New Roman" w:cs="Times New Roman"/>
          <w:sz w:val="24"/>
          <w:szCs w:val="24"/>
        </w:rPr>
        <w:t xml:space="preserve"> results obtained </w:t>
      </w:r>
      <w:r w:rsidR="00391F3B" w:rsidRPr="006F1E80">
        <w:rPr>
          <w:rFonts w:ascii="Times New Roman" w:hAnsi="Times New Roman" w:cs="Times New Roman"/>
          <w:sz w:val="24"/>
          <w:szCs w:val="24"/>
        </w:rPr>
        <w:t xml:space="preserve">in </w:t>
      </w:r>
      <w:ins w:id="447" w:author="Ezekiel Ogundepo" w:date="2022-11-06T18:42:00Z">
        <w:r w:rsidR="002F770F">
          <w:rPr>
            <w:rFonts w:ascii="Times New Roman" w:hAnsi="Times New Roman" w:cs="Times New Roman"/>
            <w:sz w:val="24"/>
            <w:szCs w:val="24"/>
          </w:rPr>
          <w:t xml:space="preserve">Table </w:t>
        </w:r>
      </w:ins>
      <w:ins w:id="448" w:author="Ezekiel Ogundepo" w:date="2022-11-06T18:55:00Z">
        <w:r w:rsidR="00F161C9">
          <w:rPr>
            <w:rFonts w:ascii="Times New Roman" w:hAnsi="Times New Roman" w:cs="Times New Roman"/>
            <w:sz w:val="24"/>
            <w:szCs w:val="24"/>
          </w:rPr>
          <w:t>5</w:t>
        </w:r>
      </w:ins>
      <w:del w:id="449" w:author="Ezekiel Ogundepo" w:date="2022-11-06T18:42:00Z">
        <w:r w:rsidRPr="006F1E80" w:rsidDel="002F770F">
          <w:rPr>
            <w:rFonts w:ascii="Times New Roman" w:hAnsi="Times New Roman" w:cs="Times New Roman"/>
            <w:sz w:val="24"/>
            <w:szCs w:val="24"/>
          </w:rPr>
          <w:delText xml:space="preserve">Figures </w:delText>
        </w:r>
      </w:del>
      <w:del w:id="450" w:author="Ezekiel Ogundepo" w:date="2022-11-06T18:26:00Z">
        <w:r w:rsidRPr="006F1E80" w:rsidDel="006F1C28">
          <w:rPr>
            <w:rFonts w:ascii="Times New Roman" w:hAnsi="Times New Roman" w:cs="Times New Roman"/>
            <w:sz w:val="24"/>
            <w:szCs w:val="24"/>
          </w:rPr>
          <w:delText>4</w:delText>
        </w:r>
      </w:del>
      <w:del w:id="451" w:author="Ezekiel Ogundepo" w:date="2022-11-06T18:42:00Z">
        <w:r w:rsidRPr="006F1E80" w:rsidDel="002F770F">
          <w:rPr>
            <w:rFonts w:ascii="Times New Roman" w:hAnsi="Times New Roman" w:cs="Times New Roman"/>
            <w:sz w:val="24"/>
            <w:szCs w:val="24"/>
          </w:rPr>
          <w:delText xml:space="preserve"> to </w:delText>
        </w:r>
      </w:del>
      <w:del w:id="452" w:author="Ezekiel Ogundepo" w:date="2022-11-06T18:26:00Z">
        <w:r w:rsidRPr="006F1E80" w:rsidDel="006F1C28">
          <w:rPr>
            <w:rFonts w:ascii="Times New Roman" w:hAnsi="Times New Roman" w:cs="Times New Roman"/>
            <w:sz w:val="24"/>
            <w:szCs w:val="24"/>
          </w:rPr>
          <w:delText>9</w:delText>
        </w:r>
      </w:del>
      <w:r w:rsidRPr="006F1E80">
        <w:rPr>
          <w:rFonts w:ascii="Times New Roman" w:hAnsi="Times New Roman" w:cs="Times New Roman"/>
          <w:sz w:val="24"/>
          <w:szCs w:val="24"/>
        </w:rPr>
        <w:t xml:space="preserve">, it is </w:t>
      </w:r>
      <w:r w:rsidR="001F7F1E" w:rsidRPr="006F1E80">
        <w:rPr>
          <w:rFonts w:ascii="Times New Roman" w:hAnsi="Times New Roman" w:cs="Times New Roman"/>
          <w:sz w:val="24"/>
          <w:szCs w:val="24"/>
        </w:rPr>
        <w:t>pretty</w:t>
      </w:r>
      <w:r w:rsidRPr="006F1E80">
        <w:rPr>
          <w:rFonts w:ascii="Times New Roman" w:hAnsi="Times New Roman" w:cs="Times New Roman"/>
          <w:sz w:val="24"/>
          <w:szCs w:val="24"/>
        </w:rPr>
        <w:t xml:space="preserve"> clear that the best model that provided the best prediction performance among all the ten classifiers considered is the SVM. The SVM outperformed other classifiers, as evident by the </w:t>
      </w:r>
      <w:r w:rsidR="00F5411A" w:rsidRPr="006F1E80">
        <w:rPr>
          <w:rFonts w:ascii="Times New Roman" w:hAnsi="Times New Roman" w:cs="Times New Roman"/>
          <w:sz w:val="24"/>
          <w:szCs w:val="24"/>
        </w:rPr>
        <w:t>assessment metrics result</w:t>
      </w:r>
      <w:r w:rsidRPr="006F1E80">
        <w:rPr>
          <w:rFonts w:ascii="Times New Roman" w:hAnsi="Times New Roman" w:cs="Times New Roman"/>
          <w:sz w:val="24"/>
          <w:szCs w:val="24"/>
        </w:rPr>
        <w:t>s except for the Specificity where SVM came 2nd</w:t>
      </w:r>
      <w:del w:id="453" w:author="Ezekiel Ogundepo" w:date="2022-11-06T18:42:00Z">
        <w:r w:rsidRPr="006F1E80" w:rsidDel="002F770F">
          <w:rPr>
            <w:rFonts w:ascii="Times New Roman" w:hAnsi="Times New Roman" w:cs="Times New Roman"/>
            <w:sz w:val="24"/>
            <w:szCs w:val="24"/>
          </w:rPr>
          <w:delText xml:space="preserve">, as shown in </w:delText>
        </w:r>
        <w:r w:rsidR="002E03BE" w:rsidRPr="006F1E80" w:rsidDel="002F770F">
          <w:rPr>
            <w:rFonts w:ascii="Times New Roman" w:hAnsi="Times New Roman" w:cs="Times New Roman"/>
            <w:sz w:val="24"/>
            <w:szCs w:val="24"/>
          </w:rPr>
          <w:delText xml:space="preserve">Figure </w:delText>
        </w:r>
      </w:del>
      <w:del w:id="454" w:author="Ezekiel Ogundepo" w:date="2022-11-06T18:28:00Z">
        <w:r w:rsidR="002E03BE" w:rsidRPr="006F1E80" w:rsidDel="006F1C28">
          <w:rPr>
            <w:rFonts w:ascii="Times New Roman" w:hAnsi="Times New Roman" w:cs="Times New Roman"/>
            <w:sz w:val="24"/>
            <w:szCs w:val="24"/>
          </w:rPr>
          <w:delText>6</w:delText>
        </w:r>
      </w:del>
      <w:r w:rsidRPr="006F1E80">
        <w:rPr>
          <w:rFonts w:ascii="Times New Roman" w:hAnsi="Times New Roman" w:cs="Times New Roman"/>
          <w:sz w:val="24"/>
          <w:szCs w:val="24"/>
        </w:rPr>
        <w:t xml:space="preserve">.   </w:t>
      </w:r>
    </w:p>
    <w:p w14:paraId="440EEBF2" w14:textId="7AA24942" w:rsidR="002C21AF" w:rsidRPr="006F1E80" w:rsidRDefault="00BB2332" w:rsidP="00BB2332">
      <w:pPr>
        <w:pStyle w:val="Heading2"/>
        <w:rPr>
          <w:b/>
          <w:bCs w:val="0"/>
        </w:rPr>
      </w:pPr>
      <w:r w:rsidRPr="006F1E80">
        <w:rPr>
          <w:b/>
          <w:bCs w:val="0"/>
        </w:rPr>
        <w:t>3.3</w:t>
      </w:r>
      <w:r w:rsidRPr="006F1E80">
        <w:rPr>
          <w:b/>
          <w:bCs w:val="0"/>
        </w:rPr>
        <w:tab/>
      </w:r>
      <w:r w:rsidR="007579BF" w:rsidRPr="006F1E80">
        <w:rPr>
          <w:b/>
          <w:bCs w:val="0"/>
        </w:rPr>
        <w:t>Validation Results</w:t>
      </w:r>
    </w:p>
    <w:p w14:paraId="5AF41667" w14:textId="5434C9D3"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As remarked in </w:t>
      </w:r>
      <w:ins w:id="455" w:author="Ezekiel Ogundepo" w:date="2022-11-06T18:36:00Z">
        <w:r w:rsidR="00DB27E8" w:rsidRPr="00DB27E8">
          <w:rPr>
            <w:rFonts w:ascii="Times New Roman" w:hAnsi="Times New Roman" w:cs="Times New Roman"/>
            <w:sz w:val="24"/>
            <w:szCs w:val="24"/>
            <w:rPrChange w:id="456" w:author="Ezekiel Ogundepo" w:date="2022-11-06T18:36:00Z">
              <w:rPr>
                <w:rFonts w:ascii="Times New Roman" w:hAnsi="Times New Roman" w:cs="Times New Roman"/>
                <w:sz w:val="24"/>
                <w:szCs w:val="24"/>
              </w:rPr>
            </w:rPrChange>
          </w:rPr>
          <w:fldChar w:fldCharType="begin"/>
        </w:r>
      </w:ins>
      <w:ins w:id="457" w:author="Ezekiel Ogundepo" w:date="2022-11-06T18:37:00Z">
        <w:r w:rsidR="00DB27E8">
          <w:rPr>
            <w:rFonts w:ascii="Times New Roman" w:hAnsi="Times New Roman" w:cs="Times New Roman"/>
            <w:sz w:val="24"/>
            <w:szCs w:val="24"/>
          </w:rPr>
          <w:instrText>HYPERLINK  \l "_2.1.1_The_Training"</w:instrText>
        </w:r>
        <w:r w:rsidR="00DB27E8" w:rsidRPr="00DB27E8">
          <w:rPr>
            <w:rFonts w:ascii="Times New Roman" w:hAnsi="Times New Roman" w:cs="Times New Roman"/>
            <w:sz w:val="24"/>
            <w:szCs w:val="24"/>
            <w:rPrChange w:id="458" w:author="Ezekiel Ogundepo" w:date="2022-11-06T18:36:00Z">
              <w:rPr>
                <w:rFonts w:ascii="Times New Roman" w:hAnsi="Times New Roman" w:cs="Times New Roman"/>
                <w:sz w:val="24"/>
                <w:szCs w:val="24"/>
              </w:rPr>
            </w:rPrChange>
          </w:rPr>
        </w:r>
      </w:ins>
      <w:ins w:id="459" w:author="Ezekiel Ogundepo" w:date="2022-11-06T18:36:00Z">
        <w:r w:rsidR="00DB27E8" w:rsidRPr="00DB27E8">
          <w:rPr>
            <w:rFonts w:ascii="Times New Roman" w:hAnsi="Times New Roman" w:cs="Times New Roman"/>
            <w:sz w:val="24"/>
            <w:szCs w:val="24"/>
            <w:rPrChange w:id="460" w:author="Ezekiel Ogundepo" w:date="2022-11-06T18:36:00Z">
              <w:rPr>
                <w:rFonts w:ascii="Times New Roman" w:hAnsi="Times New Roman" w:cs="Times New Roman"/>
                <w:sz w:val="24"/>
                <w:szCs w:val="24"/>
              </w:rPr>
            </w:rPrChange>
          </w:rPr>
          <w:fldChar w:fldCharType="separate"/>
        </w:r>
      </w:ins>
      <w:ins w:id="461" w:author="Ezekiel Ogundepo" w:date="2022-11-06T18:37:00Z">
        <w:r w:rsidR="00DB27E8">
          <w:rPr>
            <w:rStyle w:val="Hyperlink"/>
            <w:rFonts w:ascii="Times New Roman" w:hAnsi="Times New Roman" w:cs="Times New Roman"/>
            <w:color w:val="auto"/>
            <w:sz w:val="24"/>
            <w:szCs w:val="24"/>
            <w:u w:val="none"/>
          </w:rPr>
          <w:t>section 2.1.1</w:t>
        </w:r>
      </w:ins>
      <w:ins w:id="462" w:author="Ezekiel Ogundepo" w:date="2022-11-06T18:36:00Z">
        <w:r w:rsidR="00DB27E8" w:rsidRPr="00DB27E8">
          <w:rPr>
            <w:rFonts w:ascii="Times New Roman" w:hAnsi="Times New Roman" w:cs="Times New Roman"/>
            <w:sz w:val="24"/>
            <w:szCs w:val="24"/>
            <w:rPrChange w:id="463" w:author="Ezekiel Ogundepo" w:date="2022-11-06T18:36:00Z">
              <w:rPr>
                <w:rFonts w:ascii="Times New Roman" w:hAnsi="Times New Roman" w:cs="Times New Roman"/>
                <w:sz w:val="24"/>
                <w:szCs w:val="24"/>
              </w:rPr>
            </w:rPrChange>
          </w:rPr>
          <w:fldChar w:fldCharType="end"/>
        </w:r>
      </w:ins>
      <w:r w:rsidRPr="00FA4425">
        <w:rPr>
          <w:rFonts w:ascii="Times New Roman" w:hAnsi="Times New Roman" w:cs="Times New Roman"/>
          <w:sz w:val="24"/>
          <w:szCs w:val="24"/>
          <w:rPrChange w:id="464" w:author="Ezekiel Ogundepo" w:date="2022-11-06T18:35:00Z">
            <w:rPr>
              <w:rFonts w:ascii="Times New Roman" w:hAnsi="Times New Roman" w:cs="Times New Roman"/>
              <w:sz w:val="24"/>
              <w:szCs w:val="24"/>
            </w:rPr>
          </w:rPrChange>
        </w:rPr>
        <w:t xml:space="preserve">, </w:t>
      </w:r>
      <w:r w:rsidRPr="006F1E80">
        <w:rPr>
          <w:rFonts w:ascii="Times New Roman" w:hAnsi="Times New Roman" w:cs="Times New Roman"/>
          <w:sz w:val="24"/>
          <w:szCs w:val="24"/>
        </w:rPr>
        <w:t xml:space="preserve">we validated the classification results obtained from the ten models fitted to the Cleveland data using the </w:t>
      </w:r>
      <w:proofErr w:type="spellStart"/>
      <w:r w:rsidRPr="006F1E80">
        <w:rPr>
          <w:rFonts w:ascii="Times New Roman" w:hAnsi="Times New Roman" w:cs="Times New Roman"/>
          <w:sz w:val="24"/>
          <w:szCs w:val="24"/>
        </w:rPr>
        <w:t>Statlog</w:t>
      </w:r>
      <w:proofErr w:type="spellEnd"/>
      <w:r w:rsidRPr="006F1E80">
        <w:rPr>
          <w:rFonts w:ascii="Times New Roman" w:hAnsi="Times New Roman" w:cs="Times New Roman"/>
          <w:sz w:val="24"/>
          <w:szCs w:val="24"/>
        </w:rPr>
        <w:t xml:space="preserve"> data. </w:t>
      </w:r>
    </w:p>
    <w:p w14:paraId="0DEEE18F" w14:textId="0777B102" w:rsidR="00FB40DB" w:rsidRPr="006F1E80" w:rsidRDefault="00FB40DB" w:rsidP="00FB40DB">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The results obtained from the test data showed that the best classifier chosen by all the models</w:t>
      </w:r>
      <w:r w:rsidR="00373200" w:rsidRPr="006F1E80">
        <w:rPr>
          <w:rFonts w:ascii="Times New Roman" w:hAnsi="Times New Roman" w:cs="Times New Roman"/>
          <w:sz w:val="24"/>
          <w:szCs w:val="24"/>
        </w:rPr>
        <w:t>’</w:t>
      </w:r>
      <w:r w:rsidRPr="006F1E80">
        <w:rPr>
          <w:rFonts w:ascii="Times New Roman" w:hAnsi="Times New Roman" w:cs="Times New Roman"/>
          <w:sz w:val="24"/>
          <w:szCs w:val="24"/>
        </w:rPr>
        <w:t xml:space="preserve"> assessment criteria adopted in this study is the SVM. This final chosen model (SVM) prediction performance, as reported in </w:t>
      </w:r>
      <w:r w:rsidR="00A84F68" w:rsidRPr="006F1E80">
        <w:rPr>
          <w:rFonts w:ascii="Times New Roman" w:hAnsi="Times New Roman" w:cs="Times New Roman"/>
          <w:sz w:val="24"/>
          <w:szCs w:val="24"/>
        </w:rPr>
        <w:t>Figure</w:t>
      </w:r>
      <w:r w:rsidR="001F7F1E" w:rsidRPr="006F1E80">
        <w:rPr>
          <w:rFonts w:ascii="Times New Roman" w:hAnsi="Times New Roman" w:cs="Times New Roman"/>
          <w:sz w:val="24"/>
          <w:szCs w:val="24"/>
        </w:rPr>
        <w:t>s</w:t>
      </w:r>
      <w:r w:rsidRPr="006F1E80">
        <w:rPr>
          <w:rFonts w:ascii="Times New Roman" w:hAnsi="Times New Roman" w:cs="Times New Roman"/>
          <w:sz w:val="24"/>
          <w:szCs w:val="24"/>
        </w:rPr>
        <w:t xml:space="preserve"> </w:t>
      </w:r>
      <w:ins w:id="465" w:author="Ezekiel Ogundepo" w:date="2022-11-06T18:38:00Z">
        <w:r w:rsidR="002F770F" w:rsidRPr="002F770F">
          <w:rPr>
            <w:rFonts w:ascii="Times New Roman" w:hAnsi="Times New Roman" w:cs="Times New Roman"/>
            <w:sz w:val="24"/>
            <w:szCs w:val="24"/>
            <w:rPrChange w:id="466" w:author="Ezekiel Ogundepo" w:date="2022-11-06T18:41:00Z">
              <w:rPr>
                <w:rFonts w:ascii="Times New Roman" w:hAnsi="Times New Roman" w:cs="Times New Roman"/>
                <w:sz w:val="24"/>
                <w:szCs w:val="24"/>
                <w:highlight w:val="yellow"/>
              </w:rPr>
            </w:rPrChange>
          </w:rPr>
          <w:t>6</w:t>
        </w:r>
      </w:ins>
      <w:del w:id="467" w:author="Ezekiel Ogundepo" w:date="2022-11-06T18:38:00Z">
        <w:r w:rsidR="00A84F68" w:rsidRPr="002F770F" w:rsidDel="002F770F">
          <w:rPr>
            <w:rFonts w:ascii="Times New Roman" w:hAnsi="Times New Roman" w:cs="Times New Roman"/>
            <w:sz w:val="24"/>
            <w:szCs w:val="24"/>
            <w:rPrChange w:id="468" w:author="Ezekiel Ogundepo" w:date="2022-11-06T18:41:00Z">
              <w:rPr>
                <w:rFonts w:ascii="Times New Roman" w:hAnsi="Times New Roman" w:cs="Times New Roman"/>
                <w:sz w:val="24"/>
                <w:szCs w:val="24"/>
              </w:rPr>
            </w:rPrChange>
          </w:rPr>
          <w:delText>4</w:delText>
        </w:r>
      </w:del>
      <w:r w:rsidRPr="002F770F">
        <w:rPr>
          <w:rFonts w:ascii="Times New Roman" w:hAnsi="Times New Roman" w:cs="Times New Roman"/>
          <w:sz w:val="24"/>
          <w:szCs w:val="24"/>
          <w:rPrChange w:id="469" w:author="Ezekiel Ogundepo" w:date="2022-11-06T18:41:00Z">
            <w:rPr>
              <w:rFonts w:ascii="Times New Roman" w:hAnsi="Times New Roman" w:cs="Times New Roman"/>
              <w:sz w:val="24"/>
              <w:szCs w:val="24"/>
            </w:rPr>
          </w:rPrChange>
        </w:rPr>
        <w:t xml:space="preserve"> to 1</w:t>
      </w:r>
      <w:del w:id="470" w:author="Ezekiel Ogundepo" w:date="2022-11-06T18:38:00Z">
        <w:r w:rsidR="00A84F68" w:rsidRPr="002F770F" w:rsidDel="002F770F">
          <w:rPr>
            <w:rFonts w:ascii="Times New Roman" w:hAnsi="Times New Roman" w:cs="Times New Roman"/>
            <w:sz w:val="24"/>
            <w:szCs w:val="24"/>
            <w:rPrChange w:id="471" w:author="Ezekiel Ogundepo" w:date="2022-11-06T18:41:00Z">
              <w:rPr>
                <w:rFonts w:ascii="Times New Roman" w:hAnsi="Times New Roman" w:cs="Times New Roman"/>
                <w:sz w:val="24"/>
                <w:szCs w:val="24"/>
              </w:rPr>
            </w:rPrChange>
          </w:rPr>
          <w:delText>0</w:delText>
        </w:r>
      </w:del>
      <w:ins w:id="472" w:author="Ezekiel Ogundepo" w:date="2022-11-06T18:39:00Z">
        <w:r w:rsidR="002F770F" w:rsidRPr="002F770F">
          <w:rPr>
            <w:rFonts w:ascii="Times New Roman" w:hAnsi="Times New Roman" w:cs="Times New Roman"/>
            <w:sz w:val="24"/>
            <w:szCs w:val="24"/>
            <w:rPrChange w:id="473" w:author="Ezekiel Ogundepo" w:date="2022-11-06T18:41:00Z">
              <w:rPr>
                <w:rFonts w:ascii="Times New Roman" w:hAnsi="Times New Roman" w:cs="Times New Roman"/>
                <w:sz w:val="24"/>
                <w:szCs w:val="24"/>
              </w:rPr>
            </w:rPrChange>
          </w:rPr>
          <w:t>1</w:t>
        </w:r>
      </w:ins>
      <w:ins w:id="474" w:author="Ezekiel Ogundepo" w:date="2022-11-06T18:43:00Z">
        <w:r w:rsidR="00EC395A">
          <w:rPr>
            <w:rFonts w:ascii="Times New Roman" w:hAnsi="Times New Roman" w:cs="Times New Roman"/>
            <w:sz w:val="24"/>
            <w:szCs w:val="24"/>
          </w:rPr>
          <w:t xml:space="preserve"> and whose median</w:t>
        </w:r>
      </w:ins>
      <w:ins w:id="475" w:author="Ezekiel Ogundepo" w:date="2022-11-06T18:48:00Z">
        <w:r w:rsidR="00EC395A">
          <w:rPr>
            <w:rFonts w:ascii="Times New Roman" w:hAnsi="Times New Roman" w:cs="Times New Roman"/>
            <w:sz w:val="24"/>
            <w:szCs w:val="24"/>
          </w:rPr>
          <w:t xml:space="preserve"> rank</w:t>
        </w:r>
      </w:ins>
      <w:ins w:id="476" w:author="Ezekiel Ogundepo" w:date="2022-11-06T18:43:00Z">
        <w:r w:rsidR="00EC395A">
          <w:rPr>
            <w:rFonts w:ascii="Times New Roman" w:hAnsi="Times New Roman" w:cs="Times New Roman"/>
            <w:sz w:val="24"/>
            <w:szCs w:val="24"/>
          </w:rPr>
          <w:t xml:space="preserve"> report is </w:t>
        </w:r>
      </w:ins>
      <w:ins w:id="477" w:author="Ezekiel Ogundepo" w:date="2022-11-06T18:44:00Z">
        <w:r w:rsidR="00EC395A">
          <w:rPr>
            <w:rFonts w:ascii="Times New Roman" w:hAnsi="Times New Roman" w:cs="Times New Roman"/>
            <w:sz w:val="24"/>
            <w:szCs w:val="24"/>
          </w:rPr>
          <w:t xml:space="preserve">in Table </w:t>
        </w:r>
      </w:ins>
      <w:ins w:id="478" w:author="Ezekiel Ogundepo" w:date="2022-11-06T18:55:00Z">
        <w:r w:rsidR="00F161C9">
          <w:rPr>
            <w:rFonts w:ascii="Times New Roman" w:hAnsi="Times New Roman" w:cs="Times New Roman"/>
            <w:sz w:val="24"/>
            <w:szCs w:val="24"/>
          </w:rPr>
          <w:t>5</w:t>
        </w:r>
      </w:ins>
      <w:del w:id="479" w:author="Ezekiel Ogundepo" w:date="2022-11-06T18:43:00Z">
        <w:r w:rsidRPr="006F1E80" w:rsidDel="00EC395A">
          <w:rPr>
            <w:rFonts w:ascii="Times New Roman" w:hAnsi="Times New Roman" w:cs="Times New Roman"/>
            <w:sz w:val="24"/>
            <w:szCs w:val="24"/>
          </w:rPr>
          <w:delText>,</w:delText>
        </w:r>
      </w:del>
      <w:r w:rsidRPr="006F1E80">
        <w:rPr>
          <w:rFonts w:ascii="Times New Roman" w:hAnsi="Times New Roman" w:cs="Times New Roman"/>
          <w:sz w:val="24"/>
          <w:szCs w:val="24"/>
        </w:rPr>
        <w:t xml:space="preserve"> revealed that the SVM yielded good predictive </w:t>
      </w:r>
      <w:r w:rsidR="004F5BF9" w:rsidRPr="006F1E80">
        <w:rPr>
          <w:rFonts w:ascii="Times New Roman" w:hAnsi="Times New Roman" w:cs="Times New Roman"/>
          <w:sz w:val="24"/>
          <w:szCs w:val="24"/>
        </w:rPr>
        <w:t xml:space="preserve">evaluation </w:t>
      </w:r>
      <w:r w:rsidRPr="006F1E80">
        <w:rPr>
          <w:rFonts w:ascii="Times New Roman" w:hAnsi="Times New Roman" w:cs="Times New Roman"/>
          <w:sz w:val="24"/>
          <w:szCs w:val="24"/>
        </w:rPr>
        <w:t>results with 85% Accuracy, 87% Precision, 82% Sensitivity, 88% Specificity, 91% AUC, and 38% Log-Loss value.</w:t>
      </w:r>
    </w:p>
    <w:p w14:paraId="4949364C" w14:textId="7CCA29C4" w:rsidR="00E313EF" w:rsidRPr="006F1E80" w:rsidRDefault="001D528A" w:rsidP="00F5411A">
      <w:pPr>
        <w:spacing w:line="360" w:lineRule="auto"/>
        <w:jc w:val="both"/>
        <w:rPr>
          <w:rFonts w:ascii="Times New Roman" w:hAnsi="Times New Roman" w:cs="Times New Roman"/>
          <w:sz w:val="24"/>
          <w:szCs w:val="24"/>
        </w:rPr>
      </w:pPr>
      <w:del w:id="480" w:author="Ezekiel Ogundepo" w:date="2022-11-06T18:41:00Z">
        <w:r w:rsidRPr="006F1E80" w:rsidDel="002F770F">
          <w:rPr>
            <w:rStyle w:val="Hyperlink"/>
            <w:rFonts w:ascii="Times New Roman" w:hAnsi="Times New Roman" w:cs="Times New Roman"/>
            <w:color w:val="auto"/>
            <w:sz w:val="24"/>
            <w:szCs w:val="24"/>
            <w:u w:val="none"/>
          </w:rPr>
          <w:delText>Prediction results from the validation data showed that the best-chosen model (SVM) yielded an accuracy of 87.04%, Precision of 85.1%, Sensitivity of 85.8%, Specificity of 88%, AUC of 93%, Logloss of 36.1%, and F1-score of 85.5%</w:delText>
        </w:r>
        <w:r w:rsidR="00F5411A" w:rsidRPr="006F1E80" w:rsidDel="002F770F">
          <w:rPr>
            <w:rStyle w:val="Hyperlink"/>
            <w:rFonts w:ascii="Times New Roman" w:hAnsi="Times New Roman" w:cs="Times New Roman"/>
            <w:color w:val="auto"/>
            <w:sz w:val="24"/>
            <w:szCs w:val="24"/>
            <w:u w:val="none"/>
          </w:rPr>
          <w:delText xml:space="preserve"> as shown in Figure 1</w:delText>
        </w:r>
      </w:del>
      <w:del w:id="481" w:author="Ezekiel Ogundepo" w:date="2022-11-06T18:40:00Z">
        <w:r w:rsidR="00F5411A" w:rsidRPr="006F1E80" w:rsidDel="002F770F">
          <w:rPr>
            <w:rStyle w:val="Hyperlink"/>
            <w:rFonts w:ascii="Times New Roman" w:hAnsi="Times New Roman" w:cs="Times New Roman"/>
            <w:color w:val="auto"/>
            <w:sz w:val="24"/>
            <w:szCs w:val="24"/>
            <w:u w:val="none"/>
          </w:rPr>
          <w:delText>0</w:delText>
        </w:r>
      </w:del>
      <w:del w:id="482" w:author="Ezekiel Ogundepo" w:date="2022-11-06T18:41:00Z">
        <w:r w:rsidRPr="006F1E80" w:rsidDel="002F770F">
          <w:rPr>
            <w:rStyle w:val="Hyperlink"/>
            <w:rFonts w:ascii="Times New Roman" w:hAnsi="Times New Roman" w:cs="Times New Roman"/>
            <w:color w:val="auto"/>
            <w:sz w:val="24"/>
            <w:szCs w:val="24"/>
            <w:u w:val="none"/>
          </w:rPr>
          <w:delText xml:space="preserve">. These prediction results are </w:delText>
        </w:r>
        <w:r w:rsidR="00F5411A" w:rsidRPr="006F1E80" w:rsidDel="002F770F">
          <w:rPr>
            <w:rStyle w:val="Hyperlink"/>
            <w:rFonts w:ascii="Times New Roman" w:hAnsi="Times New Roman" w:cs="Times New Roman"/>
            <w:color w:val="auto"/>
            <w:sz w:val="24"/>
            <w:szCs w:val="24"/>
            <w:u w:val="none"/>
          </w:rPr>
          <w:delText>similar to the SVM model results on the test data, as reported earlier</w:delText>
        </w:r>
        <w:r w:rsidRPr="006F1E80" w:rsidDel="002F770F">
          <w:rPr>
            <w:rStyle w:val="Hyperlink"/>
            <w:rFonts w:ascii="Times New Roman" w:hAnsi="Times New Roman" w:cs="Times New Roman"/>
            <w:color w:val="auto"/>
            <w:sz w:val="24"/>
            <w:szCs w:val="24"/>
            <w:u w:val="none"/>
          </w:rPr>
          <w:delText>.</w:delText>
        </w:r>
      </w:del>
      <w:r w:rsidR="00E313EF" w:rsidRPr="006F1E80">
        <w:rPr>
          <w:rFonts w:ascii="Times New Roman" w:hAnsi="Times New Roman" w:cs="Times New Roman"/>
          <w:b/>
          <w:noProof/>
          <w:sz w:val="24"/>
          <w:szCs w:val="24"/>
          <w:lang w:val="en-US"/>
        </w:rPr>
        <mc:AlternateContent>
          <mc:Choice Requires="wpg">
            <w:drawing>
              <wp:anchor distT="0" distB="0" distL="114300" distR="114300" simplePos="0" relativeHeight="251666432" behindDoc="0" locked="0" layoutInCell="1" allowOverlap="1" wp14:anchorId="5886FA54" wp14:editId="5C8E1F6A">
                <wp:simplePos x="0" y="0"/>
                <wp:positionH relativeFrom="column">
                  <wp:posOffset>101600</wp:posOffset>
                </wp:positionH>
                <wp:positionV relativeFrom="paragraph">
                  <wp:posOffset>135890</wp:posOffset>
                </wp:positionV>
                <wp:extent cx="5429250" cy="3282950"/>
                <wp:effectExtent l="0" t="0" r="0" b="0"/>
                <wp:wrapThrough wrapText="bothSides">
                  <wp:wrapPolygon edited="0">
                    <wp:start x="0" y="0"/>
                    <wp:lineTo x="0" y="21433"/>
                    <wp:lineTo x="21524" y="21433"/>
                    <wp:lineTo x="21524" y="0"/>
                    <wp:lineTo x="0" y="0"/>
                  </wp:wrapPolygon>
                </wp:wrapThrough>
                <wp:docPr id="2" name="Group 2"/>
                <wp:cNvGraphicFramePr/>
                <a:graphic xmlns:a="http://schemas.openxmlformats.org/drawingml/2006/main">
                  <a:graphicData uri="http://schemas.microsoft.com/office/word/2010/wordprocessingGroup">
                    <wpg:wgp>
                      <wpg:cNvGrpSpPr/>
                      <wpg:grpSpPr>
                        <a:xfrm>
                          <a:off x="0" y="0"/>
                          <a:ext cx="5429250" cy="3282950"/>
                          <a:chOff x="0" y="0"/>
                          <a:chExt cx="5923915" cy="3726180"/>
                        </a:xfrm>
                      </wpg:grpSpPr>
                      <pic:pic xmlns:pic="http://schemas.openxmlformats.org/drawingml/2006/picture">
                        <pic:nvPicPr>
                          <pic:cNvPr id="12" name="Picture 12"/>
                          <pic:cNvPicPr>
                            <a:picLocks noChangeAspect="1"/>
                          </pic:cNvPicPr>
                        </pic:nvPicPr>
                        <pic:blipFill rotWithShape="1">
                          <a:blip r:embed="rId48" cstate="print">
                            <a:extLst>
                              <a:ext uri="{28A0092B-C50C-407E-A947-70E740481C1C}">
                                <a14:useLocalDpi xmlns:a14="http://schemas.microsoft.com/office/drawing/2010/main" val="0"/>
                              </a:ext>
                            </a:extLst>
                          </a:blip>
                          <a:srcRect l="1923" t="6604" r="4327" b="35143"/>
                          <a:stretch/>
                        </pic:blipFill>
                        <pic:spPr bwMode="auto">
                          <a:xfrm>
                            <a:off x="0" y="0"/>
                            <a:ext cx="5922010" cy="25520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 name="Picture 1"/>
                          <pic:cNvPicPr>
                            <a:picLocks noChangeAspect="1"/>
                          </pic:cNvPicPr>
                        </pic:nvPicPr>
                        <pic:blipFill rotWithShape="1">
                          <a:blip r:embed="rId49" cstate="print">
                            <a:extLst>
                              <a:ext uri="{28A0092B-C50C-407E-A947-70E740481C1C}">
                                <a14:useLocalDpi xmlns:a14="http://schemas.microsoft.com/office/drawing/2010/main" val="0"/>
                              </a:ext>
                            </a:extLst>
                          </a:blip>
                          <a:srcRect l="1923" t="71161" r="4327" b="2712"/>
                          <a:stretch/>
                        </pic:blipFill>
                        <pic:spPr bwMode="auto">
                          <a:xfrm>
                            <a:off x="0" y="2581275"/>
                            <a:ext cx="5923915" cy="114490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B6A1663" id="Group 2" o:spid="_x0000_s1026" style="position:absolute;margin-left:8pt;margin-top:10.7pt;width:427.5pt;height:258.5pt;z-index:251666432;mso-width-relative:margin;mso-height-relative:margin" coordsize="59239,37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">
                <v:shape id="Picture 12" o:spid="_x0000_s1027" type="#_x0000_t75" style="position:absolute;width:59220;height:255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">
                  <v:imagedata r:id="rId50" o:title="" croptop="4328f" cropbottom="23031f" cropleft="1260f" cropright="2836f"/>
                </v:shape>
                <v:shape id="Picture 1" o:spid="_x0000_s1028" type="#_x0000_t75" style="position:absolute;top:25812;width:59239;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">
                  <v:imagedata r:id="rId51" o:title="" croptop="46636f" cropbottom="1777f" cropleft="1260f" cropright="2836f"/>
                </v:shape>
                <w10:wrap type="through"/>
              </v:group>
            </w:pict>
          </mc:Fallback>
        </mc:AlternateContent>
      </w:r>
    </w:p>
    <w:p w14:paraId="47AD70FE" w14:textId="77777777" w:rsidR="00ED4705" w:rsidRDefault="00ED4705" w:rsidP="00F5411A">
      <w:pPr>
        <w:spacing w:line="360" w:lineRule="auto"/>
        <w:jc w:val="both"/>
        <w:rPr>
          <w:rFonts w:ascii="Times New Roman" w:hAnsi="Times New Roman" w:cs="Times New Roman"/>
          <w:b/>
          <w:noProof/>
        </w:rPr>
      </w:pPr>
    </w:p>
    <w:p w14:paraId="6C127442" w14:textId="77777777" w:rsidR="00ED4705" w:rsidRDefault="00ED4705" w:rsidP="00F5411A">
      <w:pPr>
        <w:spacing w:line="360" w:lineRule="auto"/>
        <w:jc w:val="both"/>
        <w:rPr>
          <w:rFonts w:ascii="Times New Roman" w:hAnsi="Times New Roman" w:cs="Times New Roman"/>
          <w:b/>
          <w:noProof/>
        </w:rPr>
      </w:pPr>
    </w:p>
    <w:p w14:paraId="5E2FA087" w14:textId="77777777" w:rsidR="00ED4705" w:rsidRDefault="00ED4705" w:rsidP="00F5411A">
      <w:pPr>
        <w:spacing w:line="360" w:lineRule="auto"/>
        <w:jc w:val="both"/>
        <w:rPr>
          <w:rFonts w:ascii="Times New Roman" w:hAnsi="Times New Roman" w:cs="Times New Roman"/>
          <w:b/>
          <w:noProof/>
        </w:rPr>
      </w:pPr>
    </w:p>
    <w:p w14:paraId="5B0BBB25" w14:textId="77777777" w:rsidR="00ED4705" w:rsidRDefault="00ED4705" w:rsidP="00F5411A">
      <w:pPr>
        <w:spacing w:line="360" w:lineRule="auto"/>
        <w:jc w:val="both"/>
        <w:rPr>
          <w:rFonts w:ascii="Times New Roman" w:hAnsi="Times New Roman" w:cs="Times New Roman"/>
          <w:b/>
          <w:noProof/>
        </w:rPr>
      </w:pPr>
    </w:p>
    <w:p w14:paraId="56ACF875" w14:textId="77777777" w:rsidR="00ED4705" w:rsidRDefault="00ED4705" w:rsidP="00F5411A">
      <w:pPr>
        <w:spacing w:line="360" w:lineRule="auto"/>
        <w:jc w:val="both"/>
        <w:rPr>
          <w:rFonts w:ascii="Times New Roman" w:hAnsi="Times New Roman" w:cs="Times New Roman"/>
          <w:b/>
          <w:noProof/>
        </w:rPr>
      </w:pPr>
    </w:p>
    <w:p w14:paraId="3FD2DC6F" w14:textId="77777777" w:rsidR="00ED4705" w:rsidRDefault="00ED4705" w:rsidP="00F5411A">
      <w:pPr>
        <w:spacing w:line="360" w:lineRule="auto"/>
        <w:jc w:val="both"/>
        <w:rPr>
          <w:rFonts w:ascii="Times New Roman" w:hAnsi="Times New Roman" w:cs="Times New Roman"/>
          <w:b/>
          <w:noProof/>
        </w:rPr>
      </w:pPr>
    </w:p>
    <w:p w14:paraId="43DB1188" w14:textId="77777777" w:rsidR="00ED4705" w:rsidRDefault="00ED4705" w:rsidP="00F5411A">
      <w:pPr>
        <w:spacing w:line="360" w:lineRule="auto"/>
        <w:jc w:val="both"/>
        <w:rPr>
          <w:rFonts w:ascii="Times New Roman" w:hAnsi="Times New Roman" w:cs="Times New Roman"/>
          <w:b/>
          <w:noProof/>
        </w:rPr>
      </w:pPr>
    </w:p>
    <w:p w14:paraId="15C012D7" w14:textId="77777777" w:rsidR="00ED4705" w:rsidRDefault="00ED4705" w:rsidP="00F5411A">
      <w:pPr>
        <w:spacing w:line="360" w:lineRule="auto"/>
        <w:jc w:val="both"/>
        <w:rPr>
          <w:rFonts w:ascii="Times New Roman" w:hAnsi="Times New Roman" w:cs="Times New Roman"/>
          <w:b/>
          <w:noProof/>
        </w:rPr>
      </w:pPr>
    </w:p>
    <w:p w14:paraId="73A56FDA" w14:textId="77777777" w:rsidR="00ED4705" w:rsidRDefault="00ED4705" w:rsidP="00F5411A">
      <w:pPr>
        <w:spacing w:line="360" w:lineRule="auto"/>
        <w:jc w:val="both"/>
        <w:rPr>
          <w:rFonts w:ascii="Times New Roman" w:hAnsi="Times New Roman" w:cs="Times New Roman"/>
          <w:b/>
          <w:noProof/>
        </w:rPr>
      </w:pPr>
    </w:p>
    <w:p w14:paraId="00180165" w14:textId="4ACC7084" w:rsidR="00ED4705" w:rsidDel="00092831" w:rsidRDefault="00ED4705" w:rsidP="00F5411A">
      <w:pPr>
        <w:spacing w:line="360" w:lineRule="auto"/>
        <w:jc w:val="both"/>
        <w:rPr>
          <w:del w:id="483" w:author="Ezekiel Ogundepo" w:date="2022-11-06T18:13:00Z"/>
          <w:rFonts w:ascii="Times New Roman" w:hAnsi="Times New Roman" w:cs="Times New Roman"/>
          <w:b/>
          <w:noProof/>
        </w:rPr>
      </w:pPr>
    </w:p>
    <w:p w14:paraId="06ABEC40" w14:textId="72B137F7" w:rsidR="007579BF" w:rsidRDefault="007579BF" w:rsidP="00F5411A">
      <w:pPr>
        <w:spacing w:line="360" w:lineRule="auto"/>
        <w:jc w:val="both"/>
        <w:rPr>
          <w:ins w:id="484" w:author="Ezekiel Ogundepo" w:date="2022-11-06T18:41:00Z"/>
          <w:rFonts w:ascii="Times New Roman" w:hAnsi="Times New Roman" w:cs="Times New Roman"/>
        </w:rPr>
      </w:pPr>
      <w:r w:rsidRPr="006F1E80">
        <w:rPr>
          <w:rFonts w:ascii="Times New Roman" w:hAnsi="Times New Roman" w:cs="Times New Roman"/>
          <w:b/>
          <w:noProof/>
        </w:rPr>
        <w:t>Fig</w:t>
      </w:r>
      <w:r w:rsidR="00ED4705">
        <w:rPr>
          <w:rFonts w:ascii="Times New Roman" w:hAnsi="Times New Roman" w:cs="Times New Roman"/>
          <w:b/>
          <w:noProof/>
        </w:rPr>
        <w:t>.</w:t>
      </w:r>
      <w:r w:rsidRPr="006F1E80">
        <w:rPr>
          <w:rFonts w:ascii="Times New Roman" w:hAnsi="Times New Roman" w:cs="Times New Roman"/>
          <w:b/>
        </w:rPr>
        <w:t xml:space="preserve"> 1</w:t>
      </w:r>
      <w:ins w:id="485" w:author="Ezekiel Ogundepo" w:date="2022-10-29T20:50:00Z">
        <w:r w:rsidR="00982F16">
          <w:rPr>
            <w:rFonts w:ascii="Times New Roman" w:hAnsi="Times New Roman" w:cs="Times New Roman"/>
            <w:b/>
          </w:rPr>
          <w:t>3</w:t>
        </w:r>
      </w:ins>
      <w:del w:id="486" w:author="Ezekiel Ogundepo" w:date="2022-10-29T20:50:00Z">
        <w:r w:rsidR="00F470AA" w:rsidRPr="006F1E80" w:rsidDel="00982F16">
          <w:rPr>
            <w:rFonts w:ascii="Times New Roman" w:hAnsi="Times New Roman" w:cs="Times New Roman"/>
            <w:b/>
          </w:rPr>
          <w:delText>0</w:delText>
        </w:r>
      </w:del>
      <w:r w:rsidRPr="006F1E80">
        <w:rPr>
          <w:rFonts w:ascii="Times New Roman" w:hAnsi="Times New Roman" w:cs="Times New Roman"/>
        </w:rPr>
        <w:t xml:space="preserve"> </w:t>
      </w:r>
      <w:r w:rsidR="00167613" w:rsidRPr="006F1E80">
        <w:rPr>
          <w:rFonts w:ascii="Times New Roman" w:hAnsi="Times New Roman" w:cs="Times New Roman"/>
        </w:rPr>
        <w:t>Prediction p</w:t>
      </w:r>
      <w:r w:rsidRPr="006F1E80">
        <w:rPr>
          <w:rFonts w:ascii="Times New Roman" w:hAnsi="Times New Roman" w:cs="Times New Roman"/>
        </w:rPr>
        <w:t xml:space="preserve">erformance of the best model (SVM) on validation data </w:t>
      </w:r>
      <w:r w:rsidR="00167613" w:rsidRPr="006F1E80">
        <w:rPr>
          <w:rFonts w:ascii="Times New Roman" w:hAnsi="Times New Roman" w:cs="Times New Roman"/>
        </w:rPr>
        <w:t>(</w:t>
      </w:r>
      <w:proofErr w:type="spellStart"/>
      <w:r w:rsidR="00FA4DA7" w:rsidRPr="006F1E80">
        <w:rPr>
          <w:rFonts w:ascii="Times New Roman" w:hAnsi="Times New Roman" w:cs="Times New Roman"/>
        </w:rPr>
        <w:t>Statlog</w:t>
      </w:r>
      <w:proofErr w:type="spellEnd"/>
      <w:r w:rsidRPr="006F1E80">
        <w:rPr>
          <w:rFonts w:ascii="Times New Roman" w:hAnsi="Times New Roman" w:cs="Times New Roman"/>
        </w:rPr>
        <w:t xml:space="preserve"> heart disease data</w:t>
      </w:r>
      <w:r w:rsidR="00167613" w:rsidRPr="006F1E80">
        <w:rPr>
          <w:rFonts w:ascii="Times New Roman" w:hAnsi="Times New Roman" w:cs="Times New Roman"/>
        </w:rPr>
        <w:t>)</w:t>
      </w:r>
    </w:p>
    <w:p w14:paraId="527640A0" w14:textId="77777777" w:rsidR="002F770F" w:rsidRDefault="002F770F" w:rsidP="002F770F">
      <w:pPr>
        <w:spacing w:before="240" w:line="360" w:lineRule="auto"/>
        <w:jc w:val="both"/>
        <w:rPr>
          <w:ins w:id="487" w:author="Ezekiel Ogundepo" w:date="2022-11-06T18:41:00Z"/>
          <w:rStyle w:val="Hyperlink"/>
          <w:rFonts w:ascii="Times New Roman" w:hAnsi="Times New Roman" w:cs="Times New Roman"/>
          <w:color w:val="auto"/>
          <w:sz w:val="24"/>
          <w:szCs w:val="24"/>
          <w:u w:val="none"/>
        </w:rPr>
        <w:pPrChange w:id="488" w:author="Ezekiel Ogundepo" w:date="2022-11-06T18:41:00Z">
          <w:pPr>
            <w:spacing w:line="360" w:lineRule="auto"/>
            <w:jc w:val="both"/>
          </w:pPr>
        </w:pPrChange>
      </w:pPr>
      <w:ins w:id="489" w:author="Ezekiel Ogundepo" w:date="2022-11-06T18:41:00Z">
        <w:r w:rsidRPr="006F1E80">
          <w:rPr>
            <w:rStyle w:val="Hyperlink"/>
            <w:rFonts w:ascii="Times New Roman" w:hAnsi="Times New Roman" w:cs="Times New Roman"/>
            <w:color w:val="auto"/>
            <w:sz w:val="24"/>
            <w:szCs w:val="24"/>
            <w:u w:val="none"/>
          </w:rPr>
          <w:t xml:space="preserve">Prediction results from the validation data showed that the best-chosen model (SVM) yielded an accuracy of 87.04%, Precision of 85.1%, Sensitivity of 85.8%, Specificity of 88%, AUC of 93%, </w:t>
        </w:r>
        <w:proofErr w:type="spellStart"/>
        <w:r w:rsidRPr="006F1E80">
          <w:rPr>
            <w:rStyle w:val="Hyperlink"/>
            <w:rFonts w:ascii="Times New Roman" w:hAnsi="Times New Roman" w:cs="Times New Roman"/>
            <w:color w:val="auto"/>
            <w:sz w:val="24"/>
            <w:szCs w:val="24"/>
            <w:u w:val="none"/>
          </w:rPr>
          <w:t>Logloss</w:t>
        </w:r>
        <w:proofErr w:type="spellEnd"/>
        <w:r w:rsidRPr="006F1E80">
          <w:rPr>
            <w:rStyle w:val="Hyperlink"/>
            <w:rFonts w:ascii="Times New Roman" w:hAnsi="Times New Roman" w:cs="Times New Roman"/>
            <w:color w:val="auto"/>
            <w:sz w:val="24"/>
            <w:szCs w:val="24"/>
            <w:u w:val="none"/>
          </w:rPr>
          <w:t xml:space="preserve"> of 36.1%, and F1-score of 85.5% as shown in Figure 1</w:t>
        </w:r>
        <w:r>
          <w:rPr>
            <w:rStyle w:val="Hyperlink"/>
            <w:rFonts w:ascii="Times New Roman" w:hAnsi="Times New Roman" w:cs="Times New Roman"/>
            <w:color w:val="auto"/>
            <w:sz w:val="24"/>
            <w:szCs w:val="24"/>
            <w:u w:val="none"/>
          </w:rPr>
          <w:t>3</w:t>
        </w:r>
        <w:r w:rsidRPr="006F1E80">
          <w:rPr>
            <w:rStyle w:val="Hyperlink"/>
            <w:rFonts w:ascii="Times New Roman" w:hAnsi="Times New Roman" w:cs="Times New Roman"/>
            <w:color w:val="auto"/>
            <w:sz w:val="24"/>
            <w:szCs w:val="24"/>
            <w:u w:val="none"/>
          </w:rPr>
          <w:t>. These prediction results are similar to the SVM model results on the test data, as reported earlier.</w:t>
        </w:r>
      </w:ins>
    </w:p>
    <w:p w14:paraId="13BCF100" w14:textId="548DE37A" w:rsidR="002F770F" w:rsidRPr="006F1E80" w:rsidDel="00F161C9" w:rsidRDefault="002F770F" w:rsidP="00F5411A">
      <w:pPr>
        <w:spacing w:line="360" w:lineRule="auto"/>
        <w:jc w:val="both"/>
        <w:rPr>
          <w:del w:id="490" w:author="Ezekiel Ogundepo" w:date="2022-11-06T18:49:00Z"/>
          <w:rFonts w:ascii="Times New Roman" w:hAnsi="Times New Roman" w:cs="Times New Roman"/>
          <w:sz w:val="24"/>
          <w:szCs w:val="24"/>
        </w:rPr>
      </w:pPr>
    </w:p>
    <w:p w14:paraId="0B7E7AF5" w14:textId="75E2C05E" w:rsidR="00F37FD2" w:rsidRPr="006F1E80" w:rsidRDefault="00023BC8" w:rsidP="00A06155">
      <w:pPr>
        <w:pStyle w:val="Heading1"/>
        <w:spacing w:line="360" w:lineRule="auto"/>
        <w:rPr>
          <w:sz w:val="24"/>
          <w:szCs w:val="28"/>
        </w:rPr>
      </w:pPr>
      <w:r w:rsidRPr="006F1E80">
        <w:rPr>
          <w:sz w:val="24"/>
          <w:szCs w:val="28"/>
        </w:rPr>
        <w:t>4.0</w:t>
      </w:r>
      <w:r w:rsidRPr="006F1E80">
        <w:rPr>
          <w:sz w:val="24"/>
          <w:szCs w:val="28"/>
        </w:rPr>
        <w:tab/>
      </w:r>
      <w:r w:rsidR="00F37FD2" w:rsidRPr="006F1E80">
        <w:rPr>
          <w:sz w:val="24"/>
          <w:szCs w:val="28"/>
        </w:rPr>
        <w:t>Discussion of results</w:t>
      </w:r>
    </w:p>
    <w:p w14:paraId="342AC386" w14:textId="17631B28" w:rsidR="00B77C9B" w:rsidRPr="006F1E80" w:rsidRDefault="00914F48" w:rsidP="00586EDD">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This study examines the prediction performances of ten selected state-of-the-art machine learning methods </w:t>
      </w:r>
      <w:r w:rsidR="007D646E" w:rsidRPr="006F1E80">
        <w:rPr>
          <w:rFonts w:ascii="Times New Roman" w:hAnsi="Times New Roman" w:cs="Times New Roman"/>
          <w:sz w:val="24"/>
          <w:szCs w:val="24"/>
        </w:rPr>
        <w:t>for predicting the heart disease status (present or absent) of groups of patients from two real-life publicly available data sets.</w:t>
      </w:r>
      <w:r w:rsidR="00130803" w:rsidRPr="006F1E80">
        <w:rPr>
          <w:rFonts w:ascii="Times New Roman" w:hAnsi="Times New Roman" w:cs="Times New Roman"/>
          <w:sz w:val="24"/>
          <w:szCs w:val="24"/>
        </w:rPr>
        <w:t xml:space="preserve"> R</w:t>
      </w:r>
      <w:r w:rsidR="007D646E" w:rsidRPr="006F1E80">
        <w:rPr>
          <w:rFonts w:ascii="Times New Roman" w:hAnsi="Times New Roman" w:cs="Times New Roman"/>
          <w:sz w:val="24"/>
          <w:szCs w:val="24"/>
        </w:rPr>
        <w:t>esults</w:t>
      </w:r>
      <w:r w:rsidR="007A0DCE" w:rsidRPr="006F1E80">
        <w:rPr>
          <w:rFonts w:ascii="Times New Roman" w:hAnsi="Times New Roman" w:cs="Times New Roman"/>
          <w:sz w:val="24"/>
          <w:szCs w:val="24"/>
        </w:rPr>
        <w:t xml:space="preserve"> obtained</w:t>
      </w:r>
      <w:r w:rsidR="007D646E" w:rsidRPr="006F1E80">
        <w:rPr>
          <w:rFonts w:ascii="Times New Roman" w:hAnsi="Times New Roman" w:cs="Times New Roman"/>
          <w:sz w:val="24"/>
          <w:szCs w:val="24"/>
        </w:rPr>
        <w:t xml:space="preserve"> in Figure</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w:t>
      </w:r>
      <w:ins w:id="491" w:author="Ezekiel Ogundepo" w:date="2022-11-06T18:52:00Z">
        <w:r w:rsidR="00F161C9">
          <w:rPr>
            <w:rFonts w:ascii="Times New Roman" w:hAnsi="Times New Roman" w:cs="Times New Roman"/>
            <w:sz w:val="24"/>
            <w:szCs w:val="24"/>
          </w:rPr>
          <w:t>6</w:t>
        </w:r>
      </w:ins>
      <w:del w:id="492" w:author="Ezekiel Ogundepo" w:date="2022-11-06T18:52:00Z">
        <w:r w:rsidR="007D646E" w:rsidRPr="006F1E80" w:rsidDel="00F161C9">
          <w:rPr>
            <w:rFonts w:ascii="Times New Roman" w:hAnsi="Times New Roman" w:cs="Times New Roman"/>
            <w:sz w:val="24"/>
            <w:szCs w:val="24"/>
          </w:rPr>
          <w:delText>4</w:delText>
        </w:r>
      </w:del>
      <w:r w:rsidR="007D646E" w:rsidRPr="006F1E80">
        <w:rPr>
          <w:rFonts w:ascii="Times New Roman" w:hAnsi="Times New Roman" w:cs="Times New Roman"/>
          <w:sz w:val="24"/>
          <w:szCs w:val="24"/>
        </w:rPr>
        <w:t xml:space="preserve"> to </w:t>
      </w:r>
      <w:ins w:id="493" w:author="Ezekiel Ogundepo" w:date="2022-11-06T18:52:00Z">
        <w:r w:rsidR="00F161C9">
          <w:rPr>
            <w:rFonts w:ascii="Times New Roman" w:hAnsi="Times New Roman" w:cs="Times New Roman"/>
            <w:sz w:val="24"/>
            <w:szCs w:val="24"/>
          </w:rPr>
          <w:t>11</w:t>
        </w:r>
      </w:ins>
      <w:del w:id="494" w:author="Ezekiel Ogundepo" w:date="2022-11-06T18:52:00Z">
        <w:r w:rsidR="007D646E" w:rsidRPr="006F1E80" w:rsidDel="00F161C9">
          <w:rPr>
            <w:rFonts w:ascii="Times New Roman" w:hAnsi="Times New Roman" w:cs="Times New Roman"/>
            <w:sz w:val="24"/>
            <w:szCs w:val="24"/>
          </w:rPr>
          <w:delText>9</w:delText>
        </w:r>
      </w:del>
      <w:r w:rsidR="007D646E" w:rsidRPr="006F1E80">
        <w:rPr>
          <w:rFonts w:ascii="Times New Roman" w:hAnsi="Times New Roman" w:cs="Times New Roman"/>
          <w:sz w:val="24"/>
          <w:szCs w:val="24"/>
        </w:rPr>
        <w:t xml:space="preserve"> and Table 5</w:t>
      </w:r>
      <w:r w:rsidR="00130803" w:rsidRPr="006F1E80">
        <w:rPr>
          <w:rFonts w:ascii="Times New Roman" w:hAnsi="Times New Roman" w:cs="Times New Roman"/>
          <w:sz w:val="24"/>
          <w:szCs w:val="24"/>
        </w:rPr>
        <w:t xml:space="preserve"> showed</w:t>
      </w:r>
      <w:r w:rsidR="007D646E" w:rsidRPr="006F1E80">
        <w:rPr>
          <w:rFonts w:ascii="Times New Roman" w:hAnsi="Times New Roman" w:cs="Times New Roman"/>
          <w:sz w:val="24"/>
          <w:szCs w:val="24"/>
        </w:rPr>
        <w:t xml:space="preserve"> that choices made by one metric in evaluating the performance of a model </w:t>
      </w:r>
      <w:r w:rsidR="00130803" w:rsidRPr="006F1E80">
        <w:rPr>
          <w:rFonts w:ascii="Times New Roman" w:hAnsi="Times New Roman" w:cs="Times New Roman"/>
          <w:sz w:val="24"/>
          <w:szCs w:val="24"/>
        </w:rPr>
        <w:t>were</w:t>
      </w:r>
      <w:r w:rsidR="007D646E" w:rsidRPr="006F1E80">
        <w:rPr>
          <w:rFonts w:ascii="Times New Roman" w:hAnsi="Times New Roman" w:cs="Times New Roman"/>
          <w:sz w:val="24"/>
          <w:szCs w:val="24"/>
        </w:rPr>
        <w:t xml:space="preserve"> quite different from the choices made by another</w:t>
      </w:r>
      <w:r w:rsidR="001F7F1E" w:rsidRPr="006F1E80">
        <w:rPr>
          <w:rFonts w:ascii="Times New Roman" w:hAnsi="Times New Roman" w:cs="Times New Roman"/>
          <w:sz w:val="24"/>
          <w:szCs w:val="24"/>
        </w:rPr>
        <w:t>. Still,</w:t>
      </w:r>
      <w:r w:rsidR="007D646E" w:rsidRPr="006F1E80">
        <w:rPr>
          <w:rFonts w:ascii="Times New Roman" w:hAnsi="Times New Roman" w:cs="Times New Roman"/>
          <w:sz w:val="24"/>
          <w:szCs w:val="24"/>
        </w:rPr>
        <w:t xml:space="preserve"> overall, the Support Vector Machine (SVM) always perform</w:t>
      </w:r>
      <w:r w:rsidR="001F7F1E"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better than all other classifiers under consideration in the test and validation datasets. </w:t>
      </w:r>
      <w:r w:rsidR="00B77C9B" w:rsidRPr="006F1E80">
        <w:rPr>
          <w:rFonts w:ascii="Times New Roman" w:hAnsi="Times New Roman" w:cs="Times New Roman"/>
          <w:sz w:val="24"/>
          <w:szCs w:val="24"/>
        </w:rPr>
        <w:t xml:space="preserve">Thereby confirmed the study by </w:t>
      </w:r>
      <w:r w:rsidR="00B77C9B" w:rsidRPr="006F1E80">
        <w:rPr>
          <w:rFonts w:ascii="Times New Roman" w:hAnsi="Times New Roman" w:cs="Times New Roman"/>
          <w:sz w:val="24"/>
          <w:szCs w:val="24"/>
        </w:rPr>
        <w:fldChar w:fldCharType="begin"/>
      </w:r>
      <w:r w:rsidR="002C50D6" w:rsidRPr="006F1E80">
        <w:rPr>
          <w:rFonts w:ascii="Times New Roman" w:hAnsi="Times New Roman" w:cs="Times New Roman"/>
          <w:sz w:val="24"/>
          <w:szCs w:val="24"/>
        </w:rPr>
        <w:instrText xml:space="preserve"> ADDIN ZOTERO_ITEM CSL_CITATION {"citationID":"uavXnovZ","properties":{"formattedCitation":"(Pouriyeh et al. 2017)","plainCitation":"(Pouriyeh et al. 2017)","dontUpdate":true,"noteIndex":0},"citationItems":[{"id":"CyC6K9NM/w2ebPDNd","uris":["http://zotero.org/users/local/2a3hGqw7/items/NW9EM6JM"],"itemData":{"id":"MGWPru9m/FjOC66n9","type":"paper-conference","container-title":"2017 IEEE symposium on computers and communications (ISCC)","DOI":"10.1109/ISCC.2017.8024530","page":"204–207","publisher":"IEEE","source":"Google Scholar","title":"A comprehensive investigation and comparison of machine learning techniques in the domain of heart disease","author":[{"family":"Pouriyeh","given":"Seyedamin"},{"family":"Vahid","given":"Sara"},{"family":"Sannino","given":"Giovanna"},{"family":"De Pietro","given":"Giuseppe"},{"family":"Arabnia","given":"Hamid"},{"family":"Gutierrez","given":"Juan"}],"issued":{"date-parts":[["2017"]]}}}],"schema":"https://github.com/citation-style-language/schema/raw/master/csl-citation.json"} </w:instrText>
      </w:r>
      <w:r w:rsidR="00B77C9B" w:rsidRPr="006F1E80">
        <w:rPr>
          <w:rFonts w:ascii="Times New Roman" w:hAnsi="Times New Roman" w:cs="Times New Roman"/>
          <w:sz w:val="24"/>
          <w:szCs w:val="24"/>
        </w:rPr>
        <w:fldChar w:fldCharType="separate"/>
      </w:r>
      <w:r w:rsidR="00B77C9B" w:rsidRPr="006F1E80">
        <w:rPr>
          <w:rFonts w:ascii="Times New Roman" w:hAnsi="Times New Roman" w:cs="Times New Roman"/>
          <w:sz w:val="24"/>
        </w:rPr>
        <w:t>Pouriyeh et al. (2017)</w:t>
      </w:r>
      <w:r w:rsidR="00B77C9B" w:rsidRPr="006F1E80">
        <w:rPr>
          <w:rFonts w:ascii="Times New Roman" w:hAnsi="Times New Roman" w:cs="Times New Roman"/>
          <w:sz w:val="24"/>
          <w:szCs w:val="24"/>
        </w:rPr>
        <w:fldChar w:fldCharType="end"/>
      </w:r>
      <w:r w:rsidR="00B77C9B" w:rsidRPr="006F1E80">
        <w:rPr>
          <w:rFonts w:ascii="Times New Roman" w:hAnsi="Times New Roman" w:cs="Times New Roman"/>
          <w:sz w:val="24"/>
          <w:szCs w:val="24"/>
        </w:rPr>
        <w:t xml:space="preserve"> </w:t>
      </w:r>
      <w:r w:rsidR="0013693B" w:rsidRPr="006F1E80">
        <w:rPr>
          <w:rFonts w:ascii="Times New Roman" w:hAnsi="Times New Roman" w:cs="Times New Roman"/>
          <w:sz w:val="24"/>
          <w:szCs w:val="24"/>
        </w:rPr>
        <w:t xml:space="preserve">[8] </w:t>
      </w:r>
      <w:r w:rsidR="00B77C9B" w:rsidRPr="006F1E80">
        <w:rPr>
          <w:rFonts w:ascii="Times New Roman" w:hAnsi="Times New Roman" w:cs="Times New Roman"/>
          <w:sz w:val="24"/>
          <w:szCs w:val="24"/>
        </w:rPr>
        <w:t>for predicting heart disease with SVM.</w:t>
      </w:r>
    </w:p>
    <w:p w14:paraId="4CE59C83" w14:textId="07E710FF" w:rsidR="0083233D" w:rsidRPr="006F1E80" w:rsidRDefault="00914F48" w:rsidP="00D04C2E">
      <w:pPr>
        <w:spacing w:line="360" w:lineRule="auto"/>
        <w:jc w:val="both"/>
        <w:rPr>
          <w:rFonts w:ascii="Times New Roman" w:hAnsi="Times New Roman" w:cs="Times New Roman"/>
          <w:sz w:val="24"/>
          <w:szCs w:val="24"/>
        </w:rPr>
      </w:pPr>
      <w:r w:rsidRPr="006F1E80">
        <w:rPr>
          <w:rFonts w:ascii="Times New Roman" w:hAnsi="Times New Roman" w:cs="Times New Roman"/>
          <w:sz w:val="24"/>
          <w:szCs w:val="24"/>
        </w:rPr>
        <w:t xml:space="preserve">Ogundepo and </w:t>
      </w:r>
      <w:proofErr w:type="spellStart"/>
      <w:r w:rsidRPr="006F1E80">
        <w:rPr>
          <w:rFonts w:ascii="Times New Roman" w:hAnsi="Times New Roman" w:cs="Times New Roman"/>
          <w:sz w:val="24"/>
          <w:szCs w:val="24"/>
        </w:rPr>
        <w:t>Fokoué</w:t>
      </w:r>
      <w:proofErr w:type="spellEnd"/>
      <w:r w:rsidRPr="006F1E80">
        <w:rPr>
          <w:rFonts w:ascii="Times New Roman" w:hAnsi="Times New Roman" w:cs="Times New Roman"/>
          <w:sz w:val="24"/>
          <w:szCs w:val="24"/>
        </w:rPr>
        <w:t xml:space="preserve"> (2019)</w:t>
      </w:r>
      <w:r w:rsidR="00420E2F" w:rsidRPr="006F1E80">
        <w:rPr>
          <w:rFonts w:ascii="Times New Roman" w:hAnsi="Times New Roman" w:cs="Times New Roman"/>
          <w:sz w:val="24"/>
          <w:szCs w:val="24"/>
        </w:rPr>
        <w:t xml:space="preserve"> [10]</w:t>
      </w:r>
      <w:r w:rsidRPr="006F1E80">
        <w:rPr>
          <w:rFonts w:ascii="Times New Roman" w:hAnsi="Times New Roman" w:cs="Times New Roman"/>
          <w:sz w:val="24"/>
          <w:szCs w:val="24"/>
        </w:rPr>
        <w:t xml:space="preserve"> suggested that</w:t>
      </w:r>
      <w:r w:rsidR="002E7B29" w:rsidRPr="006F1E80">
        <w:rPr>
          <w:rFonts w:ascii="Times New Roman" w:hAnsi="Times New Roman" w:cs="Times New Roman"/>
          <w:sz w:val="24"/>
          <w:szCs w:val="24"/>
        </w:rPr>
        <w:t xml:space="preserve"> there is no free lu</w:t>
      </w:r>
      <w:r w:rsidR="00F51A7A" w:rsidRPr="006F1E80">
        <w:rPr>
          <w:rFonts w:ascii="Times New Roman" w:hAnsi="Times New Roman" w:cs="Times New Roman"/>
          <w:sz w:val="24"/>
          <w:szCs w:val="24"/>
        </w:rPr>
        <w:t>n</w:t>
      </w:r>
      <w:r w:rsidR="002E7B29" w:rsidRPr="006F1E80">
        <w:rPr>
          <w:rFonts w:ascii="Times New Roman" w:hAnsi="Times New Roman" w:cs="Times New Roman"/>
          <w:sz w:val="24"/>
          <w:szCs w:val="24"/>
        </w:rPr>
        <w:t>ch of statistical machine learning</w:t>
      </w:r>
      <w:r w:rsidR="00F51A7A" w:rsidRPr="006F1E80">
        <w:rPr>
          <w:rFonts w:ascii="Times New Roman" w:hAnsi="Times New Roman" w:cs="Times New Roman"/>
          <w:sz w:val="24"/>
          <w:szCs w:val="24"/>
        </w:rPr>
        <w:t xml:space="preserve"> models</w:t>
      </w:r>
      <w:r w:rsidR="001F7F1E" w:rsidRPr="006F1E80">
        <w:rPr>
          <w:rFonts w:ascii="Times New Roman" w:hAnsi="Times New Roman" w:cs="Times New Roman"/>
          <w:sz w:val="24"/>
          <w:szCs w:val="24"/>
        </w:rPr>
        <w:t>. Therefore, we</w:t>
      </w:r>
      <w:r w:rsidR="00F51A7A" w:rsidRPr="006F1E80">
        <w:rPr>
          <w:rFonts w:ascii="Times New Roman" w:hAnsi="Times New Roman" w:cs="Times New Roman"/>
          <w:sz w:val="24"/>
          <w:szCs w:val="24"/>
        </w:rPr>
        <w:t xml:space="preserve"> </w:t>
      </w:r>
      <w:r w:rsidR="007D646E" w:rsidRPr="006F1E80">
        <w:rPr>
          <w:rFonts w:ascii="Times New Roman" w:hAnsi="Times New Roman" w:cs="Times New Roman"/>
          <w:sz w:val="24"/>
          <w:szCs w:val="24"/>
        </w:rPr>
        <w:t>compared ten models based on</w:t>
      </w:r>
      <w:r w:rsidR="001A52AA" w:rsidRPr="006F1E80">
        <w:rPr>
          <w:rFonts w:ascii="Times New Roman" w:hAnsi="Times New Roman" w:cs="Times New Roman"/>
          <w:sz w:val="24"/>
          <w:szCs w:val="24"/>
        </w:rPr>
        <w:t xml:space="preserve"> each model</w:t>
      </w:r>
      <w:r w:rsidR="00373200" w:rsidRPr="006F1E80">
        <w:rPr>
          <w:rFonts w:ascii="Times New Roman" w:hAnsi="Times New Roman" w:cs="Times New Roman"/>
          <w:sz w:val="24"/>
          <w:szCs w:val="24"/>
        </w:rPr>
        <w:t>’</w:t>
      </w:r>
      <w:r w:rsidR="006F59FA" w:rsidRPr="006F1E80">
        <w:rPr>
          <w:rFonts w:ascii="Times New Roman" w:hAnsi="Times New Roman" w:cs="Times New Roman"/>
          <w:sz w:val="24"/>
          <w:szCs w:val="24"/>
        </w:rPr>
        <w:t>s</w:t>
      </w:r>
      <w:r w:rsidR="007D646E" w:rsidRPr="006F1E80">
        <w:rPr>
          <w:rFonts w:ascii="Times New Roman" w:hAnsi="Times New Roman" w:cs="Times New Roman"/>
          <w:sz w:val="24"/>
          <w:szCs w:val="24"/>
        </w:rPr>
        <w:t xml:space="preserve"> assumptions and </w:t>
      </w:r>
      <w:r w:rsidR="001A52AA" w:rsidRPr="006F1E80">
        <w:rPr>
          <w:rFonts w:ascii="Times New Roman" w:hAnsi="Times New Roman" w:cs="Times New Roman"/>
          <w:sz w:val="24"/>
          <w:szCs w:val="24"/>
        </w:rPr>
        <w:t>evaluated the</w:t>
      </w:r>
      <w:r w:rsidR="001F7F1E" w:rsidRPr="006F1E80">
        <w:rPr>
          <w:rFonts w:ascii="Times New Roman" w:hAnsi="Times New Roman" w:cs="Times New Roman"/>
          <w:sz w:val="24"/>
          <w:szCs w:val="24"/>
        </w:rPr>
        <w:t>m</w:t>
      </w:r>
      <w:r w:rsidR="001A52AA" w:rsidRPr="006F1E80">
        <w:rPr>
          <w:rFonts w:ascii="Times New Roman" w:hAnsi="Times New Roman" w:cs="Times New Roman"/>
          <w:sz w:val="24"/>
          <w:szCs w:val="24"/>
        </w:rPr>
        <w:t xml:space="preserve"> using </w:t>
      </w:r>
      <w:r w:rsidR="00740697" w:rsidRPr="006F1E80">
        <w:rPr>
          <w:rFonts w:ascii="Times New Roman" w:hAnsi="Times New Roman" w:cs="Times New Roman"/>
          <w:sz w:val="24"/>
          <w:szCs w:val="24"/>
        </w:rPr>
        <w:t>six</w:t>
      </w:r>
      <w:r w:rsidR="00073AF7" w:rsidRPr="006F1E80">
        <w:rPr>
          <w:rFonts w:ascii="Times New Roman" w:hAnsi="Times New Roman" w:cs="Times New Roman"/>
          <w:sz w:val="24"/>
          <w:szCs w:val="24"/>
        </w:rPr>
        <w:t xml:space="preserve"> </w:t>
      </w:r>
      <w:r w:rsidR="00740697" w:rsidRPr="006F1E80">
        <w:rPr>
          <w:rFonts w:ascii="Times New Roman" w:hAnsi="Times New Roman" w:cs="Times New Roman"/>
          <w:sz w:val="24"/>
          <w:szCs w:val="24"/>
        </w:rPr>
        <w:t>(</w:t>
      </w:r>
      <w:r w:rsidR="00073AF7" w:rsidRPr="006F1E80">
        <w:rPr>
          <w:rFonts w:ascii="Times New Roman" w:hAnsi="Times New Roman" w:cs="Times New Roman"/>
          <w:sz w:val="24"/>
          <w:szCs w:val="24"/>
        </w:rPr>
        <w:t>6</w:t>
      </w:r>
      <w:r w:rsidR="00740697" w:rsidRPr="006F1E80">
        <w:rPr>
          <w:rFonts w:ascii="Times New Roman" w:hAnsi="Times New Roman" w:cs="Times New Roman"/>
          <w:sz w:val="24"/>
          <w:szCs w:val="24"/>
        </w:rPr>
        <w:t>) different classification</w:t>
      </w:r>
      <w:r w:rsidR="007D646E" w:rsidRPr="006F1E80">
        <w:rPr>
          <w:rFonts w:ascii="Times New Roman" w:hAnsi="Times New Roman" w:cs="Times New Roman"/>
          <w:sz w:val="24"/>
          <w:szCs w:val="24"/>
        </w:rPr>
        <w:t xml:space="preserve"> metrics.</w:t>
      </w:r>
      <w:r w:rsidR="00B77C9B" w:rsidRPr="006F1E80">
        <w:rPr>
          <w:rFonts w:ascii="Times New Roman" w:hAnsi="Times New Roman" w:cs="Times New Roman"/>
          <w:sz w:val="24"/>
          <w:szCs w:val="24"/>
        </w:rPr>
        <w:t xml:space="preserve"> Detailed exploratory analysis r</w:t>
      </w:r>
      <w:r w:rsidR="0083233D" w:rsidRPr="006F1E80">
        <w:rPr>
          <w:rFonts w:ascii="Times New Roman" w:hAnsi="Times New Roman" w:cs="Times New Roman"/>
          <w:sz w:val="24"/>
          <w:szCs w:val="24"/>
        </w:rPr>
        <w:t xml:space="preserve">esults </w:t>
      </w:r>
      <w:r w:rsidR="00B77C9B" w:rsidRPr="006F1E80">
        <w:rPr>
          <w:rFonts w:ascii="Times New Roman" w:hAnsi="Times New Roman" w:cs="Times New Roman"/>
          <w:sz w:val="24"/>
          <w:szCs w:val="24"/>
        </w:rPr>
        <w:t>from</w:t>
      </w:r>
      <w:r w:rsidR="0083233D" w:rsidRPr="006F1E80">
        <w:rPr>
          <w:rFonts w:ascii="Times New Roman" w:hAnsi="Times New Roman" w:cs="Times New Roman"/>
          <w:sz w:val="24"/>
          <w:szCs w:val="24"/>
        </w:rPr>
        <w:t xml:space="preserve"> </w:t>
      </w:r>
      <w:r w:rsidR="001F7F1E" w:rsidRPr="006F1E80">
        <w:rPr>
          <w:rFonts w:ascii="Times New Roman" w:hAnsi="Times New Roman" w:cs="Times New Roman"/>
          <w:sz w:val="24"/>
          <w:szCs w:val="24"/>
        </w:rPr>
        <w:t xml:space="preserve">the </w:t>
      </w:r>
      <w:r w:rsidR="0083233D" w:rsidRPr="006F1E80">
        <w:rPr>
          <w:rFonts w:ascii="Times New Roman" w:hAnsi="Times New Roman" w:cs="Times New Roman"/>
          <w:sz w:val="24"/>
          <w:szCs w:val="24"/>
        </w:rPr>
        <w:t>Chi-square test of association showed that the following bio-clinical categorical variables</w:t>
      </w:r>
      <w:r w:rsidR="00F161C9" w:rsidRPr="006F1E80">
        <w:rPr>
          <w:rFonts w:ascii="Times New Roman" w:hAnsi="Times New Roman" w:cs="Times New Roman"/>
          <w:sz w:val="24"/>
          <w:szCs w:val="24"/>
        </w:rPr>
        <w:t>: </w:t>
      </w:r>
      <w:r w:rsidR="00F161C9" w:rsidRPr="006F1E80">
        <w:rPr>
          <w:rStyle w:val="Emphasis"/>
          <w:rFonts w:ascii="Times New Roman" w:hAnsi="Times New Roman" w:cs="Times New Roman"/>
          <w:sz w:val="24"/>
          <w:szCs w:val="24"/>
        </w:rPr>
        <w:t xml:space="preserve">chest pain type, exercise induced angina, slope of the </w:t>
      </w:r>
      <w:r w:rsidR="0083233D" w:rsidRPr="006F1E80">
        <w:rPr>
          <w:rStyle w:val="Emphasis"/>
          <w:rFonts w:ascii="Times New Roman" w:hAnsi="Times New Roman" w:cs="Times New Roman"/>
          <w:sz w:val="24"/>
          <w:szCs w:val="24"/>
        </w:rPr>
        <w:t xml:space="preserve">peak exercise ST segment, </w:t>
      </w:r>
      <w:r w:rsidR="008B0EC4" w:rsidRPr="006F1E80">
        <w:rPr>
          <w:rStyle w:val="Emphasis"/>
          <w:rFonts w:ascii="Times New Roman" w:hAnsi="Times New Roman" w:cs="Times New Roman"/>
          <w:sz w:val="24"/>
          <w:szCs w:val="24"/>
        </w:rPr>
        <w:t xml:space="preserve">number of major vessels </w:t>
      </w:r>
      <w:proofErr w:type="spellStart"/>
      <w:r w:rsidR="008B0EC4" w:rsidRPr="006F1E80">
        <w:rPr>
          <w:rStyle w:val="Emphasis"/>
          <w:rFonts w:ascii="Times New Roman" w:hAnsi="Times New Roman" w:cs="Times New Roman"/>
          <w:sz w:val="24"/>
          <w:szCs w:val="24"/>
        </w:rPr>
        <w:t>colored</w:t>
      </w:r>
      <w:proofErr w:type="spellEnd"/>
      <w:r w:rsidR="008B0EC4" w:rsidRPr="006F1E80">
        <w:rPr>
          <w:rStyle w:val="Emphasis"/>
          <w:rFonts w:ascii="Times New Roman" w:hAnsi="Times New Roman" w:cs="Times New Roman"/>
          <w:sz w:val="24"/>
          <w:szCs w:val="24"/>
        </w:rPr>
        <w:t xml:space="preserve"> by fluoroscopy, and thallium</w:t>
      </w:r>
      <w:r w:rsidR="008B0EC4" w:rsidRPr="006F1E80">
        <w:rPr>
          <w:rStyle w:val="Emphasis"/>
          <w:rFonts w:ascii="Times New Roman" w:hAnsi="Times New Roman" w:cs="Times New Roman"/>
          <w:b/>
          <w:bCs/>
          <w:sz w:val="24"/>
          <w:szCs w:val="24"/>
        </w:rPr>
        <w:t> </w:t>
      </w:r>
      <w:r w:rsidR="008B0EC4" w:rsidRPr="006F1E80">
        <w:rPr>
          <w:rStyle w:val="Emphasis"/>
          <w:rFonts w:ascii="Times New Roman" w:hAnsi="Times New Roman" w:cs="Times New Roman"/>
          <w:sz w:val="24"/>
          <w:szCs w:val="24"/>
        </w:rPr>
        <w:t>stress test </w:t>
      </w:r>
      <w:r w:rsidR="008B0EC4" w:rsidRPr="006F1E80">
        <w:rPr>
          <w:rFonts w:ascii="Times New Roman" w:hAnsi="Times New Roman" w:cs="Times New Roman"/>
          <w:sz w:val="24"/>
          <w:szCs w:val="24"/>
        </w:rPr>
        <w:t>are all strongly associate</w:t>
      </w:r>
      <w:r w:rsidR="0083233D" w:rsidRPr="006F1E80">
        <w:rPr>
          <w:rFonts w:ascii="Times New Roman" w:hAnsi="Times New Roman" w:cs="Times New Roman"/>
          <w:sz w:val="24"/>
          <w:szCs w:val="24"/>
        </w:rPr>
        <w:t>d with the heart disease conditions of the patients in the two data sets (p &lt; 0.001). </w:t>
      </w:r>
    </w:p>
    <w:p w14:paraId="40A41009" w14:textId="2033D0C8" w:rsidR="00B96745" w:rsidRPr="006F1E80" w:rsidRDefault="00023BC8" w:rsidP="00373200">
      <w:pPr>
        <w:pStyle w:val="Heading1"/>
        <w:spacing w:after="240"/>
        <w:rPr>
          <w:sz w:val="24"/>
          <w:szCs w:val="28"/>
        </w:rPr>
      </w:pPr>
      <w:r w:rsidRPr="006F1E80">
        <w:rPr>
          <w:sz w:val="24"/>
          <w:szCs w:val="28"/>
        </w:rPr>
        <w:t>5.0</w:t>
      </w:r>
      <w:r w:rsidRPr="006F1E80">
        <w:rPr>
          <w:sz w:val="24"/>
          <w:szCs w:val="28"/>
        </w:rPr>
        <w:tab/>
      </w:r>
      <w:r w:rsidR="001D5327" w:rsidRPr="006F1E80">
        <w:rPr>
          <w:sz w:val="24"/>
          <w:szCs w:val="28"/>
        </w:rPr>
        <w:t>Conclusion</w:t>
      </w:r>
    </w:p>
    <w:p w14:paraId="07063901" w14:textId="0AC854B9" w:rsidR="00917DEC" w:rsidRDefault="00520CD9" w:rsidP="00383FF1">
      <w:pPr>
        <w:spacing w:line="360" w:lineRule="auto"/>
        <w:jc w:val="both"/>
        <w:rPr>
          <w:ins w:id="495" w:author="Ezekiel Ogundepo" w:date="2022-09-20T10:40:00Z"/>
          <w:rFonts w:ascii="Times New Roman" w:hAnsi="Times New Roman" w:cs="Times New Roman"/>
          <w:sz w:val="24"/>
          <w:szCs w:val="24"/>
        </w:rPr>
      </w:pPr>
      <w:r w:rsidRPr="006F1E80">
        <w:rPr>
          <w:rFonts w:ascii="Times New Roman" w:hAnsi="Times New Roman" w:cs="Times New Roman"/>
          <w:sz w:val="24"/>
          <w:szCs w:val="24"/>
        </w:rPr>
        <w:t xml:space="preserve">We have investigated the possibility of using machine learning to predict an instance of heart disease in this paper. Out of the ten classification models evaluated on the heart disease datasets, we found the SVM method </w:t>
      </w:r>
      <w:r w:rsidR="00914F48" w:rsidRPr="006F1E80">
        <w:rPr>
          <w:rFonts w:ascii="Times New Roman" w:hAnsi="Times New Roman" w:cs="Times New Roman"/>
          <w:sz w:val="24"/>
          <w:szCs w:val="24"/>
        </w:rPr>
        <w:t>most suitable for predicting</w:t>
      </w:r>
      <w:r w:rsidRPr="006F1E80">
        <w:rPr>
          <w:rFonts w:ascii="Times New Roman" w:hAnsi="Times New Roman" w:cs="Times New Roman"/>
          <w:sz w:val="24"/>
          <w:szCs w:val="24"/>
        </w:rPr>
        <w:t xml:space="preserve"> </w:t>
      </w:r>
      <w:r w:rsidR="00B77C9B" w:rsidRPr="006F1E80">
        <w:rPr>
          <w:rFonts w:ascii="Times New Roman" w:hAnsi="Times New Roman" w:cs="Times New Roman"/>
          <w:sz w:val="24"/>
          <w:szCs w:val="24"/>
        </w:rPr>
        <w:t>heart disease patients</w:t>
      </w:r>
      <w:r w:rsidR="00373200" w:rsidRPr="006F1E80">
        <w:rPr>
          <w:rFonts w:ascii="Times New Roman" w:hAnsi="Times New Roman" w:cs="Times New Roman"/>
          <w:sz w:val="24"/>
          <w:szCs w:val="24"/>
        </w:rPr>
        <w:t>’</w:t>
      </w:r>
      <w:r w:rsidR="00B77C9B" w:rsidRPr="006F1E80">
        <w:rPr>
          <w:rFonts w:ascii="Times New Roman" w:hAnsi="Times New Roman" w:cs="Times New Roman"/>
          <w:sz w:val="24"/>
          <w:szCs w:val="24"/>
        </w:rPr>
        <w:t xml:space="preserve"> health condition (present or absent)</w:t>
      </w:r>
      <w:r w:rsidRPr="006F1E80">
        <w:rPr>
          <w:rFonts w:ascii="Times New Roman" w:hAnsi="Times New Roman" w:cs="Times New Roman"/>
          <w:sz w:val="24"/>
          <w:szCs w:val="24"/>
        </w:rPr>
        <w:t xml:space="preserve"> given a set of bio-clinical variables. We validated the performance level of the SVM on the </w:t>
      </w:r>
      <w:proofErr w:type="spellStart"/>
      <w:r w:rsidRPr="006F1E80">
        <w:rPr>
          <w:rFonts w:ascii="Times New Roman" w:hAnsi="Times New Roman" w:cs="Times New Roman"/>
          <w:sz w:val="24"/>
          <w:szCs w:val="24"/>
        </w:rPr>
        <w:t>Statlog</w:t>
      </w:r>
      <w:proofErr w:type="spellEnd"/>
      <w:r w:rsidRPr="006F1E80">
        <w:rPr>
          <w:rFonts w:ascii="Times New Roman" w:hAnsi="Times New Roman" w:cs="Times New Roman"/>
          <w:sz w:val="24"/>
          <w:szCs w:val="24"/>
        </w:rPr>
        <w:t xml:space="preserve"> data set and obtained </w:t>
      </w:r>
      <w:r w:rsidR="001F7F1E" w:rsidRPr="006F1E80">
        <w:rPr>
          <w:rFonts w:ascii="Times New Roman" w:hAnsi="Times New Roman" w:cs="Times New Roman"/>
          <w:sz w:val="24"/>
          <w:szCs w:val="24"/>
        </w:rPr>
        <w:t>notice</w:t>
      </w:r>
      <w:r w:rsidRPr="006F1E80">
        <w:rPr>
          <w:rFonts w:ascii="Times New Roman" w:hAnsi="Times New Roman" w:cs="Times New Roman"/>
          <w:sz w:val="24"/>
          <w:szCs w:val="24"/>
        </w:rPr>
        <w:t xml:space="preserve">able similar predictive results. </w:t>
      </w:r>
      <w:r w:rsidR="00B77C9B" w:rsidRPr="006F1E80">
        <w:rPr>
          <w:rFonts w:ascii="Times New Roman" w:hAnsi="Times New Roman" w:cs="Times New Roman"/>
          <w:sz w:val="24"/>
          <w:szCs w:val="24"/>
        </w:rPr>
        <w:t>Therefore, the SVM model could</w:t>
      </w:r>
      <w:r w:rsidRPr="006F1E80">
        <w:rPr>
          <w:rFonts w:ascii="Times New Roman" w:hAnsi="Times New Roman" w:cs="Times New Roman"/>
          <w:sz w:val="24"/>
          <w:szCs w:val="24"/>
        </w:rPr>
        <w:t xml:space="preserve"> be adopted in </w:t>
      </w:r>
      <w:r w:rsidR="00B77C9B" w:rsidRPr="006F1E80">
        <w:rPr>
          <w:rFonts w:ascii="Times New Roman" w:hAnsi="Times New Roman" w:cs="Times New Roman"/>
          <w:sz w:val="24"/>
          <w:szCs w:val="24"/>
        </w:rPr>
        <w:t xml:space="preserve">the </w:t>
      </w:r>
      <w:r w:rsidRPr="006F1E80">
        <w:rPr>
          <w:rFonts w:ascii="Times New Roman" w:hAnsi="Times New Roman" w:cs="Times New Roman"/>
          <w:sz w:val="24"/>
          <w:szCs w:val="24"/>
        </w:rPr>
        <w:t xml:space="preserve">future to </w:t>
      </w:r>
      <w:proofErr w:type="spellStart"/>
      <w:r w:rsidRPr="006F1E80">
        <w:rPr>
          <w:rFonts w:ascii="Times New Roman" w:hAnsi="Times New Roman" w:cs="Times New Roman"/>
          <w:sz w:val="24"/>
          <w:szCs w:val="24"/>
        </w:rPr>
        <w:t>analy</w:t>
      </w:r>
      <w:r w:rsidR="006B0031" w:rsidRPr="006F1E80">
        <w:rPr>
          <w:rFonts w:ascii="Times New Roman" w:hAnsi="Times New Roman" w:cs="Times New Roman"/>
          <w:sz w:val="24"/>
          <w:szCs w:val="24"/>
        </w:rPr>
        <w:t>z</w:t>
      </w:r>
      <w:r w:rsidRPr="006F1E80">
        <w:rPr>
          <w:rFonts w:ascii="Times New Roman" w:hAnsi="Times New Roman" w:cs="Times New Roman"/>
          <w:sz w:val="24"/>
          <w:szCs w:val="24"/>
        </w:rPr>
        <w:t>e</w:t>
      </w:r>
      <w:proofErr w:type="spellEnd"/>
      <w:r w:rsidRPr="006F1E80">
        <w:rPr>
          <w:rFonts w:ascii="Times New Roman" w:hAnsi="Times New Roman" w:cs="Times New Roman"/>
          <w:sz w:val="24"/>
          <w:szCs w:val="24"/>
        </w:rPr>
        <w:t xml:space="preserve"> data sets with a similar structure for better efficiency. </w:t>
      </w:r>
      <w:r w:rsidR="00B77C9B" w:rsidRPr="006F1E80">
        <w:rPr>
          <w:rFonts w:ascii="Times New Roman" w:hAnsi="Times New Roman" w:cs="Times New Roman"/>
          <w:sz w:val="24"/>
          <w:szCs w:val="24"/>
        </w:rPr>
        <w:t>Applying</w:t>
      </w:r>
      <w:r w:rsidRPr="006F1E80">
        <w:rPr>
          <w:rFonts w:ascii="Times New Roman" w:hAnsi="Times New Roman" w:cs="Times New Roman"/>
          <w:sz w:val="24"/>
          <w:szCs w:val="24"/>
        </w:rPr>
        <w:t xml:space="preserve"> artificial intelligence in predictive medicine will help us flag risk factors so that physicians can work together with patients to reduce the chances of future problems. For instance, patients with a greater risk of heart attacks and irregularities could receive more regular EKGs and cardiologist appointments to ensure the best possible quality of life.</w:t>
      </w:r>
    </w:p>
    <w:p w14:paraId="02011D31" w14:textId="3ACFD7CB" w:rsidR="00CC3F67" w:rsidRPr="00CC3F67" w:rsidRDefault="00CC3F67" w:rsidP="00CC3F67">
      <w:pPr>
        <w:spacing w:line="360" w:lineRule="auto"/>
        <w:jc w:val="both"/>
        <w:rPr>
          <w:ins w:id="496" w:author="Ezekiel Ogundepo" w:date="2022-09-20T10:40:00Z"/>
          <w:rFonts w:ascii="Times New Roman" w:hAnsi="Times New Roman" w:cs="Times New Roman"/>
          <w:b/>
          <w:bCs/>
          <w:sz w:val="24"/>
          <w:szCs w:val="24"/>
          <w:rPrChange w:id="497" w:author="Ezekiel Ogundepo" w:date="2022-09-20T10:40:00Z">
            <w:rPr>
              <w:ins w:id="498" w:author="Ezekiel Ogundepo" w:date="2022-09-20T10:40:00Z"/>
              <w:rFonts w:ascii="Times New Roman" w:hAnsi="Times New Roman" w:cs="Times New Roman"/>
              <w:sz w:val="24"/>
              <w:szCs w:val="24"/>
            </w:rPr>
          </w:rPrChange>
        </w:rPr>
      </w:pPr>
      <w:ins w:id="499" w:author="Ezekiel Ogundepo" w:date="2022-09-20T10:40:00Z">
        <w:r>
          <w:rPr>
            <w:rFonts w:ascii="Times New Roman" w:hAnsi="Times New Roman" w:cs="Times New Roman"/>
            <w:b/>
            <w:bCs/>
            <w:sz w:val="24"/>
            <w:szCs w:val="24"/>
          </w:rPr>
          <w:t>6.0</w:t>
        </w:r>
        <w:r>
          <w:rPr>
            <w:rFonts w:ascii="Times New Roman" w:hAnsi="Times New Roman" w:cs="Times New Roman"/>
            <w:b/>
            <w:bCs/>
            <w:sz w:val="24"/>
            <w:szCs w:val="24"/>
          </w:rPr>
          <w:tab/>
        </w:r>
        <w:r w:rsidRPr="00CC3F67">
          <w:rPr>
            <w:rFonts w:ascii="Times New Roman" w:hAnsi="Times New Roman" w:cs="Times New Roman"/>
            <w:b/>
            <w:bCs/>
            <w:sz w:val="24"/>
            <w:szCs w:val="24"/>
            <w:rPrChange w:id="500" w:author="Ezekiel Ogundepo" w:date="2022-09-20T10:40:00Z">
              <w:rPr>
                <w:rFonts w:ascii="Times New Roman" w:hAnsi="Times New Roman" w:cs="Times New Roman"/>
                <w:sz w:val="24"/>
                <w:szCs w:val="24"/>
              </w:rPr>
            </w:rPrChange>
          </w:rPr>
          <w:t>Limitations to the work</w:t>
        </w:r>
      </w:ins>
    </w:p>
    <w:p w14:paraId="4266EF8F" w14:textId="77777777" w:rsidR="00CC3F67" w:rsidRDefault="00CC3F67" w:rsidP="00383FF1">
      <w:pPr>
        <w:spacing w:line="360" w:lineRule="auto"/>
        <w:jc w:val="both"/>
        <w:rPr>
          <w:rFonts w:ascii="Times New Roman" w:hAnsi="Times New Roman" w:cs="Times New Roman"/>
          <w:sz w:val="24"/>
          <w:szCs w:val="24"/>
        </w:rPr>
      </w:pPr>
    </w:p>
    <w:p w14:paraId="00B0EA66" w14:textId="134677CE" w:rsidR="00821FC5" w:rsidRPr="006F1E80" w:rsidRDefault="00E530D9" w:rsidP="00384EEB">
      <w:pPr>
        <w:pStyle w:val="Heading2"/>
        <w:rPr>
          <w:b/>
          <w:bCs w:val="0"/>
        </w:rPr>
      </w:pPr>
      <w:r w:rsidRPr="006F1E80">
        <w:rPr>
          <w:b/>
          <w:bCs w:val="0"/>
        </w:rPr>
        <w:t>Supplementary Materials</w:t>
      </w:r>
    </w:p>
    <w:p w14:paraId="5F437260" w14:textId="1EBD589B" w:rsidR="002B0250" w:rsidRPr="006F1E80" w:rsidRDefault="00384EEB" w:rsidP="00E530D9">
      <w:pPr>
        <w:pStyle w:val="NormalWeb"/>
        <w:spacing w:before="0" w:beforeAutospacing="0" w:after="0" w:afterAutospacing="0" w:line="360" w:lineRule="auto"/>
        <w:jc w:val="both"/>
      </w:pPr>
      <w:r w:rsidRPr="006F1E80">
        <w:t xml:space="preserve">This study used the RStudio IDE with R version 4.0.2 to run statistical analyses. The packages used included the </w:t>
      </w:r>
      <w:proofErr w:type="spellStart"/>
      <w:r w:rsidRPr="006F1E80">
        <w:t>rmarkdown</w:t>
      </w:r>
      <w:proofErr w:type="spellEnd"/>
      <w:r w:rsidRPr="006F1E80">
        <w:t xml:space="preserve"> for running the codes chunk by chunk; </w:t>
      </w:r>
      <w:proofErr w:type="spellStart"/>
      <w:r w:rsidRPr="006F1E80">
        <w:t>tidyverse</w:t>
      </w:r>
      <w:proofErr w:type="spellEnd"/>
      <w:r w:rsidRPr="006F1E80">
        <w:t xml:space="preserve"> suite of packages for data analysis and visualization; and caret for classification training. The raw data and scripts employed in this study are all available on GitHub via </w:t>
      </w:r>
      <w:hyperlink r:id="rId52" w:tgtFrame="_blank" w:history="1">
        <w:r w:rsidRPr="006F1E80">
          <w:rPr>
            <w:rStyle w:val="Hyperlink"/>
            <w:color w:val="auto"/>
            <w:u w:val="none"/>
          </w:rPr>
          <w:t>https://github.com/gbganalyst/Heart-disease-paper</w:t>
        </w:r>
      </w:hyperlink>
      <w:r w:rsidRPr="006F1E80">
        <w:t>.</w:t>
      </w:r>
    </w:p>
    <w:p w14:paraId="2018BB25" w14:textId="1427874B" w:rsidR="002B0250" w:rsidRPr="006F1E80" w:rsidRDefault="008B213A" w:rsidP="00384EEB">
      <w:pPr>
        <w:pStyle w:val="Heading2"/>
        <w:spacing w:after="0" w:afterAutospacing="0"/>
        <w:rPr>
          <w:b/>
          <w:bCs w:val="0"/>
        </w:rPr>
      </w:pPr>
      <w:r w:rsidRPr="006F1E80">
        <w:rPr>
          <w:b/>
          <w:bCs w:val="0"/>
        </w:rPr>
        <w:t>Statements and Declarations</w:t>
      </w:r>
    </w:p>
    <w:p w14:paraId="5212975F" w14:textId="77777777" w:rsidR="002B0250" w:rsidRPr="006F1E80" w:rsidRDefault="002B0250" w:rsidP="000E2172">
      <w:pPr>
        <w:spacing w:before="240" w:line="360" w:lineRule="auto"/>
        <w:rPr>
          <w:rFonts w:ascii="Times New Roman" w:eastAsia="Times New Roman" w:hAnsi="Times New Roman" w:cs="Times New Roman"/>
          <w:sz w:val="24"/>
          <w:szCs w:val="24"/>
          <w:lang w:val="en-US"/>
        </w:rPr>
      </w:pPr>
      <w:r w:rsidRPr="006F1E80">
        <w:rPr>
          <w:rFonts w:ascii="Times New Roman" w:eastAsia="Times New Roman" w:hAnsi="Times New Roman" w:cs="Times New Roman"/>
          <w:sz w:val="24"/>
          <w:szCs w:val="24"/>
          <w:lang w:val="en-US"/>
        </w:rPr>
        <w:t>All authors certify that they have no affiliations with or involvement in any organization or entity with any financial interest or non-financial interest in the subject matter or materials discussed in this manuscript.</w:t>
      </w:r>
    </w:p>
    <w:p w14:paraId="5315A5B7" w14:textId="528EC663" w:rsidR="00530348" w:rsidRPr="006F1E80" w:rsidRDefault="00530348" w:rsidP="002F7C48">
      <w:pPr>
        <w:pStyle w:val="Heading1"/>
        <w:spacing w:line="360" w:lineRule="auto"/>
      </w:pPr>
      <w:bookmarkStart w:id="501" w:name="_Hlk55418693"/>
      <w:bookmarkStart w:id="502" w:name="_Hlk71887341"/>
      <w:r w:rsidRPr="006F1E80">
        <w:t>References</w:t>
      </w:r>
    </w:p>
    <w:p w14:paraId="214BA4BA" w14:textId="77777777" w:rsidR="002C50D6" w:rsidRPr="006F1E80" w:rsidRDefault="00BB0F73" w:rsidP="0050721C">
      <w:pPr>
        <w:pStyle w:val="Bibliography"/>
        <w:jc w:val="both"/>
        <w:rPr>
          <w:rFonts w:ascii="Times New Roman" w:hAnsi="Times New Roman" w:cs="Times New Roman"/>
          <w:sz w:val="24"/>
          <w:szCs w:val="24"/>
        </w:rPr>
      </w:pPr>
      <w:r w:rsidRPr="006F1E80">
        <w:fldChar w:fldCharType="begin"/>
      </w:r>
      <w:r w:rsidR="002C50D6" w:rsidRPr="006F1E80">
        <w:instrText xml:space="preserve"> ADDIN ZOTERO_BIBL {"uncited":[],"omitted":[],"custom":[]} CSL_BIBLIOGRAPHY </w:instrText>
      </w:r>
      <w:r w:rsidRPr="006F1E80">
        <w:fldChar w:fldCharType="separate"/>
      </w:r>
      <w:r w:rsidR="002C50D6" w:rsidRPr="006F1E80">
        <w:rPr>
          <w:rFonts w:ascii="Times New Roman" w:hAnsi="Times New Roman" w:cs="Times New Roman"/>
          <w:sz w:val="24"/>
          <w:szCs w:val="24"/>
        </w:rPr>
        <w:t xml:space="preserve">1. </w:t>
      </w:r>
      <w:r w:rsidR="002C50D6" w:rsidRPr="006F1E80">
        <w:rPr>
          <w:rFonts w:ascii="Times New Roman" w:hAnsi="Times New Roman" w:cs="Times New Roman"/>
          <w:sz w:val="24"/>
          <w:szCs w:val="24"/>
        </w:rPr>
        <w:tab/>
        <w:t>Hannah R, Max R (2018) Causes of Death. Our World in Data</w:t>
      </w:r>
    </w:p>
    <w:p w14:paraId="6DFB3D4C"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 </w:t>
      </w:r>
      <w:r w:rsidRPr="006F1E80">
        <w:rPr>
          <w:rFonts w:ascii="Times New Roman" w:hAnsi="Times New Roman" w:cs="Times New Roman"/>
          <w:sz w:val="24"/>
          <w:szCs w:val="24"/>
        </w:rPr>
        <w:tab/>
        <w:t>Kochanek KD, Murphy SL, Xu J, Arias E (2019) Deaths: final data for 2017</w:t>
      </w:r>
    </w:p>
    <w:p w14:paraId="5A6B829F" w14:textId="43A95CB4"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3. </w:t>
      </w:r>
      <w:r w:rsidRPr="006F1E80">
        <w:rPr>
          <w:rFonts w:ascii="Times New Roman" w:hAnsi="Times New Roman" w:cs="Times New Roman"/>
          <w:sz w:val="24"/>
          <w:szCs w:val="24"/>
        </w:rPr>
        <w:tab/>
        <w:t>Fida B, Nazir M, Naveed N, Akram S (2011) Heart</w:t>
      </w:r>
      <w:r w:rsidR="001A327C" w:rsidRPr="006F1E80">
        <w:rPr>
          <w:rFonts w:ascii="Times New Roman" w:hAnsi="Times New Roman" w:cs="Times New Roman"/>
          <w:sz w:val="24"/>
          <w:szCs w:val="24"/>
        </w:rPr>
        <w:t xml:space="preserve"> </w:t>
      </w:r>
      <w:r w:rsidRPr="006F1E80">
        <w:rPr>
          <w:rFonts w:ascii="Times New Roman" w:hAnsi="Times New Roman" w:cs="Times New Roman"/>
          <w:sz w:val="24"/>
          <w:szCs w:val="24"/>
        </w:rPr>
        <w:t>disease classification ensemble optimization using genetic algorithm. In: 2011 IEEE 14th International Multitopic Conference. IEEE, pp 19–24</w:t>
      </w:r>
    </w:p>
    <w:p w14:paraId="697EEAE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4. </w:t>
      </w:r>
      <w:r w:rsidRPr="006F1E80">
        <w:rPr>
          <w:rFonts w:ascii="Times New Roman" w:hAnsi="Times New Roman" w:cs="Times New Roman"/>
          <w:sz w:val="24"/>
          <w:szCs w:val="24"/>
        </w:rPr>
        <w:tab/>
        <w:t>Anderson RN, Smith BL (2003) Deaths: leading causes for 2001</w:t>
      </w:r>
    </w:p>
    <w:p w14:paraId="45064AED"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5. </w:t>
      </w:r>
      <w:r w:rsidRPr="006F1E80">
        <w:rPr>
          <w:rFonts w:ascii="Times New Roman" w:hAnsi="Times New Roman" w:cs="Times New Roman"/>
          <w:sz w:val="24"/>
          <w:szCs w:val="24"/>
        </w:rPr>
        <w:tab/>
        <w:t>Nahar J, Imam T, Tickle KS, Chen Y-PP (2013) Computational intelligence for heart disease diagnosis: A medical knowledge driven approach. Expert Systems with Applications 40:96–104. https://doi.org/10.1016/j.eswa.2012.07.032</w:t>
      </w:r>
    </w:p>
    <w:p w14:paraId="1D7549FB"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6. </w:t>
      </w:r>
      <w:r w:rsidRPr="006F1E80">
        <w:rPr>
          <w:rFonts w:ascii="Times New Roman" w:hAnsi="Times New Roman" w:cs="Times New Roman"/>
          <w:sz w:val="24"/>
          <w:szCs w:val="24"/>
        </w:rPr>
        <w:tab/>
        <w:t>Patel SB, Yadav PK, Shukla DP (2013) Predict the diagnosis of heart disease patients using classification mining techniques. IOSR Journal of Agriculture and Veterinary Science (IOSR-JAVS) 4:61–64</w:t>
      </w:r>
    </w:p>
    <w:p w14:paraId="37A3DA88"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7. </w:t>
      </w:r>
      <w:r w:rsidRPr="006F1E80">
        <w:rPr>
          <w:rFonts w:ascii="Times New Roman" w:hAnsi="Times New Roman" w:cs="Times New Roman"/>
          <w:sz w:val="24"/>
          <w:szCs w:val="24"/>
        </w:rPr>
        <w:tab/>
        <w:t>Yahya WB, Rosenberg R, Ulm K (2014) Microarray-based Classification of Histopathologic Responses of Locally Advanced Rectal Carcinomas to Neoadjuvant Radiochemotherapy Treatment. Turkiye Klinikleri Journal of Biostatistics 6:</w:t>
      </w:r>
    </w:p>
    <w:p w14:paraId="24035DA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8. </w:t>
      </w:r>
      <w:r w:rsidRPr="006F1E80">
        <w:rPr>
          <w:rFonts w:ascii="Times New Roman" w:hAnsi="Times New Roman" w:cs="Times New Roman"/>
          <w:sz w:val="24"/>
          <w:szCs w:val="24"/>
        </w:rPr>
        <w:tab/>
        <w:t>Pouriyeh S, Vahid S, Sannino G, et al (2017) A comprehensive investigation and comparison of machine learning techniques in the domain of heart disease. In: 2017 IEEE symposium on computers and communications (ISCC). IEEE, pp 204–207</w:t>
      </w:r>
    </w:p>
    <w:p w14:paraId="302CF676"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9. </w:t>
      </w:r>
      <w:r w:rsidRPr="006F1E80">
        <w:rPr>
          <w:rFonts w:ascii="Times New Roman" w:hAnsi="Times New Roman" w:cs="Times New Roman"/>
          <w:sz w:val="24"/>
          <w:szCs w:val="24"/>
        </w:rPr>
        <w:tab/>
        <w:t>Latha CBC, Jeeva SC (2019) Improving the accuracy of prediction of heart disease risk based on ensemble classification techniques. Informatics in Medicine Unlocked 16:100203. https://doi.org/10.1016/j.imu.2019.100203</w:t>
      </w:r>
    </w:p>
    <w:p w14:paraId="47F7CD15" w14:textId="6F01424D"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10. </w:t>
      </w:r>
      <w:r w:rsidRPr="006F1E80">
        <w:rPr>
          <w:rFonts w:ascii="Times New Roman" w:hAnsi="Times New Roman" w:cs="Times New Roman"/>
          <w:sz w:val="24"/>
          <w:szCs w:val="24"/>
        </w:rPr>
        <w:tab/>
      </w:r>
      <w:r w:rsidR="00E333B1" w:rsidRPr="006F1E80">
        <w:rPr>
          <w:rFonts w:ascii="Times New Roman" w:hAnsi="Times New Roman" w:cs="Times New Roman"/>
          <w:sz w:val="24"/>
          <w:szCs w:val="24"/>
        </w:rPr>
        <w:t>Ogundepo EA, Fokoué E (2019) An Empirical Demonstration Of The No Free Lunch Theorem</w:t>
      </w:r>
      <w:r w:rsidRPr="006F1E80">
        <w:rPr>
          <w:rFonts w:ascii="Times New Roman" w:hAnsi="Times New Roman" w:cs="Times New Roman"/>
          <w:sz w:val="24"/>
          <w:szCs w:val="24"/>
        </w:rPr>
        <w:t>. Math Appl 8:173–188. https://doi.org/10.13164/ma.2019.11</w:t>
      </w:r>
    </w:p>
    <w:p w14:paraId="08836BA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11. </w:t>
      </w:r>
      <w:r w:rsidRPr="006F1E80">
        <w:rPr>
          <w:rFonts w:ascii="Times New Roman" w:hAnsi="Times New Roman" w:cs="Times New Roman"/>
          <w:sz w:val="24"/>
          <w:szCs w:val="24"/>
        </w:rPr>
        <w:tab/>
        <w:t>Janosi A, Steinbrunn W, Pfisterer M, Detrano R (1988) Heart disease data set. The UCI KDD Archive</w:t>
      </w:r>
    </w:p>
    <w:p w14:paraId="34C5DB62"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12. </w:t>
      </w:r>
      <w:r w:rsidRPr="006F1E80">
        <w:rPr>
          <w:rFonts w:ascii="Times New Roman" w:hAnsi="Times New Roman" w:cs="Times New Roman"/>
          <w:sz w:val="24"/>
          <w:szCs w:val="24"/>
        </w:rPr>
        <w:tab/>
        <w:t>Dua D, Graff C (2017) UCI machine learning repository</w:t>
      </w:r>
    </w:p>
    <w:p w14:paraId="257DFFCB"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13. </w:t>
      </w:r>
      <w:r w:rsidRPr="006F1E80">
        <w:rPr>
          <w:rFonts w:ascii="Times New Roman" w:hAnsi="Times New Roman" w:cs="Times New Roman"/>
          <w:sz w:val="24"/>
          <w:szCs w:val="24"/>
        </w:rPr>
        <w:tab/>
        <w:t>Song Y-Y, Ying LU (2015) Decision tree methods: applications for classification and prediction. Shanghai archives of psychiatry 27:130. https://doi.org/10.11919/j.issn.1002-0829.215044</w:t>
      </w:r>
    </w:p>
    <w:p w14:paraId="6DCAC34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14. </w:t>
      </w:r>
      <w:r w:rsidRPr="006F1E80">
        <w:rPr>
          <w:rFonts w:ascii="Times New Roman" w:hAnsi="Times New Roman" w:cs="Times New Roman"/>
          <w:sz w:val="24"/>
          <w:szCs w:val="24"/>
        </w:rPr>
        <w:tab/>
        <w:t>Friedman JH (2001) Greedy function approximation: a gradient boosting machine. Annals of statistics 1189–1232</w:t>
      </w:r>
    </w:p>
    <w:p w14:paraId="16B21492"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15. </w:t>
      </w:r>
      <w:r w:rsidRPr="006F1E80">
        <w:rPr>
          <w:rFonts w:ascii="Times New Roman" w:hAnsi="Times New Roman" w:cs="Times New Roman"/>
          <w:sz w:val="24"/>
          <w:szCs w:val="24"/>
        </w:rPr>
        <w:tab/>
        <w:t>Chen T, Guestrin C (2016) Xgboost: A scalable tree boosting system. In: Proceedings of the 22nd acm sigkdd international conference on knowledge discovery and data mining. pp 785–794</w:t>
      </w:r>
    </w:p>
    <w:p w14:paraId="48CBEB1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16. </w:t>
      </w:r>
      <w:r w:rsidRPr="006F1E80">
        <w:rPr>
          <w:rFonts w:ascii="Times New Roman" w:hAnsi="Times New Roman" w:cs="Times New Roman"/>
          <w:sz w:val="24"/>
          <w:szCs w:val="24"/>
        </w:rPr>
        <w:tab/>
        <w:t>Strobl C, Zeileis A (2009) Party on!–A new, conditional variable importance measure for random forests available in party</w:t>
      </w:r>
    </w:p>
    <w:p w14:paraId="5206F18D"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17. </w:t>
      </w:r>
      <w:r w:rsidRPr="006F1E80">
        <w:rPr>
          <w:rFonts w:ascii="Times New Roman" w:hAnsi="Times New Roman" w:cs="Times New Roman"/>
          <w:sz w:val="24"/>
          <w:szCs w:val="24"/>
        </w:rPr>
        <w:tab/>
        <w:t>Hapfelmeier A, Babatunde W, Yahya RR, Ulm K (2012) 26 Predictive Modeling of Gene Expression Data. Handbook of Statistics in Clinical Oncology 471. https://doi.org/10.1201/b11800-31</w:t>
      </w:r>
    </w:p>
    <w:p w14:paraId="6F6D9565"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18. </w:t>
      </w:r>
      <w:r w:rsidRPr="006F1E80">
        <w:rPr>
          <w:rFonts w:ascii="Times New Roman" w:hAnsi="Times New Roman" w:cs="Times New Roman"/>
          <w:sz w:val="24"/>
          <w:szCs w:val="24"/>
        </w:rPr>
        <w:tab/>
        <w:t>Breiman L (2001) Random forests. Machine learning 45:5–32</w:t>
      </w:r>
    </w:p>
    <w:p w14:paraId="5A094877"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19. </w:t>
      </w:r>
      <w:r w:rsidRPr="006F1E80">
        <w:rPr>
          <w:rFonts w:ascii="Times New Roman" w:hAnsi="Times New Roman" w:cs="Times New Roman"/>
          <w:sz w:val="24"/>
          <w:szCs w:val="24"/>
        </w:rPr>
        <w:tab/>
        <w:t>Zou J, Han Y, So S-S (2008) Overview of artificial neural networks. Artificial Neural Networks 14–22</w:t>
      </w:r>
    </w:p>
    <w:p w14:paraId="312DD1F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20. </w:t>
      </w:r>
      <w:r w:rsidRPr="006F1E80">
        <w:rPr>
          <w:rFonts w:ascii="Times New Roman" w:hAnsi="Times New Roman" w:cs="Times New Roman"/>
          <w:sz w:val="24"/>
          <w:szCs w:val="24"/>
        </w:rPr>
        <w:tab/>
        <w:t>Yahya WB, Oladiipo MO, Jolayemi ET (2012) A fast algorithm to construct neural networks classification models with high-dimensional genomic data. Annals Computer Science Series 10:39–58</w:t>
      </w:r>
    </w:p>
    <w:p w14:paraId="45DD280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21. </w:t>
      </w:r>
      <w:r w:rsidRPr="006F1E80">
        <w:rPr>
          <w:rFonts w:ascii="Times New Roman" w:hAnsi="Times New Roman" w:cs="Times New Roman"/>
          <w:sz w:val="24"/>
          <w:szCs w:val="24"/>
        </w:rPr>
        <w:tab/>
        <w:t>Yahya WB, Ulm K, Ludwig F, Hapflemeir A (2011) K-SS: A sequential feature selection and prediction method in microarray study. International Journal of artificial intelligence 6:19–47</w:t>
      </w:r>
    </w:p>
    <w:p w14:paraId="5054937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22. </w:t>
      </w:r>
      <w:r w:rsidRPr="006F1E80">
        <w:rPr>
          <w:rFonts w:ascii="Times New Roman" w:hAnsi="Times New Roman" w:cs="Times New Roman"/>
          <w:sz w:val="24"/>
          <w:szCs w:val="24"/>
        </w:rPr>
        <w:tab/>
        <w:t>Kouiroukidis N, Evangelidis G (2011) The effects of dimensionality curse in high dimensional knn search. In: 2011 15th Panhellenic Conference on Informatics. IEEE, pp 41–45</w:t>
      </w:r>
    </w:p>
    <w:p w14:paraId="57A9312A"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23. </w:t>
      </w:r>
      <w:r w:rsidRPr="006F1E80">
        <w:rPr>
          <w:rFonts w:ascii="Times New Roman" w:hAnsi="Times New Roman" w:cs="Times New Roman"/>
          <w:sz w:val="24"/>
          <w:szCs w:val="24"/>
        </w:rPr>
        <w:tab/>
        <w:t>McLachlan GJ (2004) Discriminant analysis and statistical pattern recognition. John Wiley &amp; Sons</w:t>
      </w:r>
    </w:p>
    <w:p w14:paraId="10CFED4E"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24. </w:t>
      </w:r>
      <w:r w:rsidRPr="006F1E80">
        <w:rPr>
          <w:rFonts w:ascii="Times New Roman" w:hAnsi="Times New Roman" w:cs="Times New Roman"/>
          <w:sz w:val="24"/>
          <w:szCs w:val="24"/>
        </w:rPr>
        <w:tab/>
        <w:t>Brownlee J (2016) Master Machine Learning Algorithms: discover how they work and implement them from scratch. Machine Learning Mastery</w:t>
      </w:r>
    </w:p>
    <w:p w14:paraId="13CF8309"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25. </w:t>
      </w:r>
      <w:r w:rsidRPr="006F1E80">
        <w:rPr>
          <w:rFonts w:ascii="Times New Roman" w:hAnsi="Times New Roman" w:cs="Times New Roman"/>
          <w:sz w:val="24"/>
          <w:szCs w:val="24"/>
        </w:rPr>
        <w:tab/>
        <w:t>Buja A, Stuetzle W, Shen Y (2005) Loss functions for binary class probability estimation and classification: Structure and applications. Working draft, November 3:</w:t>
      </w:r>
    </w:p>
    <w:p w14:paraId="1AE29E81"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26. </w:t>
      </w:r>
      <w:r w:rsidRPr="006F1E80">
        <w:rPr>
          <w:rFonts w:ascii="Times New Roman" w:hAnsi="Times New Roman" w:cs="Times New Roman"/>
          <w:sz w:val="24"/>
          <w:szCs w:val="24"/>
        </w:rPr>
        <w:tab/>
        <w:t>Fawcett T (2006) An introduction to ROC analysis. Pattern recognition letters 27:861–874</w:t>
      </w:r>
    </w:p>
    <w:p w14:paraId="02E7711E"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27. </w:t>
      </w:r>
      <w:r w:rsidRPr="006F1E80">
        <w:rPr>
          <w:rFonts w:ascii="Times New Roman" w:hAnsi="Times New Roman" w:cs="Times New Roman"/>
          <w:sz w:val="24"/>
          <w:szCs w:val="24"/>
        </w:rPr>
        <w:tab/>
        <w:t>Prati RC, Batista GE, Monard MC (2004) Class imbalances versus class overlapping: an analysis of a learning system behavior. In: Mexican international conference on artificial intelligence. Springer, pp 312–321</w:t>
      </w:r>
    </w:p>
    <w:p w14:paraId="03EB2C7F"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28. </w:t>
      </w:r>
      <w:r w:rsidRPr="006F1E80">
        <w:rPr>
          <w:rFonts w:ascii="Times New Roman" w:hAnsi="Times New Roman" w:cs="Times New Roman"/>
          <w:sz w:val="24"/>
          <w:szCs w:val="24"/>
        </w:rPr>
        <w:tab/>
        <w:t>Bradley AP (1997) The use of the area under the ROC curve in the evaluation of machine learning algorithms. Pattern recognition 30:1145–1159</w:t>
      </w:r>
    </w:p>
    <w:p w14:paraId="7016B823"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29. </w:t>
      </w:r>
      <w:r w:rsidRPr="006F1E80">
        <w:rPr>
          <w:rFonts w:ascii="Times New Roman" w:hAnsi="Times New Roman" w:cs="Times New Roman"/>
          <w:sz w:val="24"/>
          <w:szCs w:val="24"/>
        </w:rPr>
        <w:tab/>
        <w:t>Drummond C, Holte RC (2004) What ROC Curves Can’t Do (and Cost Curves Can). In: ROCAI. Citeseer, pp 19–26</w:t>
      </w:r>
    </w:p>
    <w:p w14:paraId="32A309CC" w14:textId="77777777" w:rsidR="002C50D6" w:rsidRPr="006F1E80" w:rsidRDefault="002C50D6" w:rsidP="0050721C">
      <w:pPr>
        <w:pStyle w:val="Bibliography"/>
        <w:jc w:val="both"/>
        <w:rPr>
          <w:rFonts w:ascii="Times New Roman" w:hAnsi="Times New Roman" w:cs="Times New Roman"/>
          <w:sz w:val="24"/>
          <w:szCs w:val="24"/>
        </w:rPr>
      </w:pPr>
      <w:r w:rsidRPr="006F1E80">
        <w:rPr>
          <w:rFonts w:ascii="Times New Roman" w:hAnsi="Times New Roman" w:cs="Times New Roman"/>
          <w:sz w:val="24"/>
          <w:szCs w:val="24"/>
        </w:rPr>
        <w:t xml:space="preserve">30. </w:t>
      </w:r>
      <w:r w:rsidRPr="006F1E80">
        <w:rPr>
          <w:rFonts w:ascii="Times New Roman" w:hAnsi="Times New Roman" w:cs="Times New Roman"/>
          <w:sz w:val="24"/>
          <w:szCs w:val="24"/>
        </w:rPr>
        <w:tab/>
        <w:t>Tharwat A (2020) Classification assessment methods. Applied Computing and Informatics</w:t>
      </w:r>
    </w:p>
    <w:p w14:paraId="4A5DA239" w14:textId="403B8613" w:rsidR="0028308F" w:rsidRPr="006F1E80" w:rsidRDefault="00BB0F73" w:rsidP="0050721C">
      <w:pPr>
        <w:tabs>
          <w:tab w:val="left" w:pos="6765"/>
        </w:tabs>
        <w:spacing w:line="360" w:lineRule="auto"/>
        <w:ind w:left="360" w:hanging="360"/>
        <w:jc w:val="both"/>
        <w:rPr>
          <w:rFonts w:ascii="Times New Roman" w:hAnsi="Times New Roman" w:cs="Times New Roman"/>
          <w:b/>
          <w:bCs/>
          <w:sz w:val="24"/>
          <w:szCs w:val="24"/>
        </w:rPr>
      </w:pPr>
      <w:r w:rsidRPr="006F1E80">
        <w:rPr>
          <w:rFonts w:ascii="Times New Roman" w:hAnsi="Times New Roman" w:cs="Times New Roman"/>
          <w:b/>
          <w:bCs/>
          <w:sz w:val="24"/>
          <w:szCs w:val="24"/>
        </w:rPr>
        <w:fldChar w:fldCharType="end"/>
      </w:r>
      <w:r w:rsidR="00496929" w:rsidRPr="006F1E80">
        <w:rPr>
          <w:rFonts w:ascii="Times New Roman" w:hAnsi="Times New Roman" w:cs="Times New Roman"/>
          <w:b/>
          <w:bCs/>
          <w:sz w:val="24"/>
          <w:szCs w:val="24"/>
        </w:rPr>
        <w:tab/>
      </w:r>
      <w:bookmarkEnd w:id="501"/>
      <w:bookmarkEnd w:id="502"/>
    </w:p>
    <w:sectPr w:rsidR="0028308F" w:rsidRPr="006F1E80">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E30261" w14:textId="77777777" w:rsidR="005A5C7F" w:rsidRDefault="005A5C7F" w:rsidP="0000139B">
      <w:pPr>
        <w:spacing w:after="0" w:line="240" w:lineRule="auto"/>
      </w:pPr>
      <w:r>
        <w:separator/>
      </w:r>
    </w:p>
  </w:endnote>
  <w:endnote w:type="continuationSeparator" w:id="0">
    <w:p w14:paraId="6BAE5083" w14:textId="77777777" w:rsidR="005A5C7F" w:rsidRDefault="005A5C7F" w:rsidP="0000139B">
      <w:pPr>
        <w:spacing w:after="0" w:line="240" w:lineRule="auto"/>
      </w:pPr>
      <w:r>
        <w:continuationSeparator/>
      </w:r>
    </w:p>
  </w:endnote>
  <w:endnote w:type="continuationNotice" w:id="1">
    <w:p w14:paraId="36F03780" w14:textId="77777777" w:rsidR="005A5C7F" w:rsidRDefault="005A5C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NimbusRomNo9L-Regu">
    <w:altName w:val="Cambria"/>
    <w:panose1 w:val="00000000000000000000"/>
    <w:charset w:val="00"/>
    <w:family w:val="roman"/>
    <w:notTrueType/>
    <w:pitch w:val="default"/>
  </w:font>
  <w:font w:name="CMR10">
    <w:altName w:val="Cambria"/>
    <w:panose1 w:val="00000000000000000000"/>
    <w:charset w:val="00"/>
    <w:family w:val="roman"/>
    <w:notTrueType/>
    <w:pitch w:val="default"/>
  </w:font>
  <w:font w:name="MinionPro-Cap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A55B5E" w14:textId="77777777" w:rsidR="00AC7CA2" w:rsidRDefault="00AC7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98ABE5" w14:textId="77777777" w:rsidR="005A5C7F" w:rsidRDefault="005A5C7F" w:rsidP="0000139B">
      <w:pPr>
        <w:spacing w:after="0" w:line="240" w:lineRule="auto"/>
      </w:pPr>
      <w:r>
        <w:separator/>
      </w:r>
    </w:p>
  </w:footnote>
  <w:footnote w:type="continuationSeparator" w:id="0">
    <w:p w14:paraId="133C6939" w14:textId="77777777" w:rsidR="005A5C7F" w:rsidRDefault="005A5C7F" w:rsidP="0000139B">
      <w:pPr>
        <w:spacing w:after="0" w:line="240" w:lineRule="auto"/>
      </w:pPr>
      <w:r>
        <w:continuationSeparator/>
      </w:r>
    </w:p>
  </w:footnote>
  <w:footnote w:type="continuationNotice" w:id="1">
    <w:p w14:paraId="276DEBA8" w14:textId="77777777" w:rsidR="005A5C7F" w:rsidRDefault="005A5C7F">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916500" w14:textId="77777777" w:rsidR="00AC7CA2" w:rsidRDefault="00AC7CA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1A1D"/>
    <w:multiLevelType w:val="multilevel"/>
    <w:tmpl w:val="FF0C2236"/>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F834B3"/>
    <w:multiLevelType w:val="multilevel"/>
    <w:tmpl w:val="0D7A6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CA84C52"/>
    <w:multiLevelType w:val="multilevel"/>
    <w:tmpl w:val="5C2444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1120682"/>
    <w:multiLevelType w:val="multilevel"/>
    <w:tmpl w:val="A8E27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7705C6A"/>
    <w:multiLevelType w:val="hybridMultilevel"/>
    <w:tmpl w:val="0DFE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29113E"/>
    <w:multiLevelType w:val="multilevel"/>
    <w:tmpl w:val="3CD8B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A2064B"/>
    <w:multiLevelType w:val="multilevel"/>
    <w:tmpl w:val="1EAAA69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43E1D5B"/>
    <w:multiLevelType w:val="hybridMultilevel"/>
    <w:tmpl w:val="DC6A69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69536E6C"/>
    <w:multiLevelType w:val="multilevel"/>
    <w:tmpl w:val="D15EA4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6B83470D"/>
    <w:multiLevelType w:val="multilevel"/>
    <w:tmpl w:val="FBC2D4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E460851"/>
    <w:multiLevelType w:val="hybridMultilevel"/>
    <w:tmpl w:val="69544C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44068465">
    <w:abstractNumId w:val="3"/>
  </w:num>
  <w:num w:numId="2" w16cid:durableId="598414188">
    <w:abstractNumId w:val="1"/>
  </w:num>
  <w:num w:numId="3" w16cid:durableId="796334782">
    <w:abstractNumId w:val="10"/>
  </w:num>
  <w:num w:numId="4" w16cid:durableId="776943809">
    <w:abstractNumId w:val="5"/>
  </w:num>
  <w:num w:numId="5" w16cid:durableId="54204784">
    <w:abstractNumId w:val="0"/>
  </w:num>
  <w:num w:numId="6" w16cid:durableId="470829712">
    <w:abstractNumId w:val="8"/>
  </w:num>
  <w:num w:numId="7" w16cid:durableId="1259943410">
    <w:abstractNumId w:val="4"/>
  </w:num>
  <w:num w:numId="8" w16cid:durableId="1764257898">
    <w:abstractNumId w:val="9"/>
  </w:num>
  <w:num w:numId="9" w16cid:durableId="1403865778">
    <w:abstractNumId w:val="6"/>
  </w:num>
  <w:num w:numId="10" w16cid:durableId="952247523">
    <w:abstractNumId w:val="7"/>
  </w:num>
  <w:num w:numId="11" w16cid:durableId="221019770">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zekiel Ogundepo">
    <w15:presenceInfo w15:providerId="Windows Live" w15:userId="93cbbcdfb0c712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savePreviewPicture/>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Tc1MTM2Mbc0MLA0tjBQ0lEKTi0uzszPAykwNKoFAOXpdeItAAAA"/>
  </w:docVars>
  <w:rsids>
    <w:rsidRoot w:val="005F6E3F"/>
    <w:rsid w:val="0000139B"/>
    <w:rsid w:val="00001DF4"/>
    <w:rsid w:val="00002E12"/>
    <w:rsid w:val="0000392B"/>
    <w:rsid w:val="00012581"/>
    <w:rsid w:val="0001265C"/>
    <w:rsid w:val="000129E4"/>
    <w:rsid w:val="00012E35"/>
    <w:rsid w:val="000132CA"/>
    <w:rsid w:val="00013527"/>
    <w:rsid w:val="00014CB7"/>
    <w:rsid w:val="0001509D"/>
    <w:rsid w:val="000157B1"/>
    <w:rsid w:val="00015D5C"/>
    <w:rsid w:val="000163D0"/>
    <w:rsid w:val="00020DEE"/>
    <w:rsid w:val="000229A0"/>
    <w:rsid w:val="000237C6"/>
    <w:rsid w:val="00023BC8"/>
    <w:rsid w:val="000279AF"/>
    <w:rsid w:val="00027A3D"/>
    <w:rsid w:val="0003082B"/>
    <w:rsid w:val="00031A1E"/>
    <w:rsid w:val="000320BA"/>
    <w:rsid w:val="000320F0"/>
    <w:rsid w:val="00035169"/>
    <w:rsid w:val="00036209"/>
    <w:rsid w:val="0003662D"/>
    <w:rsid w:val="0003753A"/>
    <w:rsid w:val="00037C21"/>
    <w:rsid w:val="00040AC8"/>
    <w:rsid w:val="00042019"/>
    <w:rsid w:val="00042126"/>
    <w:rsid w:val="000449E1"/>
    <w:rsid w:val="00045BC1"/>
    <w:rsid w:val="000476F3"/>
    <w:rsid w:val="00047803"/>
    <w:rsid w:val="000510FA"/>
    <w:rsid w:val="00053042"/>
    <w:rsid w:val="00053AF0"/>
    <w:rsid w:val="00053F1E"/>
    <w:rsid w:val="00060588"/>
    <w:rsid w:val="00061449"/>
    <w:rsid w:val="000618EB"/>
    <w:rsid w:val="00063DEC"/>
    <w:rsid w:val="00064CA3"/>
    <w:rsid w:val="000659E1"/>
    <w:rsid w:val="00066EC6"/>
    <w:rsid w:val="000671F5"/>
    <w:rsid w:val="0006741A"/>
    <w:rsid w:val="000727DB"/>
    <w:rsid w:val="00072C71"/>
    <w:rsid w:val="000732D7"/>
    <w:rsid w:val="00073AF7"/>
    <w:rsid w:val="0007431E"/>
    <w:rsid w:val="000748A4"/>
    <w:rsid w:val="00076009"/>
    <w:rsid w:val="00076FF9"/>
    <w:rsid w:val="000770F6"/>
    <w:rsid w:val="000801B4"/>
    <w:rsid w:val="000807C6"/>
    <w:rsid w:val="00080FB6"/>
    <w:rsid w:val="00081DEA"/>
    <w:rsid w:val="0008295B"/>
    <w:rsid w:val="000834F0"/>
    <w:rsid w:val="000835A8"/>
    <w:rsid w:val="00084CAF"/>
    <w:rsid w:val="000857DF"/>
    <w:rsid w:val="00085F48"/>
    <w:rsid w:val="00086B4E"/>
    <w:rsid w:val="00087853"/>
    <w:rsid w:val="000904C7"/>
    <w:rsid w:val="00090754"/>
    <w:rsid w:val="00090E2E"/>
    <w:rsid w:val="000920B3"/>
    <w:rsid w:val="00092831"/>
    <w:rsid w:val="000928CE"/>
    <w:rsid w:val="00093ABA"/>
    <w:rsid w:val="00093F41"/>
    <w:rsid w:val="00094367"/>
    <w:rsid w:val="0009458C"/>
    <w:rsid w:val="0009553A"/>
    <w:rsid w:val="00096228"/>
    <w:rsid w:val="00096A78"/>
    <w:rsid w:val="000973A8"/>
    <w:rsid w:val="00097F83"/>
    <w:rsid w:val="000A0DA6"/>
    <w:rsid w:val="000A15D0"/>
    <w:rsid w:val="000A2603"/>
    <w:rsid w:val="000A3064"/>
    <w:rsid w:val="000A344E"/>
    <w:rsid w:val="000A5837"/>
    <w:rsid w:val="000A5F84"/>
    <w:rsid w:val="000A67F5"/>
    <w:rsid w:val="000B0FCC"/>
    <w:rsid w:val="000B1FCD"/>
    <w:rsid w:val="000B3A3E"/>
    <w:rsid w:val="000B3B23"/>
    <w:rsid w:val="000B3E70"/>
    <w:rsid w:val="000B416B"/>
    <w:rsid w:val="000B4C0C"/>
    <w:rsid w:val="000B59A3"/>
    <w:rsid w:val="000C04EF"/>
    <w:rsid w:val="000C0DD4"/>
    <w:rsid w:val="000C161D"/>
    <w:rsid w:val="000C1781"/>
    <w:rsid w:val="000C4F7C"/>
    <w:rsid w:val="000C7250"/>
    <w:rsid w:val="000C7268"/>
    <w:rsid w:val="000C7859"/>
    <w:rsid w:val="000D06C0"/>
    <w:rsid w:val="000D20D9"/>
    <w:rsid w:val="000D24F1"/>
    <w:rsid w:val="000D27DB"/>
    <w:rsid w:val="000D3F62"/>
    <w:rsid w:val="000D5BF8"/>
    <w:rsid w:val="000D6408"/>
    <w:rsid w:val="000D6789"/>
    <w:rsid w:val="000D6E67"/>
    <w:rsid w:val="000D76F2"/>
    <w:rsid w:val="000E0AAE"/>
    <w:rsid w:val="000E1C3B"/>
    <w:rsid w:val="000E2172"/>
    <w:rsid w:val="000E25A5"/>
    <w:rsid w:val="000E2676"/>
    <w:rsid w:val="000E4A13"/>
    <w:rsid w:val="000E4CDE"/>
    <w:rsid w:val="000E5A41"/>
    <w:rsid w:val="000E6D45"/>
    <w:rsid w:val="000F05E8"/>
    <w:rsid w:val="000F08CA"/>
    <w:rsid w:val="000F0B29"/>
    <w:rsid w:val="000F1169"/>
    <w:rsid w:val="000F231E"/>
    <w:rsid w:val="000F3BE8"/>
    <w:rsid w:val="000F3D9C"/>
    <w:rsid w:val="000F5735"/>
    <w:rsid w:val="000F7F37"/>
    <w:rsid w:val="000F7F3B"/>
    <w:rsid w:val="00100086"/>
    <w:rsid w:val="0010027C"/>
    <w:rsid w:val="001007A0"/>
    <w:rsid w:val="00100B1C"/>
    <w:rsid w:val="00101E8E"/>
    <w:rsid w:val="001041FF"/>
    <w:rsid w:val="00105595"/>
    <w:rsid w:val="00105720"/>
    <w:rsid w:val="001066A1"/>
    <w:rsid w:val="0010728F"/>
    <w:rsid w:val="00111099"/>
    <w:rsid w:val="001119D9"/>
    <w:rsid w:val="0011242F"/>
    <w:rsid w:val="00116EAE"/>
    <w:rsid w:val="00122858"/>
    <w:rsid w:val="0012343E"/>
    <w:rsid w:val="001263DF"/>
    <w:rsid w:val="00127BAD"/>
    <w:rsid w:val="00130803"/>
    <w:rsid w:val="00131174"/>
    <w:rsid w:val="001311B2"/>
    <w:rsid w:val="001322A2"/>
    <w:rsid w:val="00133438"/>
    <w:rsid w:val="00133A84"/>
    <w:rsid w:val="001342ED"/>
    <w:rsid w:val="001358AF"/>
    <w:rsid w:val="00136266"/>
    <w:rsid w:val="001365B5"/>
    <w:rsid w:val="0013693B"/>
    <w:rsid w:val="00137830"/>
    <w:rsid w:val="00137B09"/>
    <w:rsid w:val="00137B8F"/>
    <w:rsid w:val="00140427"/>
    <w:rsid w:val="001418E0"/>
    <w:rsid w:val="00142623"/>
    <w:rsid w:val="001426BF"/>
    <w:rsid w:val="00144EBA"/>
    <w:rsid w:val="00146903"/>
    <w:rsid w:val="0015089D"/>
    <w:rsid w:val="00150A40"/>
    <w:rsid w:val="00151905"/>
    <w:rsid w:val="00155395"/>
    <w:rsid w:val="00156162"/>
    <w:rsid w:val="00160DDE"/>
    <w:rsid w:val="00160EDD"/>
    <w:rsid w:val="0016153B"/>
    <w:rsid w:val="00162159"/>
    <w:rsid w:val="001652CF"/>
    <w:rsid w:val="001655FC"/>
    <w:rsid w:val="00166CCC"/>
    <w:rsid w:val="00167613"/>
    <w:rsid w:val="0017347C"/>
    <w:rsid w:val="001757F0"/>
    <w:rsid w:val="00177A0E"/>
    <w:rsid w:val="001815B6"/>
    <w:rsid w:val="00181B28"/>
    <w:rsid w:val="001822A9"/>
    <w:rsid w:val="001846DE"/>
    <w:rsid w:val="0018584C"/>
    <w:rsid w:val="00185FEC"/>
    <w:rsid w:val="00186AA1"/>
    <w:rsid w:val="00190CBB"/>
    <w:rsid w:val="00190F1E"/>
    <w:rsid w:val="001939E8"/>
    <w:rsid w:val="00195BFD"/>
    <w:rsid w:val="001A08A1"/>
    <w:rsid w:val="001A0E06"/>
    <w:rsid w:val="001A27E2"/>
    <w:rsid w:val="001A2E57"/>
    <w:rsid w:val="001A327C"/>
    <w:rsid w:val="001A3522"/>
    <w:rsid w:val="001A43A6"/>
    <w:rsid w:val="001A47CE"/>
    <w:rsid w:val="001A52AA"/>
    <w:rsid w:val="001A5751"/>
    <w:rsid w:val="001A7C8C"/>
    <w:rsid w:val="001A7E74"/>
    <w:rsid w:val="001B0495"/>
    <w:rsid w:val="001B0498"/>
    <w:rsid w:val="001B0C1F"/>
    <w:rsid w:val="001B1758"/>
    <w:rsid w:val="001B17C2"/>
    <w:rsid w:val="001B1E90"/>
    <w:rsid w:val="001B279C"/>
    <w:rsid w:val="001B3329"/>
    <w:rsid w:val="001B46ED"/>
    <w:rsid w:val="001B7E70"/>
    <w:rsid w:val="001C3133"/>
    <w:rsid w:val="001C3EC6"/>
    <w:rsid w:val="001C49FC"/>
    <w:rsid w:val="001C506A"/>
    <w:rsid w:val="001C66E9"/>
    <w:rsid w:val="001C6AA1"/>
    <w:rsid w:val="001C704D"/>
    <w:rsid w:val="001C7DD7"/>
    <w:rsid w:val="001D08C0"/>
    <w:rsid w:val="001D1E6B"/>
    <w:rsid w:val="001D2CD5"/>
    <w:rsid w:val="001D332D"/>
    <w:rsid w:val="001D49C5"/>
    <w:rsid w:val="001D528A"/>
    <w:rsid w:val="001D5327"/>
    <w:rsid w:val="001D7947"/>
    <w:rsid w:val="001E20A7"/>
    <w:rsid w:val="001E24AD"/>
    <w:rsid w:val="001E2D00"/>
    <w:rsid w:val="001E3880"/>
    <w:rsid w:val="001E48A0"/>
    <w:rsid w:val="001E4FF3"/>
    <w:rsid w:val="001E532E"/>
    <w:rsid w:val="001E58F5"/>
    <w:rsid w:val="001E5D43"/>
    <w:rsid w:val="001E6134"/>
    <w:rsid w:val="001E6A1E"/>
    <w:rsid w:val="001E6F51"/>
    <w:rsid w:val="001F0F3A"/>
    <w:rsid w:val="001F1424"/>
    <w:rsid w:val="001F23E3"/>
    <w:rsid w:val="001F2BCF"/>
    <w:rsid w:val="001F4EAB"/>
    <w:rsid w:val="001F649A"/>
    <w:rsid w:val="001F66DF"/>
    <w:rsid w:val="001F7F1E"/>
    <w:rsid w:val="00200121"/>
    <w:rsid w:val="002001FA"/>
    <w:rsid w:val="00200EFC"/>
    <w:rsid w:val="002024CE"/>
    <w:rsid w:val="00202C03"/>
    <w:rsid w:val="002036EB"/>
    <w:rsid w:val="00203B2A"/>
    <w:rsid w:val="00204652"/>
    <w:rsid w:val="00204E14"/>
    <w:rsid w:val="00205A38"/>
    <w:rsid w:val="00205BD1"/>
    <w:rsid w:val="002067B2"/>
    <w:rsid w:val="00210D57"/>
    <w:rsid w:val="0021126D"/>
    <w:rsid w:val="00212D06"/>
    <w:rsid w:val="00213EC5"/>
    <w:rsid w:val="00214C7A"/>
    <w:rsid w:val="002166E1"/>
    <w:rsid w:val="00216BF5"/>
    <w:rsid w:val="00217981"/>
    <w:rsid w:val="002224E6"/>
    <w:rsid w:val="00225309"/>
    <w:rsid w:val="002302EB"/>
    <w:rsid w:val="00231CE4"/>
    <w:rsid w:val="00232FCB"/>
    <w:rsid w:val="00233383"/>
    <w:rsid w:val="00233663"/>
    <w:rsid w:val="00234CC2"/>
    <w:rsid w:val="00235089"/>
    <w:rsid w:val="00235759"/>
    <w:rsid w:val="002367C0"/>
    <w:rsid w:val="0023681E"/>
    <w:rsid w:val="0023765C"/>
    <w:rsid w:val="00237C00"/>
    <w:rsid w:val="0024065E"/>
    <w:rsid w:val="00240A33"/>
    <w:rsid w:val="00240D58"/>
    <w:rsid w:val="002413AD"/>
    <w:rsid w:val="00244A8B"/>
    <w:rsid w:val="0024549D"/>
    <w:rsid w:val="00245FC0"/>
    <w:rsid w:val="00246B9D"/>
    <w:rsid w:val="00250518"/>
    <w:rsid w:val="002509AB"/>
    <w:rsid w:val="00250BAF"/>
    <w:rsid w:val="002514C3"/>
    <w:rsid w:val="00251BE2"/>
    <w:rsid w:val="00253241"/>
    <w:rsid w:val="0025557F"/>
    <w:rsid w:val="00256BC4"/>
    <w:rsid w:val="00257838"/>
    <w:rsid w:val="0025783D"/>
    <w:rsid w:val="00265DAD"/>
    <w:rsid w:val="0026686D"/>
    <w:rsid w:val="00270121"/>
    <w:rsid w:val="002705A1"/>
    <w:rsid w:val="00272631"/>
    <w:rsid w:val="00275F3F"/>
    <w:rsid w:val="002768FB"/>
    <w:rsid w:val="00276EDE"/>
    <w:rsid w:val="00276FE0"/>
    <w:rsid w:val="0027773B"/>
    <w:rsid w:val="00280346"/>
    <w:rsid w:val="002805B7"/>
    <w:rsid w:val="00281358"/>
    <w:rsid w:val="00281410"/>
    <w:rsid w:val="00282164"/>
    <w:rsid w:val="002821D2"/>
    <w:rsid w:val="0028308F"/>
    <w:rsid w:val="0028385A"/>
    <w:rsid w:val="00284680"/>
    <w:rsid w:val="002848D4"/>
    <w:rsid w:val="00286300"/>
    <w:rsid w:val="002875B7"/>
    <w:rsid w:val="0028793F"/>
    <w:rsid w:val="00292325"/>
    <w:rsid w:val="002926FC"/>
    <w:rsid w:val="00294039"/>
    <w:rsid w:val="00294D49"/>
    <w:rsid w:val="002957C1"/>
    <w:rsid w:val="00295CF5"/>
    <w:rsid w:val="00296C2E"/>
    <w:rsid w:val="002A33B9"/>
    <w:rsid w:val="002A340C"/>
    <w:rsid w:val="002A4363"/>
    <w:rsid w:val="002A6098"/>
    <w:rsid w:val="002A6D5F"/>
    <w:rsid w:val="002A7155"/>
    <w:rsid w:val="002B0250"/>
    <w:rsid w:val="002B0817"/>
    <w:rsid w:val="002B1E75"/>
    <w:rsid w:val="002B2682"/>
    <w:rsid w:val="002B473D"/>
    <w:rsid w:val="002B59F9"/>
    <w:rsid w:val="002C0B56"/>
    <w:rsid w:val="002C21AF"/>
    <w:rsid w:val="002C3A0D"/>
    <w:rsid w:val="002C4D93"/>
    <w:rsid w:val="002C50D6"/>
    <w:rsid w:val="002C5A3E"/>
    <w:rsid w:val="002C77EF"/>
    <w:rsid w:val="002D0258"/>
    <w:rsid w:val="002D26A4"/>
    <w:rsid w:val="002D2F52"/>
    <w:rsid w:val="002D3726"/>
    <w:rsid w:val="002D4884"/>
    <w:rsid w:val="002D4D30"/>
    <w:rsid w:val="002D5E6D"/>
    <w:rsid w:val="002E03BE"/>
    <w:rsid w:val="002E05B1"/>
    <w:rsid w:val="002E2CD9"/>
    <w:rsid w:val="002E357D"/>
    <w:rsid w:val="002E4B0B"/>
    <w:rsid w:val="002E6F09"/>
    <w:rsid w:val="002E787F"/>
    <w:rsid w:val="002E7B29"/>
    <w:rsid w:val="002F0297"/>
    <w:rsid w:val="002F1EC3"/>
    <w:rsid w:val="002F2C47"/>
    <w:rsid w:val="002F3CB4"/>
    <w:rsid w:val="002F4C08"/>
    <w:rsid w:val="002F4CD2"/>
    <w:rsid w:val="002F547F"/>
    <w:rsid w:val="002F5B8E"/>
    <w:rsid w:val="002F770F"/>
    <w:rsid w:val="002F7C48"/>
    <w:rsid w:val="0030227C"/>
    <w:rsid w:val="003070E3"/>
    <w:rsid w:val="00311362"/>
    <w:rsid w:val="00311EFE"/>
    <w:rsid w:val="00312023"/>
    <w:rsid w:val="003124A8"/>
    <w:rsid w:val="0031434B"/>
    <w:rsid w:val="00314823"/>
    <w:rsid w:val="003150E3"/>
    <w:rsid w:val="0031665E"/>
    <w:rsid w:val="0031773D"/>
    <w:rsid w:val="00317C14"/>
    <w:rsid w:val="00320B61"/>
    <w:rsid w:val="003221B7"/>
    <w:rsid w:val="0032267C"/>
    <w:rsid w:val="003235E1"/>
    <w:rsid w:val="00326196"/>
    <w:rsid w:val="00326A5B"/>
    <w:rsid w:val="00326A80"/>
    <w:rsid w:val="00326BB7"/>
    <w:rsid w:val="00326DBA"/>
    <w:rsid w:val="003336BC"/>
    <w:rsid w:val="00334CB7"/>
    <w:rsid w:val="003365C7"/>
    <w:rsid w:val="00336B94"/>
    <w:rsid w:val="0034010F"/>
    <w:rsid w:val="00340158"/>
    <w:rsid w:val="003404EB"/>
    <w:rsid w:val="003410B0"/>
    <w:rsid w:val="00341AAF"/>
    <w:rsid w:val="00341B8D"/>
    <w:rsid w:val="00342688"/>
    <w:rsid w:val="00342DEC"/>
    <w:rsid w:val="0034649C"/>
    <w:rsid w:val="003465D5"/>
    <w:rsid w:val="00346E16"/>
    <w:rsid w:val="0035086E"/>
    <w:rsid w:val="0035179F"/>
    <w:rsid w:val="0035340F"/>
    <w:rsid w:val="003535E7"/>
    <w:rsid w:val="0035458B"/>
    <w:rsid w:val="00354865"/>
    <w:rsid w:val="0035590F"/>
    <w:rsid w:val="00356265"/>
    <w:rsid w:val="00356F67"/>
    <w:rsid w:val="00361D4B"/>
    <w:rsid w:val="00362B37"/>
    <w:rsid w:val="0036559D"/>
    <w:rsid w:val="003675AF"/>
    <w:rsid w:val="003703A2"/>
    <w:rsid w:val="003709B4"/>
    <w:rsid w:val="003709EB"/>
    <w:rsid w:val="0037181A"/>
    <w:rsid w:val="00371B6D"/>
    <w:rsid w:val="00372D9A"/>
    <w:rsid w:val="00373100"/>
    <w:rsid w:val="00373200"/>
    <w:rsid w:val="0037368D"/>
    <w:rsid w:val="00375DC5"/>
    <w:rsid w:val="00376CA7"/>
    <w:rsid w:val="003800F2"/>
    <w:rsid w:val="003803FF"/>
    <w:rsid w:val="00380A26"/>
    <w:rsid w:val="00381551"/>
    <w:rsid w:val="00382F64"/>
    <w:rsid w:val="003835B2"/>
    <w:rsid w:val="00383839"/>
    <w:rsid w:val="00383FF1"/>
    <w:rsid w:val="00384EEB"/>
    <w:rsid w:val="003858A6"/>
    <w:rsid w:val="00386988"/>
    <w:rsid w:val="00386BEE"/>
    <w:rsid w:val="003904D7"/>
    <w:rsid w:val="00390534"/>
    <w:rsid w:val="00391F3B"/>
    <w:rsid w:val="003924FB"/>
    <w:rsid w:val="003931B4"/>
    <w:rsid w:val="00395A13"/>
    <w:rsid w:val="00397AA0"/>
    <w:rsid w:val="003A06B5"/>
    <w:rsid w:val="003A1A60"/>
    <w:rsid w:val="003A473C"/>
    <w:rsid w:val="003B1A90"/>
    <w:rsid w:val="003B2153"/>
    <w:rsid w:val="003B2168"/>
    <w:rsid w:val="003B2308"/>
    <w:rsid w:val="003B3A12"/>
    <w:rsid w:val="003B3A8B"/>
    <w:rsid w:val="003B64E1"/>
    <w:rsid w:val="003B698F"/>
    <w:rsid w:val="003C088F"/>
    <w:rsid w:val="003C1BB3"/>
    <w:rsid w:val="003C2B9F"/>
    <w:rsid w:val="003C388B"/>
    <w:rsid w:val="003C3A78"/>
    <w:rsid w:val="003C5C1B"/>
    <w:rsid w:val="003C622C"/>
    <w:rsid w:val="003D1E50"/>
    <w:rsid w:val="003D1FF2"/>
    <w:rsid w:val="003D25E0"/>
    <w:rsid w:val="003D35BD"/>
    <w:rsid w:val="003D373A"/>
    <w:rsid w:val="003D4C31"/>
    <w:rsid w:val="003D4D73"/>
    <w:rsid w:val="003D5623"/>
    <w:rsid w:val="003D590E"/>
    <w:rsid w:val="003D643A"/>
    <w:rsid w:val="003D68D6"/>
    <w:rsid w:val="003D7331"/>
    <w:rsid w:val="003D7441"/>
    <w:rsid w:val="003E13E2"/>
    <w:rsid w:val="003E143A"/>
    <w:rsid w:val="003E3453"/>
    <w:rsid w:val="003E370F"/>
    <w:rsid w:val="003F0B78"/>
    <w:rsid w:val="003F11AB"/>
    <w:rsid w:val="003F1525"/>
    <w:rsid w:val="003F2690"/>
    <w:rsid w:val="003F28F3"/>
    <w:rsid w:val="003F2C67"/>
    <w:rsid w:val="003F4000"/>
    <w:rsid w:val="003F4BB5"/>
    <w:rsid w:val="003F5097"/>
    <w:rsid w:val="003F5663"/>
    <w:rsid w:val="003F6E6B"/>
    <w:rsid w:val="004028EB"/>
    <w:rsid w:val="00403250"/>
    <w:rsid w:val="00405F6F"/>
    <w:rsid w:val="0040639B"/>
    <w:rsid w:val="004070EA"/>
    <w:rsid w:val="00407C09"/>
    <w:rsid w:val="00410BFC"/>
    <w:rsid w:val="00411815"/>
    <w:rsid w:val="00411E56"/>
    <w:rsid w:val="00415C85"/>
    <w:rsid w:val="00417D50"/>
    <w:rsid w:val="00420149"/>
    <w:rsid w:val="004208E2"/>
    <w:rsid w:val="00420E2F"/>
    <w:rsid w:val="00422B81"/>
    <w:rsid w:val="0042300A"/>
    <w:rsid w:val="00423830"/>
    <w:rsid w:val="0042529A"/>
    <w:rsid w:val="004258BB"/>
    <w:rsid w:val="004279C3"/>
    <w:rsid w:val="00430E28"/>
    <w:rsid w:val="00430E65"/>
    <w:rsid w:val="00435167"/>
    <w:rsid w:val="004368F7"/>
    <w:rsid w:val="00437B95"/>
    <w:rsid w:val="00441588"/>
    <w:rsid w:val="00441A04"/>
    <w:rsid w:val="0044356D"/>
    <w:rsid w:val="0044380A"/>
    <w:rsid w:val="004442A3"/>
    <w:rsid w:val="004448B1"/>
    <w:rsid w:val="0044547D"/>
    <w:rsid w:val="00446589"/>
    <w:rsid w:val="00450404"/>
    <w:rsid w:val="00451399"/>
    <w:rsid w:val="00451DAE"/>
    <w:rsid w:val="00453534"/>
    <w:rsid w:val="00453C0A"/>
    <w:rsid w:val="00454C34"/>
    <w:rsid w:val="004561BF"/>
    <w:rsid w:val="00456BAC"/>
    <w:rsid w:val="00456D0A"/>
    <w:rsid w:val="00462E83"/>
    <w:rsid w:val="0046367D"/>
    <w:rsid w:val="00463E16"/>
    <w:rsid w:val="00465239"/>
    <w:rsid w:val="00465B39"/>
    <w:rsid w:val="00465CC1"/>
    <w:rsid w:val="004663CC"/>
    <w:rsid w:val="00470765"/>
    <w:rsid w:val="004713C2"/>
    <w:rsid w:val="004720D6"/>
    <w:rsid w:val="0047266D"/>
    <w:rsid w:val="00472A9C"/>
    <w:rsid w:val="00472B72"/>
    <w:rsid w:val="00472BC3"/>
    <w:rsid w:val="00472E4C"/>
    <w:rsid w:val="00483709"/>
    <w:rsid w:val="004858BE"/>
    <w:rsid w:val="00486C61"/>
    <w:rsid w:val="00486FE7"/>
    <w:rsid w:val="0048723F"/>
    <w:rsid w:val="00490A3E"/>
    <w:rsid w:val="00490D62"/>
    <w:rsid w:val="004916BD"/>
    <w:rsid w:val="00493C0A"/>
    <w:rsid w:val="004944AA"/>
    <w:rsid w:val="00496929"/>
    <w:rsid w:val="004A2211"/>
    <w:rsid w:val="004A5AA1"/>
    <w:rsid w:val="004A5E7F"/>
    <w:rsid w:val="004A65F6"/>
    <w:rsid w:val="004A6B4B"/>
    <w:rsid w:val="004A6CE1"/>
    <w:rsid w:val="004B0A6A"/>
    <w:rsid w:val="004B1FEC"/>
    <w:rsid w:val="004B2F98"/>
    <w:rsid w:val="004B304F"/>
    <w:rsid w:val="004B4880"/>
    <w:rsid w:val="004B5719"/>
    <w:rsid w:val="004B57BA"/>
    <w:rsid w:val="004B72D8"/>
    <w:rsid w:val="004C12AF"/>
    <w:rsid w:val="004C1D9B"/>
    <w:rsid w:val="004C2969"/>
    <w:rsid w:val="004C2A38"/>
    <w:rsid w:val="004C2C1F"/>
    <w:rsid w:val="004C3EE2"/>
    <w:rsid w:val="004C4777"/>
    <w:rsid w:val="004C537F"/>
    <w:rsid w:val="004C5831"/>
    <w:rsid w:val="004C6454"/>
    <w:rsid w:val="004C7163"/>
    <w:rsid w:val="004C77EC"/>
    <w:rsid w:val="004C7B31"/>
    <w:rsid w:val="004D0C95"/>
    <w:rsid w:val="004D37FF"/>
    <w:rsid w:val="004D406A"/>
    <w:rsid w:val="004D4EB9"/>
    <w:rsid w:val="004D5337"/>
    <w:rsid w:val="004D7060"/>
    <w:rsid w:val="004D75BA"/>
    <w:rsid w:val="004D776F"/>
    <w:rsid w:val="004E0987"/>
    <w:rsid w:val="004E0BC8"/>
    <w:rsid w:val="004E43A7"/>
    <w:rsid w:val="004E4853"/>
    <w:rsid w:val="004E48A9"/>
    <w:rsid w:val="004E566F"/>
    <w:rsid w:val="004E6127"/>
    <w:rsid w:val="004E6AD3"/>
    <w:rsid w:val="004E79CB"/>
    <w:rsid w:val="004F0875"/>
    <w:rsid w:val="004F1A86"/>
    <w:rsid w:val="004F1DA8"/>
    <w:rsid w:val="004F1E70"/>
    <w:rsid w:val="004F1F59"/>
    <w:rsid w:val="004F3AE3"/>
    <w:rsid w:val="004F552C"/>
    <w:rsid w:val="004F598D"/>
    <w:rsid w:val="004F5BF9"/>
    <w:rsid w:val="005008E5"/>
    <w:rsid w:val="00502EF5"/>
    <w:rsid w:val="00502F28"/>
    <w:rsid w:val="00504124"/>
    <w:rsid w:val="005050AB"/>
    <w:rsid w:val="005053D2"/>
    <w:rsid w:val="0050647E"/>
    <w:rsid w:val="0050721C"/>
    <w:rsid w:val="005075A5"/>
    <w:rsid w:val="00507CFE"/>
    <w:rsid w:val="00507F0B"/>
    <w:rsid w:val="0051118D"/>
    <w:rsid w:val="00512EDE"/>
    <w:rsid w:val="00513AA0"/>
    <w:rsid w:val="00514981"/>
    <w:rsid w:val="0051568D"/>
    <w:rsid w:val="00515B0E"/>
    <w:rsid w:val="00515CC2"/>
    <w:rsid w:val="00516CC4"/>
    <w:rsid w:val="00520AC7"/>
    <w:rsid w:val="00520CD9"/>
    <w:rsid w:val="00521B09"/>
    <w:rsid w:val="00523B85"/>
    <w:rsid w:val="00524372"/>
    <w:rsid w:val="00524498"/>
    <w:rsid w:val="005247C3"/>
    <w:rsid w:val="00524F1A"/>
    <w:rsid w:val="00526423"/>
    <w:rsid w:val="0052649D"/>
    <w:rsid w:val="00526600"/>
    <w:rsid w:val="00527E7B"/>
    <w:rsid w:val="00530348"/>
    <w:rsid w:val="00530F42"/>
    <w:rsid w:val="005312A6"/>
    <w:rsid w:val="00531F3C"/>
    <w:rsid w:val="005322BB"/>
    <w:rsid w:val="00532DD1"/>
    <w:rsid w:val="00533C2D"/>
    <w:rsid w:val="00533DAB"/>
    <w:rsid w:val="00534E0E"/>
    <w:rsid w:val="0053507E"/>
    <w:rsid w:val="005359E2"/>
    <w:rsid w:val="00537A1A"/>
    <w:rsid w:val="00540E86"/>
    <w:rsid w:val="005437F0"/>
    <w:rsid w:val="00543D6C"/>
    <w:rsid w:val="00544246"/>
    <w:rsid w:val="005443C0"/>
    <w:rsid w:val="005467C5"/>
    <w:rsid w:val="00550CF4"/>
    <w:rsid w:val="00551CBB"/>
    <w:rsid w:val="00554A14"/>
    <w:rsid w:val="0055699B"/>
    <w:rsid w:val="00556CFD"/>
    <w:rsid w:val="00557505"/>
    <w:rsid w:val="005607B5"/>
    <w:rsid w:val="0056136F"/>
    <w:rsid w:val="00561437"/>
    <w:rsid w:val="00561AD5"/>
    <w:rsid w:val="00563F84"/>
    <w:rsid w:val="00565C0C"/>
    <w:rsid w:val="00566D03"/>
    <w:rsid w:val="00566F35"/>
    <w:rsid w:val="005705B5"/>
    <w:rsid w:val="0057069C"/>
    <w:rsid w:val="00573FF0"/>
    <w:rsid w:val="005748AF"/>
    <w:rsid w:val="00576ED5"/>
    <w:rsid w:val="00576FDB"/>
    <w:rsid w:val="00580286"/>
    <w:rsid w:val="00583EF8"/>
    <w:rsid w:val="005859AF"/>
    <w:rsid w:val="005861A9"/>
    <w:rsid w:val="00586EDD"/>
    <w:rsid w:val="00587124"/>
    <w:rsid w:val="0059165B"/>
    <w:rsid w:val="00591A08"/>
    <w:rsid w:val="005920FE"/>
    <w:rsid w:val="00593E5F"/>
    <w:rsid w:val="00594080"/>
    <w:rsid w:val="00594B61"/>
    <w:rsid w:val="00595624"/>
    <w:rsid w:val="0059744A"/>
    <w:rsid w:val="005979AA"/>
    <w:rsid w:val="00597D98"/>
    <w:rsid w:val="005A3838"/>
    <w:rsid w:val="005A3DFC"/>
    <w:rsid w:val="005A3F2A"/>
    <w:rsid w:val="005A4E4D"/>
    <w:rsid w:val="005A540E"/>
    <w:rsid w:val="005A540F"/>
    <w:rsid w:val="005A5C7F"/>
    <w:rsid w:val="005A61BE"/>
    <w:rsid w:val="005A6D9A"/>
    <w:rsid w:val="005A773E"/>
    <w:rsid w:val="005A7B70"/>
    <w:rsid w:val="005A7EAD"/>
    <w:rsid w:val="005B043B"/>
    <w:rsid w:val="005B08AB"/>
    <w:rsid w:val="005B213D"/>
    <w:rsid w:val="005B4497"/>
    <w:rsid w:val="005B626E"/>
    <w:rsid w:val="005B6C2F"/>
    <w:rsid w:val="005B6C82"/>
    <w:rsid w:val="005B745B"/>
    <w:rsid w:val="005B7AFC"/>
    <w:rsid w:val="005B7E60"/>
    <w:rsid w:val="005C019C"/>
    <w:rsid w:val="005C03B8"/>
    <w:rsid w:val="005C06CE"/>
    <w:rsid w:val="005C06D1"/>
    <w:rsid w:val="005C0793"/>
    <w:rsid w:val="005C10FA"/>
    <w:rsid w:val="005C33E0"/>
    <w:rsid w:val="005C3DA6"/>
    <w:rsid w:val="005C5454"/>
    <w:rsid w:val="005C5849"/>
    <w:rsid w:val="005C67AA"/>
    <w:rsid w:val="005C756C"/>
    <w:rsid w:val="005D06FA"/>
    <w:rsid w:val="005D0D4D"/>
    <w:rsid w:val="005D228A"/>
    <w:rsid w:val="005D4096"/>
    <w:rsid w:val="005D540D"/>
    <w:rsid w:val="005D55EB"/>
    <w:rsid w:val="005D63D3"/>
    <w:rsid w:val="005D6810"/>
    <w:rsid w:val="005D7E23"/>
    <w:rsid w:val="005E0364"/>
    <w:rsid w:val="005E0556"/>
    <w:rsid w:val="005E11A8"/>
    <w:rsid w:val="005E2AFA"/>
    <w:rsid w:val="005E6145"/>
    <w:rsid w:val="005E6E38"/>
    <w:rsid w:val="005F0512"/>
    <w:rsid w:val="005F1F8A"/>
    <w:rsid w:val="005F20C9"/>
    <w:rsid w:val="005F4369"/>
    <w:rsid w:val="005F43F6"/>
    <w:rsid w:val="005F5016"/>
    <w:rsid w:val="005F5E31"/>
    <w:rsid w:val="005F5E53"/>
    <w:rsid w:val="005F643D"/>
    <w:rsid w:val="005F6E3F"/>
    <w:rsid w:val="005F71EC"/>
    <w:rsid w:val="00602965"/>
    <w:rsid w:val="00602A31"/>
    <w:rsid w:val="00606381"/>
    <w:rsid w:val="006071CA"/>
    <w:rsid w:val="0061095B"/>
    <w:rsid w:val="00611530"/>
    <w:rsid w:val="006120C6"/>
    <w:rsid w:val="00614581"/>
    <w:rsid w:val="006145FC"/>
    <w:rsid w:val="00615228"/>
    <w:rsid w:val="0061653A"/>
    <w:rsid w:val="00616569"/>
    <w:rsid w:val="0062144C"/>
    <w:rsid w:val="00622D9F"/>
    <w:rsid w:val="006240CB"/>
    <w:rsid w:val="006252CB"/>
    <w:rsid w:val="006254D9"/>
    <w:rsid w:val="0062580E"/>
    <w:rsid w:val="0062602B"/>
    <w:rsid w:val="00632654"/>
    <w:rsid w:val="0063398F"/>
    <w:rsid w:val="00634114"/>
    <w:rsid w:val="00641335"/>
    <w:rsid w:val="0064189B"/>
    <w:rsid w:val="00641A35"/>
    <w:rsid w:val="0064459A"/>
    <w:rsid w:val="00646073"/>
    <w:rsid w:val="00646415"/>
    <w:rsid w:val="00646620"/>
    <w:rsid w:val="00646912"/>
    <w:rsid w:val="006474A5"/>
    <w:rsid w:val="00647E9A"/>
    <w:rsid w:val="00651A1E"/>
    <w:rsid w:val="00654152"/>
    <w:rsid w:val="00655C70"/>
    <w:rsid w:val="006576D4"/>
    <w:rsid w:val="006577FE"/>
    <w:rsid w:val="00657D47"/>
    <w:rsid w:val="00660059"/>
    <w:rsid w:val="0066123A"/>
    <w:rsid w:val="00661764"/>
    <w:rsid w:val="00662319"/>
    <w:rsid w:val="006632D8"/>
    <w:rsid w:val="00664FEC"/>
    <w:rsid w:val="00665341"/>
    <w:rsid w:val="00665E1C"/>
    <w:rsid w:val="006673A2"/>
    <w:rsid w:val="006705DB"/>
    <w:rsid w:val="00670AB9"/>
    <w:rsid w:val="0067196B"/>
    <w:rsid w:val="00671AD4"/>
    <w:rsid w:val="00672089"/>
    <w:rsid w:val="0067407A"/>
    <w:rsid w:val="0067446C"/>
    <w:rsid w:val="00674C43"/>
    <w:rsid w:val="00675D94"/>
    <w:rsid w:val="006764F2"/>
    <w:rsid w:val="00677097"/>
    <w:rsid w:val="0068148B"/>
    <w:rsid w:val="00683C1A"/>
    <w:rsid w:val="00684E00"/>
    <w:rsid w:val="00686315"/>
    <w:rsid w:val="00686672"/>
    <w:rsid w:val="00686BF8"/>
    <w:rsid w:val="00687DA1"/>
    <w:rsid w:val="00687F24"/>
    <w:rsid w:val="006909BB"/>
    <w:rsid w:val="0069139A"/>
    <w:rsid w:val="00692C90"/>
    <w:rsid w:val="006935E2"/>
    <w:rsid w:val="00693841"/>
    <w:rsid w:val="006945CA"/>
    <w:rsid w:val="00695070"/>
    <w:rsid w:val="00695FA6"/>
    <w:rsid w:val="0069680A"/>
    <w:rsid w:val="00697113"/>
    <w:rsid w:val="006A0022"/>
    <w:rsid w:val="006A2405"/>
    <w:rsid w:val="006A25F8"/>
    <w:rsid w:val="006A2DE9"/>
    <w:rsid w:val="006A2F56"/>
    <w:rsid w:val="006A5DDB"/>
    <w:rsid w:val="006A6424"/>
    <w:rsid w:val="006A789C"/>
    <w:rsid w:val="006B0031"/>
    <w:rsid w:val="006B73D8"/>
    <w:rsid w:val="006C0ED0"/>
    <w:rsid w:val="006C1764"/>
    <w:rsid w:val="006C1F5E"/>
    <w:rsid w:val="006C264A"/>
    <w:rsid w:val="006C2E36"/>
    <w:rsid w:val="006C595B"/>
    <w:rsid w:val="006C6531"/>
    <w:rsid w:val="006D0B17"/>
    <w:rsid w:val="006D1EC9"/>
    <w:rsid w:val="006D3F7C"/>
    <w:rsid w:val="006E020D"/>
    <w:rsid w:val="006E0E82"/>
    <w:rsid w:val="006E28DC"/>
    <w:rsid w:val="006E36CA"/>
    <w:rsid w:val="006E5840"/>
    <w:rsid w:val="006E5B7F"/>
    <w:rsid w:val="006E6E4C"/>
    <w:rsid w:val="006F0B05"/>
    <w:rsid w:val="006F1C28"/>
    <w:rsid w:val="006F1E80"/>
    <w:rsid w:val="006F3500"/>
    <w:rsid w:val="006F3F40"/>
    <w:rsid w:val="006F43B6"/>
    <w:rsid w:val="006F5038"/>
    <w:rsid w:val="006F59FA"/>
    <w:rsid w:val="006F6070"/>
    <w:rsid w:val="006F6CBC"/>
    <w:rsid w:val="006F7E38"/>
    <w:rsid w:val="00700FB0"/>
    <w:rsid w:val="00701404"/>
    <w:rsid w:val="00702185"/>
    <w:rsid w:val="00702B4E"/>
    <w:rsid w:val="00704F76"/>
    <w:rsid w:val="007050D8"/>
    <w:rsid w:val="00705F86"/>
    <w:rsid w:val="00706665"/>
    <w:rsid w:val="00707071"/>
    <w:rsid w:val="00711110"/>
    <w:rsid w:val="00711F14"/>
    <w:rsid w:val="00712DBC"/>
    <w:rsid w:val="00713D67"/>
    <w:rsid w:val="0071413D"/>
    <w:rsid w:val="00714702"/>
    <w:rsid w:val="007148BD"/>
    <w:rsid w:val="00715114"/>
    <w:rsid w:val="00715527"/>
    <w:rsid w:val="007165C6"/>
    <w:rsid w:val="00716788"/>
    <w:rsid w:val="00721AE0"/>
    <w:rsid w:val="00722004"/>
    <w:rsid w:val="0072338A"/>
    <w:rsid w:val="00723CA6"/>
    <w:rsid w:val="00724687"/>
    <w:rsid w:val="00724C97"/>
    <w:rsid w:val="00725C48"/>
    <w:rsid w:val="0072729E"/>
    <w:rsid w:val="007310A0"/>
    <w:rsid w:val="007335ED"/>
    <w:rsid w:val="00735449"/>
    <w:rsid w:val="00735A99"/>
    <w:rsid w:val="007368A8"/>
    <w:rsid w:val="0073710F"/>
    <w:rsid w:val="00737C33"/>
    <w:rsid w:val="00740697"/>
    <w:rsid w:val="007408A2"/>
    <w:rsid w:val="0074163B"/>
    <w:rsid w:val="00742387"/>
    <w:rsid w:val="0074284E"/>
    <w:rsid w:val="00744C2C"/>
    <w:rsid w:val="00745C4C"/>
    <w:rsid w:val="00745D6C"/>
    <w:rsid w:val="00746DD5"/>
    <w:rsid w:val="0074778B"/>
    <w:rsid w:val="007503D2"/>
    <w:rsid w:val="00752883"/>
    <w:rsid w:val="00752978"/>
    <w:rsid w:val="00754093"/>
    <w:rsid w:val="00754356"/>
    <w:rsid w:val="007546F6"/>
    <w:rsid w:val="007579BF"/>
    <w:rsid w:val="00757BEB"/>
    <w:rsid w:val="0076014D"/>
    <w:rsid w:val="007614AC"/>
    <w:rsid w:val="007617FA"/>
    <w:rsid w:val="00763A19"/>
    <w:rsid w:val="00763A9E"/>
    <w:rsid w:val="00763BD4"/>
    <w:rsid w:val="00765620"/>
    <w:rsid w:val="00766359"/>
    <w:rsid w:val="007665E9"/>
    <w:rsid w:val="007666F0"/>
    <w:rsid w:val="00766F41"/>
    <w:rsid w:val="00767066"/>
    <w:rsid w:val="00770078"/>
    <w:rsid w:val="00781C78"/>
    <w:rsid w:val="00782864"/>
    <w:rsid w:val="007828A9"/>
    <w:rsid w:val="00783207"/>
    <w:rsid w:val="00783AC5"/>
    <w:rsid w:val="007849D3"/>
    <w:rsid w:val="00784F8E"/>
    <w:rsid w:val="0078582C"/>
    <w:rsid w:val="007858C8"/>
    <w:rsid w:val="00786734"/>
    <w:rsid w:val="00786AE8"/>
    <w:rsid w:val="007879EA"/>
    <w:rsid w:val="00787E04"/>
    <w:rsid w:val="00790B41"/>
    <w:rsid w:val="00791D2C"/>
    <w:rsid w:val="00794601"/>
    <w:rsid w:val="00794AD5"/>
    <w:rsid w:val="00796128"/>
    <w:rsid w:val="00797548"/>
    <w:rsid w:val="007A0458"/>
    <w:rsid w:val="007A0DCE"/>
    <w:rsid w:val="007A1597"/>
    <w:rsid w:val="007A2D99"/>
    <w:rsid w:val="007A3E91"/>
    <w:rsid w:val="007A42E2"/>
    <w:rsid w:val="007A4676"/>
    <w:rsid w:val="007A5597"/>
    <w:rsid w:val="007A5A92"/>
    <w:rsid w:val="007B09F6"/>
    <w:rsid w:val="007B1BC8"/>
    <w:rsid w:val="007B1D27"/>
    <w:rsid w:val="007B2872"/>
    <w:rsid w:val="007B4F37"/>
    <w:rsid w:val="007B5373"/>
    <w:rsid w:val="007B5B43"/>
    <w:rsid w:val="007B7182"/>
    <w:rsid w:val="007B7299"/>
    <w:rsid w:val="007B74E7"/>
    <w:rsid w:val="007B76AC"/>
    <w:rsid w:val="007C0F0B"/>
    <w:rsid w:val="007C1615"/>
    <w:rsid w:val="007C2798"/>
    <w:rsid w:val="007C3C00"/>
    <w:rsid w:val="007C51BE"/>
    <w:rsid w:val="007C589D"/>
    <w:rsid w:val="007C74F3"/>
    <w:rsid w:val="007D0A83"/>
    <w:rsid w:val="007D0DA5"/>
    <w:rsid w:val="007D0F02"/>
    <w:rsid w:val="007D1E6B"/>
    <w:rsid w:val="007D1FDA"/>
    <w:rsid w:val="007D2176"/>
    <w:rsid w:val="007D368C"/>
    <w:rsid w:val="007D3979"/>
    <w:rsid w:val="007D3F06"/>
    <w:rsid w:val="007D646E"/>
    <w:rsid w:val="007D7102"/>
    <w:rsid w:val="007E17C7"/>
    <w:rsid w:val="007E21D7"/>
    <w:rsid w:val="007E3CC1"/>
    <w:rsid w:val="007E5A09"/>
    <w:rsid w:val="007E63F4"/>
    <w:rsid w:val="007E6CEB"/>
    <w:rsid w:val="007E79FE"/>
    <w:rsid w:val="007F06B0"/>
    <w:rsid w:val="007F2DF2"/>
    <w:rsid w:val="007F3486"/>
    <w:rsid w:val="007F3ABB"/>
    <w:rsid w:val="007F4590"/>
    <w:rsid w:val="007F6EC3"/>
    <w:rsid w:val="007F79A9"/>
    <w:rsid w:val="00801D19"/>
    <w:rsid w:val="0080233B"/>
    <w:rsid w:val="00803CAC"/>
    <w:rsid w:val="00803DCF"/>
    <w:rsid w:val="00803F54"/>
    <w:rsid w:val="008042B5"/>
    <w:rsid w:val="0080434A"/>
    <w:rsid w:val="008053F7"/>
    <w:rsid w:val="00805B2C"/>
    <w:rsid w:val="008065D0"/>
    <w:rsid w:val="00806C7B"/>
    <w:rsid w:val="00811616"/>
    <w:rsid w:val="008116D4"/>
    <w:rsid w:val="00811CD8"/>
    <w:rsid w:val="00811F94"/>
    <w:rsid w:val="008129BE"/>
    <w:rsid w:val="008132C3"/>
    <w:rsid w:val="008161D8"/>
    <w:rsid w:val="00816288"/>
    <w:rsid w:val="00816300"/>
    <w:rsid w:val="0081758A"/>
    <w:rsid w:val="00817EE2"/>
    <w:rsid w:val="00821641"/>
    <w:rsid w:val="00821FC5"/>
    <w:rsid w:val="00822553"/>
    <w:rsid w:val="008229C5"/>
    <w:rsid w:val="00822C88"/>
    <w:rsid w:val="0082325B"/>
    <w:rsid w:val="00824D0E"/>
    <w:rsid w:val="00824D1A"/>
    <w:rsid w:val="0082536A"/>
    <w:rsid w:val="00825A42"/>
    <w:rsid w:val="00826357"/>
    <w:rsid w:val="00826EE2"/>
    <w:rsid w:val="008277A8"/>
    <w:rsid w:val="00827C13"/>
    <w:rsid w:val="00827F31"/>
    <w:rsid w:val="008308E0"/>
    <w:rsid w:val="00830BBD"/>
    <w:rsid w:val="0083100C"/>
    <w:rsid w:val="008312AF"/>
    <w:rsid w:val="00831D29"/>
    <w:rsid w:val="008320A8"/>
    <w:rsid w:val="0083233D"/>
    <w:rsid w:val="00832489"/>
    <w:rsid w:val="00832497"/>
    <w:rsid w:val="00834AE9"/>
    <w:rsid w:val="00835BE8"/>
    <w:rsid w:val="00841794"/>
    <w:rsid w:val="00841D83"/>
    <w:rsid w:val="00841D84"/>
    <w:rsid w:val="00842107"/>
    <w:rsid w:val="00843328"/>
    <w:rsid w:val="008436BB"/>
    <w:rsid w:val="00843A1F"/>
    <w:rsid w:val="00843BB4"/>
    <w:rsid w:val="008476DC"/>
    <w:rsid w:val="00847D6A"/>
    <w:rsid w:val="00850C70"/>
    <w:rsid w:val="00852012"/>
    <w:rsid w:val="008531DB"/>
    <w:rsid w:val="00853D5E"/>
    <w:rsid w:val="00854352"/>
    <w:rsid w:val="0085525B"/>
    <w:rsid w:val="0085613D"/>
    <w:rsid w:val="00856DB0"/>
    <w:rsid w:val="0085779A"/>
    <w:rsid w:val="0086219D"/>
    <w:rsid w:val="00866C55"/>
    <w:rsid w:val="00866C7B"/>
    <w:rsid w:val="008702B5"/>
    <w:rsid w:val="00870C13"/>
    <w:rsid w:val="0087404C"/>
    <w:rsid w:val="00874BF6"/>
    <w:rsid w:val="00876AC8"/>
    <w:rsid w:val="00876D76"/>
    <w:rsid w:val="0087703F"/>
    <w:rsid w:val="0088106C"/>
    <w:rsid w:val="00881629"/>
    <w:rsid w:val="0088450B"/>
    <w:rsid w:val="00886646"/>
    <w:rsid w:val="008866A9"/>
    <w:rsid w:val="008879D9"/>
    <w:rsid w:val="008905AC"/>
    <w:rsid w:val="00890B2C"/>
    <w:rsid w:val="00890B51"/>
    <w:rsid w:val="00892D94"/>
    <w:rsid w:val="00893066"/>
    <w:rsid w:val="008939EE"/>
    <w:rsid w:val="00893CBB"/>
    <w:rsid w:val="00893D7E"/>
    <w:rsid w:val="0089421D"/>
    <w:rsid w:val="008959DA"/>
    <w:rsid w:val="008977FE"/>
    <w:rsid w:val="008A1EEA"/>
    <w:rsid w:val="008A3372"/>
    <w:rsid w:val="008A5632"/>
    <w:rsid w:val="008B06F0"/>
    <w:rsid w:val="008B0EC4"/>
    <w:rsid w:val="008B213A"/>
    <w:rsid w:val="008B28D4"/>
    <w:rsid w:val="008B5CAE"/>
    <w:rsid w:val="008B5EE5"/>
    <w:rsid w:val="008B77B7"/>
    <w:rsid w:val="008C383F"/>
    <w:rsid w:val="008C3A01"/>
    <w:rsid w:val="008D0E57"/>
    <w:rsid w:val="008D1196"/>
    <w:rsid w:val="008D2FE0"/>
    <w:rsid w:val="008D5874"/>
    <w:rsid w:val="008D5DEE"/>
    <w:rsid w:val="008E0071"/>
    <w:rsid w:val="008E1788"/>
    <w:rsid w:val="008E1995"/>
    <w:rsid w:val="008E3809"/>
    <w:rsid w:val="008E3984"/>
    <w:rsid w:val="008E5FE0"/>
    <w:rsid w:val="008E6341"/>
    <w:rsid w:val="008F02EA"/>
    <w:rsid w:val="008F0526"/>
    <w:rsid w:val="008F068F"/>
    <w:rsid w:val="008F0AE5"/>
    <w:rsid w:val="008F32EA"/>
    <w:rsid w:val="008F37F1"/>
    <w:rsid w:val="008F3D8E"/>
    <w:rsid w:val="008F5395"/>
    <w:rsid w:val="008F6B71"/>
    <w:rsid w:val="008F6E1E"/>
    <w:rsid w:val="008F6E81"/>
    <w:rsid w:val="008F772B"/>
    <w:rsid w:val="008F79D2"/>
    <w:rsid w:val="008F7A11"/>
    <w:rsid w:val="00900314"/>
    <w:rsid w:val="00901000"/>
    <w:rsid w:val="009010CE"/>
    <w:rsid w:val="0090132D"/>
    <w:rsid w:val="00902E83"/>
    <w:rsid w:val="009032E7"/>
    <w:rsid w:val="00904106"/>
    <w:rsid w:val="009046E3"/>
    <w:rsid w:val="00904ECC"/>
    <w:rsid w:val="0090575C"/>
    <w:rsid w:val="0090673C"/>
    <w:rsid w:val="00907699"/>
    <w:rsid w:val="00907707"/>
    <w:rsid w:val="00907879"/>
    <w:rsid w:val="00910315"/>
    <w:rsid w:val="0091282B"/>
    <w:rsid w:val="0091312D"/>
    <w:rsid w:val="009131CA"/>
    <w:rsid w:val="009139AC"/>
    <w:rsid w:val="00914F48"/>
    <w:rsid w:val="009151FB"/>
    <w:rsid w:val="00916052"/>
    <w:rsid w:val="0091653C"/>
    <w:rsid w:val="00917A7B"/>
    <w:rsid w:val="00917DEC"/>
    <w:rsid w:val="0092025D"/>
    <w:rsid w:val="009206AA"/>
    <w:rsid w:val="00921DD3"/>
    <w:rsid w:val="00922277"/>
    <w:rsid w:val="00924E36"/>
    <w:rsid w:val="009256A7"/>
    <w:rsid w:val="00925F27"/>
    <w:rsid w:val="0092766D"/>
    <w:rsid w:val="009278C0"/>
    <w:rsid w:val="00927CC0"/>
    <w:rsid w:val="00930532"/>
    <w:rsid w:val="009308EE"/>
    <w:rsid w:val="00932EA4"/>
    <w:rsid w:val="0094131B"/>
    <w:rsid w:val="00941800"/>
    <w:rsid w:val="0094227B"/>
    <w:rsid w:val="009423AF"/>
    <w:rsid w:val="009430F7"/>
    <w:rsid w:val="00943B05"/>
    <w:rsid w:val="009459D9"/>
    <w:rsid w:val="00945A25"/>
    <w:rsid w:val="00945BBA"/>
    <w:rsid w:val="009503B9"/>
    <w:rsid w:val="0095292B"/>
    <w:rsid w:val="00952C74"/>
    <w:rsid w:val="00953DED"/>
    <w:rsid w:val="00955D98"/>
    <w:rsid w:val="00957407"/>
    <w:rsid w:val="009579BE"/>
    <w:rsid w:val="00960064"/>
    <w:rsid w:val="00961552"/>
    <w:rsid w:val="009615FA"/>
    <w:rsid w:val="009630EB"/>
    <w:rsid w:val="009642A7"/>
    <w:rsid w:val="00964509"/>
    <w:rsid w:val="00964B01"/>
    <w:rsid w:val="00964B4D"/>
    <w:rsid w:val="009664F2"/>
    <w:rsid w:val="00966AE0"/>
    <w:rsid w:val="009673C0"/>
    <w:rsid w:val="00967DD6"/>
    <w:rsid w:val="009723DD"/>
    <w:rsid w:val="0097557D"/>
    <w:rsid w:val="00982F16"/>
    <w:rsid w:val="00983218"/>
    <w:rsid w:val="00984C8D"/>
    <w:rsid w:val="009852F9"/>
    <w:rsid w:val="00986986"/>
    <w:rsid w:val="00986D37"/>
    <w:rsid w:val="00986ED7"/>
    <w:rsid w:val="009875D8"/>
    <w:rsid w:val="00987D3C"/>
    <w:rsid w:val="00990D81"/>
    <w:rsid w:val="00991AC6"/>
    <w:rsid w:val="00992461"/>
    <w:rsid w:val="00993D57"/>
    <w:rsid w:val="00995FDB"/>
    <w:rsid w:val="00996656"/>
    <w:rsid w:val="0099711F"/>
    <w:rsid w:val="009A054E"/>
    <w:rsid w:val="009A3CE8"/>
    <w:rsid w:val="009A42FB"/>
    <w:rsid w:val="009A4637"/>
    <w:rsid w:val="009A6280"/>
    <w:rsid w:val="009A659D"/>
    <w:rsid w:val="009A7A50"/>
    <w:rsid w:val="009A7EB2"/>
    <w:rsid w:val="009B0AF3"/>
    <w:rsid w:val="009B157C"/>
    <w:rsid w:val="009B21A8"/>
    <w:rsid w:val="009B267E"/>
    <w:rsid w:val="009B4027"/>
    <w:rsid w:val="009B4A48"/>
    <w:rsid w:val="009B4AF2"/>
    <w:rsid w:val="009B4BB1"/>
    <w:rsid w:val="009B7B55"/>
    <w:rsid w:val="009B7BBC"/>
    <w:rsid w:val="009C01AA"/>
    <w:rsid w:val="009C32DF"/>
    <w:rsid w:val="009C5D65"/>
    <w:rsid w:val="009C77D3"/>
    <w:rsid w:val="009D0A9A"/>
    <w:rsid w:val="009D0C12"/>
    <w:rsid w:val="009D30E0"/>
    <w:rsid w:val="009D4261"/>
    <w:rsid w:val="009D5C6F"/>
    <w:rsid w:val="009D74F2"/>
    <w:rsid w:val="009D75A4"/>
    <w:rsid w:val="009E0523"/>
    <w:rsid w:val="009E0A81"/>
    <w:rsid w:val="009E12F3"/>
    <w:rsid w:val="009E23BE"/>
    <w:rsid w:val="009E536F"/>
    <w:rsid w:val="009E71B4"/>
    <w:rsid w:val="009E7442"/>
    <w:rsid w:val="009F03AE"/>
    <w:rsid w:val="009F0D3A"/>
    <w:rsid w:val="009F0FF1"/>
    <w:rsid w:val="009F1ADF"/>
    <w:rsid w:val="009F4500"/>
    <w:rsid w:val="009F4BAD"/>
    <w:rsid w:val="009F6ECB"/>
    <w:rsid w:val="00A02368"/>
    <w:rsid w:val="00A0298B"/>
    <w:rsid w:val="00A06155"/>
    <w:rsid w:val="00A06ABA"/>
    <w:rsid w:val="00A0785A"/>
    <w:rsid w:val="00A1160B"/>
    <w:rsid w:val="00A11D07"/>
    <w:rsid w:val="00A11FAE"/>
    <w:rsid w:val="00A1208E"/>
    <w:rsid w:val="00A12270"/>
    <w:rsid w:val="00A12872"/>
    <w:rsid w:val="00A128F1"/>
    <w:rsid w:val="00A15F84"/>
    <w:rsid w:val="00A16777"/>
    <w:rsid w:val="00A16FCA"/>
    <w:rsid w:val="00A20C81"/>
    <w:rsid w:val="00A225A8"/>
    <w:rsid w:val="00A2435E"/>
    <w:rsid w:val="00A26463"/>
    <w:rsid w:val="00A30468"/>
    <w:rsid w:val="00A315A1"/>
    <w:rsid w:val="00A332F7"/>
    <w:rsid w:val="00A334B6"/>
    <w:rsid w:val="00A338BD"/>
    <w:rsid w:val="00A37ADE"/>
    <w:rsid w:val="00A46D70"/>
    <w:rsid w:val="00A47045"/>
    <w:rsid w:val="00A471C7"/>
    <w:rsid w:val="00A5010A"/>
    <w:rsid w:val="00A5057E"/>
    <w:rsid w:val="00A527B2"/>
    <w:rsid w:val="00A5314C"/>
    <w:rsid w:val="00A53411"/>
    <w:rsid w:val="00A53908"/>
    <w:rsid w:val="00A54D10"/>
    <w:rsid w:val="00A55F45"/>
    <w:rsid w:val="00A5681D"/>
    <w:rsid w:val="00A60F74"/>
    <w:rsid w:val="00A61F2E"/>
    <w:rsid w:val="00A62F33"/>
    <w:rsid w:val="00A63D65"/>
    <w:rsid w:val="00A63DF9"/>
    <w:rsid w:val="00A73393"/>
    <w:rsid w:val="00A73D54"/>
    <w:rsid w:val="00A74983"/>
    <w:rsid w:val="00A74FFF"/>
    <w:rsid w:val="00A75DF6"/>
    <w:rsid w:val="00A76ED4"/>
    <w:rsid w:val="00A77376"/>
    <w:rsid w:val="00A82DEA"/>
    <w:rsid w:val="00A84B94"/>
    <w:rsid w:val="00A84F68"/>
    <w:rsid w:val="00A85024"/>
    <w:rsid w:val="00A85148"/>
    <w:rsid w:val="00A8636A"/>
    <w:rsid w:val="00A86EA0"/>
    <w:rsid w:val="00A917F1"/>
    <w:rsid w:val="00A928E3"/>
    <w:rsid w:val="00A92C16"/>
    <w:rsid w:val="00A93195"/>
    <w:rsid w:val="00A96595"/>
    <w:rsid w:val="00A9666E"/>
    <w:rsid w:val="00AA102E"/>
    <w:rsid w:val="00AA193D"/>
    <w:rsid w:val="00AA233F"/>
    <w:rsid w:val="00AA291E"/>
    <w:rsid w:val="00AA3CBA"/>
    <w:rsid w:val="00AA73C3"/>
    <w:rsid w:val="00AB1B42"/>
    <w:rsid w:val="00AB1FF6"/>
    <w:rsid w:val="00AB27E0"/>
    <w:rsid w:val="00AB3602"/>
    <w:rsid w:val="00AB3C6B"/>
    <w:rsid w:val="00AB4E2B"/>
    <w:rsid w:val="00AB54F4"/>
    <w:rsid w:val="00AB7BB7"/>
    <w:rsid w:val="00AC0621"/>
    <w:rsid w:val="00AC0E93"/>
    <w:rsid w:val="00AC1446"/>
    <w:rsid w:val="00AC1478"/>
    <w:rsid w:val="00AC165F"/>
    <w:rsid w:val="00AC1D3E"/>
    <w:rsid w:val="00AC2D65"/>
    <w:rsid w:val="00AC4086"/>
    <w:rsid w:val="00AC478F"/>
    <w:rsid w:val="00AC7CA2"/>
    <w:rsid w:val="00AD0F09"/>
    <w:rsid w:val="00AD662F"/>
    <w:rsid w:val="00AD6CA9"/>
    <w:rsid w:val="00AD746C"/>
    <w:rsid w:val="00AD7755"/>
    <w:rsid w:val="00AE0C2C"/>
    <w:rsid w:val="00AE1831"/>
    <w:rsid w:val="00AE1F45"/>
    <w:rsid w:val="00AE25C9"/>
    <w:rsid w:val="00AE5968"/>
    <w:rsid w:val="00AF1966"/>
    <w:rsid w:val="00AF1ECA"/>
    <w:rsid w:val="00AF26B9"/>
    <w:rsid w:val="00AF412A"/>
    <w:rsid w:val="00AF4CAF"/>
    <w:rsid w:val="00AF587E"/>
    <w:rsid w:val="00AF6591"/>
    <w:rsid w:val="00AF742D"/>
    <w:rsid w:val="00AF7C91"/>
    <w:rsid w:val="00B002A5"/>
    <w:rsid w:val="00B00A6C"/>
    <w:rsid w:val="00B02D93"/>
    <w:rsid w:val="00B0518B"/>
    <w:rsid w:val="00B066E4"/>
    <w:rsid w:val="00B107B7"/>
    <w:rsid w:val="00B107C5"/>
    <w:rsid w:val="00B1236E"/>
    <w:rsid w:val="00B125BC"/>
    <w:rsid w:val="00B12FE9"/>
    <w:rsid w:val="00B13213"/>
    <w:rsid w:val="00B15C4A"/>
    <w:rsid w:val="00B17253"/>
    <w:rsid w:val="00B20917"/>
    <w:rsid w:val="00B20A98"/>
    <w:rsid w:val="00B20C17"/>
    <w:rsid w:val="00B211D8"/>
    <w:rsid w:val="00B22181"/>
    <w:rsid w:val="00B22836"/>
    <w:rsid w:val="00B23933"/>
    <w:rsid w:val="00B240BA"/>
    <w:rsid w:val="00B25558"/>
    <w:rsid w:val="00B257F4"/>
    <w:rsid w:val="00B26901"/>
    <w:rsid w:val="00B27050"/>
    <w:rsid w:val="00B2777D"/>
    <w:rsid w:val="00B300A2"/>
    <w:rsid w:val="00B30F6E"/>
    <w:rsid w:val="00B31500"/>
    <w:rsid w:val="00B31C4A"/>
    <w:rsid w:val="00B3205E"/>
    <w:rsid w:val="00B321D5"/>
    <w:rsid w:val="00B325A3"/>
    <w:rsid w:val="00B326D2"/>
    <w:rsid w:val="00B337F3"/>
    <w:rsid w:val="00B33975"/>
    <w:rsid w:val="00B36606"/>
    <w:rsid w:val="00B375E4"/>
    <w:rsid w:val="00B405E8"/>
    <w:rsid w:val="00B42420"/>
    <w:rsid w:val="00B43499"/>
    <w:rsid w:val="00B44BEA"/>
    <w:rsid w:val="00B45385"/>
    <w:rsid w:val="00B46CAD"/>
    <w:rsid w:val="00B478AB"/>
    <w:rsid w:val="00B5176F"/>
    <w:rsid w:val="00B51F61"/>
    <w:rsid w:val="00B52C43"/>
    <w:rsid w:val="00B53F3F"/>
    <w:rsid w:val="00B54E09"/>
    <w:rsid w:val="00B54E7D"/>
    <w:rsid w:val="00B55714"/>
    <w:rsid w:val="00B558B8"/>
    <w:rsid w:val="00B55DB4"/>
    <w:rsid w:val="00B5646A"/>
    <w:rsid w:val="00B566B5"/>
    <w:rsid w:val="00B573E4"/>
    <w:rsid w:val="00B633FE"/>
    <w:rsid w:val="00B6367E"/>
    <w:rsid w:val="00B63784"/>
    <w:rsid w:val="00B63DE2"/>
    <w:rsid w:val="00B644CE"/>
    <w:rsid w:val="00B66DCE"/>
    <w:rsid w:val="00B676B9"/>
    <w:rsid w:val="00B67CDA"/>
    <w:rsid w:val="00B7039C"/>
    <w:rsid w:val="00B70836"/>
    <w:rsid w:val="00B70BD5"/>
    <w:rsid w:val="00B70D4B"/>
    <w:rsid w:val="00B71010"/>
    <w:rsid w:val="00B7104C"/>
    <w:rsid w:val="00B716C9"/>
    <w:rsid w:val="00B7217E"/>
    <w:rsid w:val="00B73DA9"/>
    <w:rsid w:val="00B74B43"/>
    <w:rsid w:val="00B754FF"/>
    <w:rsid w:val="00B76120"/>
    <w:rsid w:val="00B76AEA"/>
    <w:rsid w:val="00B770EE"/>
    <w:rsid w:val="00B77C9B"/>
    <w:rsid w:val="00B81904"/>
    <w:rsid w:val="00B81B1A"/>
    <w:rsid w:val="00B82C42"/>
    <w:rsid w:val="00B8332A"/>
    <w:rsid w:val="00B83B60"/>
    <w:rsid w:val="00B83F74"/>
    <w:rsid w:val="00B84230"/>
    <w:rsid w:val="00B84E44"/>
    <w:rsid w:val="00B87641"/>
    <w:rsid w:val="00B9098C"/>
    <w:rsid w:val="00B9197D"/>
    <w:rsid w:val="00B91B4A"/>
    <w:rsid w:val="00B9263C"/>
    <w:rsid w:val="00B96069"/>
    <w:rsid w:val="00B96745"/>
    <w:rsid w:val="00B96C1E"/>
    <w:rsid w:val="00B97384"/>
    <w:rsid w:val="00B97656"/>
    <w:rsid w:val="00BA07BC"/>
    <w:rsid w:val="00BA281C"/>
    <w:rsid w:val="00BA2D6B"/>
    <w:rsid w:val="00BA3C5C"/>
    <w:rsid w:val="00BA5F48"/>
    <w:rsid w:val="00BA6769"/>
    <w:rsid w:val="00BA7431"/>
    <w:rsid w:val="00BA746A"/>
    <w:rsid w:val="00BB0F73"/>
    <w:rsid w:val="00BB1B8B"/>
    <w:rsid w:val="00BB2332"/>
    <w:rsid w:val="00BB5CC2"/>
    <w:rsid w:val="00BB653A"/>
    <w:rsid w:val="00BC1102"/>
    <w:rsid w:val="00BC1EBD"/>
    <w:rsid w:val="00BC258C"/>
    <w:rsid w:val="00BC30F1"/>
    <w:rsid w:val="00BC3DCA"/>
    <w:rsid w:val="00BC4F58"/>
    <w:rsid w:val="00BC53AE"/>
    <w:rsid w:val="00BC5735"/>
    <w:rsid w:val="00BC5789"/>
    <w:rsid w:val="00BC5825"/>
    <w:rsid w:val="00BC6E3E"/>
    <w:rsid w:val="00BD09CA"/>
    <w:rsid w:val="00BD3471"/>
    <w:rsid w:val="00BD3998"/>
    <w:rsid w:val="00BD3C1D"/>
    <w:rsid w:val="00BD3F4F"/>
    <w:rsid w:val="00BD4197"/>
    <w:rsid w:val="00BD42BE"/>
    <w:rsid w:val="00BD599C"/>
    <w:rsid w:val="00BD5E08"/>
    <w:rsid w:val="00BD6216"/>
    <w:rsid w:val="00BD6B3D"/>
    <w:rsid w:val="00BD7AC7"/>
    <w:rsid w:val="00BD7E28"/>
    <w:rsid w:val="00BE06CC"/>
    <w:rsid w:val="00BE0A63"/>
    <w:rsid w:val="00BE10BA"/>
    <w:rsid w:val="00BE35DE"/>
    <w:rsid w:val="00BE3EC4"/>
    <w:rsid w:val="00BE43D9"/>
    <w:rsid w:val="00BE6EAE"/>
    <w:rsid w:val="00BE6F9C"/>
    <w:rsid w:val="00BF08A2"/>
    <w:rsid w:val="00BF0DCC"/>
    <w:rsid w:val="00BF2793"/>
    <w:rsid w:val="00BF3720"/>
    <w:rsid w:val="00C00253"/>
    <w:rsid w:val="00C010F6"/>
    <w:rsid w:val="00C01814"/>
    <w:rsid w:val="00C01C7C"/>
    <w:rsid w:val="00C02404"/>
    <w:rsid w:val="00C033C4"/>
    <w:rsid w:val="00C06BAF"/>
    <w:rsid w:val="00C06EAC"/>
    <w:rsid w:val="00C10290"/>
    <w:rsid w:val="00C1163A"/>
    <w:rsid w:val="00C116F1"/>
    <w:rsid w:val="00C132E2"/>
    <w:rsid w:val="00C1369E"/>
    <w:rsid w:val="00C1528B"/>
    <w:rsid w:val="00C2072B"/>
    <w:rsid w:val="00C21738"/>
    <w:rsid w:val="00C26D0E"/>
    <w:rsid w:val="00C26F5D"/>
    <w:rsid w:val="00C27094"/>
    <w:rsid w:val="00C27230"/>
    <w:rsid w:val="00C300FF"/>
    <w:rsid w:val="00C3254C"/>
    <w:rsid w:val="00C34A05"/>
    <w:rsid w:val="00C34B9D"/>
    <w:rsid w:val="00C34C29"/>
    <w:rsid w:val="00C34CFA"/>
    <w:rsid w:val="00C36B0E"/>
    <w:rsid w:val="00C36F0A"/>
    <w:rsid w:val="00C409AB"/>
    <w:rsid w:val="00C41C53"/>
    <w:rsid w:val="00C423DC"/>
    <w:rsid w:val="00C4307B"/>
    <w:rsid w:val="00C44189"/>
    <w:rsid w:val="00C4436D"/>
    <w:rsid w:val="00C45558"/>
    <w:rsid w:val="00C4760C"/>
    <w:rsid w:val="00C506DC"/>
    <w:rsid w:val="00C5094A"/>
    <w:rsid w:val="00C5249B"/>
    <w:rsid w:val="00C54A5B"/>
    <w:rsid w:val="00C5515A"/>
    <w:rsid w:val="00C5531E"/>
    <w:rsid w:val="00C57673"/>
    <w:rsid w:val="00C57769"/>
    <w:rsid w:val="00C57AC1"/>
    <w:rsid w:val="00C57C91"/>
    <w:rsid w:val="00C61BC6"/>
    <w:rsid w:val="00C638E2"/>
    <w:rsid w:val="00C639DC"/>
    <w:rsid w:val="00C63E14"/>
    <w:rsid w:val="00C66B1E"/>
    <w:rsid w:val="00C67E7B"/>
    <w:rsid w:val="00C70166"/>
    <w:rsid w:val="00C70459"/>
    <w:rsid w:val="00C736C7"/>
    <w:rsid w:val="00C73825"/>
    <w:rsid w:val="00C75EFB"/>
    <w:rsid w:val="00C76339"/>
    <w:rsid w:val="00C7656A"/>
    <w:rsid w:val="00C84E5A"/>
    <w:rsid w:val="00C90869"/>
    <w:rsid w:val="00C90D23"/>
    <w:rsid w:val="00C94796"/>
    <w:rsid w:val="00C94E0D"/>
    <w:rsid w:val="00C95E2D"/>
    <w:rsid w:val="00C97874"/>
    <w:rsid w:val="00CA31B9"/>
    <w:rsid w:val="00CA34BF"/>
    <w:rsid w:val="00CA3DDC"/>
    <w:rsid w:val="00CA3E2E"/>
    <w:rsid w:val="00CA4500"/>
    <w:rsid w:val="00CA4CDD"/>
    <w:rsid w:val="00CA61BE"/>
    <w:rsid w:val="00CA620A"/>
    <w:rsid w:val="00CA6579"/>
    <w:rsid w:val="00CA65D7"/>
    <w:rsid w:val="00CA6B4E"/>
    <w:rsid w:val="00CA78D6"/>
    <w:rsid w:val="00CB0E3E"/>
    <w:rsid w:val="00CB6002"/>
    <w:rsid w:val="00CC2903"/>
    <w:rsid w:val="00CC37B0"/>
    <w:rsid w:val="00CC3F67"/>
    <w:rsid w:val="00CC4B9A"/>
    <w:rsid w:val="00CC662D"/>
    <w:rsid w:val="00CC7211"/>
    <w:rsid w:val="00CC7529"/>
    <w:rsid w:val="00CC7712"/>
    <w:rsid w:val="00CD0D05"/>
    <w:rsid w:val="00CD4F1D"/>
    <w:rsid w:val="00CD5F39"/>
    <w:rsid w:val="00CD6A02"/>
    <w:rsid w:val="00CD6D4F"/>
    <w:rsid w:val="00CE088E"/>
    <w:rsid w:val="00CE4662"/>
    <w:rsid w:val="00CE5547"/>
    <w:rsid w:val="00CE56F4"/>
    <w:rsid w:val="00CE5F8E"/>
    <w:rsid w:val="00CE6841"/>
    <w:rsid w:val="00CE68EE"/>
    <w:rsid w:val="00CE79AA"/>
    <w:rsid w:val="00CE7DCB"/>
    <w:rsid w:val="00CF04D8"/>
    <w:rsid w:val="00CF1645"/>
    <w:rsid w:val="00CF1E6C"/>
    <w:rsid w:val="00CF2015"/>
    <w:rsid w:val="00CF2860"/>
    <w:rsid w:val="00CF2AAD"/>
    <w:rsid w:val="00CF50F1"/>
    <w:rsid w:val="00CF6631"/>
    <w:rsid w:val="00CF7121"/>
    <w:rsid w:val="00CF7E2E"/>
    <w:rsid w:val="00D017E8"/>
    <w:rsid w:val="00D01C06"/>
    <w:rsid w:val="00D0202C"/>
    <w:rsid w:val="00D0291B"/>
    <w:rsid w:val="00D02E76"/>
    <w:rsid w:val="00D03400"/>
    <w:rsid w:val="00D04A36"/>
    <w:rsid w:val="00D04AC5"/>
    <w:rsid w:val="00D04C2E"/>
    <w:rsid w:val="00D0691C"/>
    <w:rsid w:val="00D11234"/>
    <w:rsid w:val="00D12FC4"/>
    <w:rsid w:val="00D1521C"/>
    <w:rsid w:val="00D17B52"/>
    <w:rsid w:val="00D17FE7"/>
    <w:rsid w:val="00D22D18"/>
    <w:rsid w:val="00D23211"/>
    <w:rsid w:val="00D234AB"/>
    <w:rsid w:val="00D25582"/>
    <w:rsid w:val="00D274CA"/>
    <w:rsid w:val="00D30A71"/>
    <w:rsid w:val="00D322A3"/>
    <w:rsid w:val="00D328C0"/>
    <w:rsid w:val="00D352F3"/>
    <w:rsid w:val="00D35EEB"/>
    <w:rsid w:val="00D373BF"/>
    <w:rsid w:val="00D3747D"/>
    <w:rsid w:val="00D413C4"/>
    <w:rsid w:val="00D45556"/>
    <w:rsid w:val="00D45D5B"/>
    <w:rsid w:val="00D462CC"/>
    <w:rsid w:val="00D4641F"/>
    <w:rsid w:val="00D4780F"/>
    <w:rsid w:val="00D47C0D"/>
    <w:rsid w:val="00D51203"/>
    <w:rsid w:val="00D52BB2"/>
    <w:rsid w:val="00D53D06"/>
    <w:rsid w:val="00D546CB"/>
    <w:rsid w:val="00D559DD"/>
    <w:rsid w:val="00D607FA"/>
    <w:rsid w:val="00D60ADA"/>
    <w:rsid w:val="00D617BF"/>
    <w:rsid w:val="00D6190D"/>
    <w:rsid w:val="00D621CB"/>
    <w:rsid w:val="00D62F1A"/>
    <w:rsid w:val="00D64386"/>
    <w:rsid w:val="00D64859"/>
    <w:rsid w:val="00D64FF1"/>
    <w:rsid w:val="00D65D66"/>
    <w:rsid w:val="00D65F53"/>
    <w:rsid w:val="00D660B8"/>
    <w:rsid w:val="00D6632B"/>
    <w:rsid w:val="00D66412"/>
    <w:rsid w:val="00D673E7"/>
    <w:rsid w:val="00D70B13"/>
    <w:rsid w:val="00D7121D"/>
    <w:rsid w:val="00D71A10"/>
    <w:rsid w:val="00D739AC"/>
    <w:rsid w:val="00D74657"/>
    <w:rsid w:val="00D760CD"/>
    <w:rsid w:val="00D76A71"/>
    <w:rsid w:val="00D777A0"/>
    <w:rsid w:val="00D77FF4"/>
    <w:rsid w:val="00D82B38"/>
    <w:rsid w:val="00D834C5"/>
    <w:rsid w:val="00D8486C"/>
    <w:rsid w:val="00D84AE0"/>
    <w:rsid w:val="00D84D16"/>
    <w:rsid w:val="00D856FE"/>
    <w:rsid w:val="00D86BB6"/>
    <w:rsid w:val="00D871A4"/>
    <w:rsid w:val="00D91327"/>
    <w:rsid w:val="00D9262E"/>
    <w:rsid w:val="00D92D73"/>
    <w:rsid w:val="00D93978"/>
    <w:rsid w:val="00D93B12"/>
    <w:rsid w:val="00D9441B"/>
    <w:rsid w:val="00D94621"/>
    <w:rsid w:val="00D94D1D"/>
    <w:rsid w:val="00D95F9A"/>
    <w:rsid w:val="00DA2A9C"/>
    <w:rsid w:val="00DA2B83"/>
    <w:rsid w:val="00DA59CF"/>
    <w:rsid w:val="00DA7783"/>
    <w:rsid w:val="00DB0347"/>
    <w:rsid w:val="00DB04C7"/>
    <w:rsid w:val="00DB1C39"/>
    <w:rsid w:val="00DB27E8"/>
    <w:rsid w:val="00DB3A56"/>
    <w:rsid w:val="00DB3A6D"/>
    <w:rsid w:val="00DB436B"/>
    <w:rsid w:val="00DB5104"/>
    <w:rsid w:val="00DB5107"/>
    <w:rsid w:val="00DB5DF9"/>
    <w:rsid w:val="00DB7518"/>
    <w:rsid w:val="00DC18AD"/>
    <w:rsid w:val="00DC56DA"/>
    <w:rsid w:val="00DD1682"/>
    <w:rsid w:val="00DD1C5B"/>
    <w:rsid w:val="00DD209E"/>
    <w:rsid w:val="00DD6046"/>
    <w:rsid w:val="00DD6F5B"/>
    <w:rsid w:val="00DD7B89"/>
    <w:rsid w:val="00DE094C"/>
    <w:rsid w:val="00DE459E"/>
    <w:rsid w:val="00DE6BEA"/>
    <w:rsid w:val="00DE7D6A"/>
    <w:rsid w:val="00DF067F"/>
    <w:rsid w:val="00DF1A14"/>
    <w:rsid w:val="00DF1EF5"/>
    <w:rsid w:val="00DF29B4"/>
    <w:rsid w:val="00DF302B"/>
    <w:rsid w:val="00DF3561"/>
    <w:rsid w:val="00DF36E1"/>
    <w:rsid w:val="00DF44E8"/>
    <w:rsid w:val="00DF6007"/>
    <w:rsid w:val="00DF63FE"/>
    <w:rsid w:val="00E0010C"/>
    <w:rsid w:val="00E00A2F"/>
    <w:rsid w:val="00E0290F"/>
    <w:rsid w:val="00E03A1F"/>
    <w:rsid w:val="00E044B2"/>
    <w:rsid w:val="00E04668"/>
    <w:rsid w:val="00E055E4"/>
    <w:rsid w:val="00E0614F"/>
    <w:rsid w:val="00E0687C"/>
    <w:rsid w:val="00E10E72"/>
    <w:rsid w:val="00E10F6F"/>
    <w:rsid w:val="00E1152B"/>
    <w:rsid w:val="00E11A86"/>
    <w:rsid w:val="00E1410D"/>
    <w:rsid w:val="00E14CB9"/>
    <w:rsid w:val="00E15941"/>
    <w:rsid w:val="00E15C26"/>
    <w:rsid w:val="00E16F8B"/>
    <w:rsid w:val="00E24A96"/>
    <w:rsid w:val="00E2667F"/>
    <w:rsid w:val="00E27509"/>
    <w:rsid w:val="00E30622"/>
    <w:rsid w:val="00E313EF"/>
    <w:rsid w:val="00E31DD3"/>
    <w:rsid w:val="00E333B1"/>
    <w:rsid w:val="00E349DB"/>
    <w:rsid w:val="00E34BEB"/>
    <w:rsid w:val="00E34C4D"/>
    <w:rsid w:val="00E356F5"/>
    <w:rsid w:val="00E36129"/>
    <w:rsid w:val="00E36398"/>
    <w:rsid w:val="00E364ED"/>
    <w:rsid w:val="00E3659A"/>
    <w:rsid w:val="00E41043"/>
    <w:rsid w:val="00E416B6"/>
    <w:rsid w:val="00E420AE"/>
    <w:rsid w:val="00E4275D"/>
    <w:rsid w:val="00E4351C"/>
    <w:rsid w:val="00E4687A"/>
    <w:rsid w:val="00E473D1"/>
    <w:rsid w:val="00E513D8"/>
    <w:rsid w:val="00E518AB"/>
    <w:rsid w:val="00E530D9"/>
    <w:rsid w:val="00E533AD"/>
    <w:rsid w:val="00E5564B"/>
    <w:rsid w:val="00E55727"/>
    <w:rsid w:val="00E571BA"/>
    <w:rsid w:val="00E6202B"/>
    <w:rsid w:val="00E62CC7"/>
    <w:rsid w:val="00E63AFE"/>
    <w:rsid w:val="00E64272"/>
    <w:rsid w:val="00E64641"/>
    <w:rsid w:val="00E657AD"/>
    <w:rsid w:val="00E6621A"/>
    <w:rsid w:val="00E664E1"/>
    <w:rsid w:val="00E66BCE"/>
    <w:rsid w:val="00E6724E"/>
    <w:rsid w:val="00E71B55"/>
    <w:rsid w:val="00E71E46"/>
    <w:rsid w:val="00E72260"/>
    <w:rsid w:val="00E7275E"/>
    <w:rsid w:val="00E73729"/>
    <w:rsid w:val="00E74AC3"/>
    <w:rsid w:val="00E753A3"/>
    <w:rsid w:val="00E75545"/>
    <w:rsid w:val="00E76030"/>
    <w:rsid w:val="00E76664"/>
    <w:rsid w:val="00E76951"/>
    <w:rsid w:val="00E76EC5"/>
    <w:rsid w:val="00E8047F"/>
    <w:rsid w:val="00E8173F"/>
    <w:rsid w:val="00E81D12"/>
    <w:rsid w:val="00E82170"/>
    <w:rsid w:val="00E82ACD"/>
    <w:rsid w:val="00E82DB2"/>
    <w:rsid w:val="00E82EB5"/>
    <w:rsid w:val="00E83AA3"/>
    <w:rsid w:val="00E84796"/>
    <w:rsid w:val="00E87433"/>
    <w:rsid w:val="00E877F2"/>
    <w:rsid w:val="00E90936"/>
    <w:rsid w:val="00E92A64"/>
    <w:rsid w:val="00E9390B"/>
    <w:rsid w:val="00E93A30"/>
    <w:rsid w:val="00E94485"/>
    <w:rsid w:val="00EA0F90"/>
    <w:rsid w:val="00EA3329"/>
    <w:rsid w:val="00EA5294"/>
    <w:rsid w:val="00EA727C"/>
    <w:rsid w:val="00EB077B"/>
    <w:rsid w:val="00EB0DD8"/>
    <w:rsid w:val="00EB1D57"/>
    <w:rsid w:val="00EB2680"/>
    <w:rsid w:val="00EB2A5C"/>
    <w:rsid w:val="00EB4187"/>
    <w:rsid w:val="00EB43F4"/>
    <w:rsid w:val="00EB4478"/>
    <w:rsid w:val="00EB4633"/>
    <w:rsid w:val="00EB538F"/>
    <w:rsid w:val="00EB643A"/>
    <w:rsid w:val="00EB74EB"/>
    <w:rsid w:val="00EC00DF"/>
    <w:rsid w:val="00EC13C8"/>
    <w:rsid w:val="00EC2551"/>
    <w:rsid w:val="00EC3348"/>
    <w:rsid w:val="00EC3436"/>
    <w:rsid w:val="00EC34C3"/>
    <w:rsid w:val="00EC395A"/>
    <w:rsid w:val="00EC48A3"/>
    <w:rsid w:val="00ED024B"/>
    <w:rsid w:val="00ED1DEB"/>
    <w:rsid w:val="00ED39B6"/>
    <w:rsid w:val="00ED417C"/>
    <w:rsid w:val="00ED4705"/>
    <w:rsid w:val="00ED4D70"/>
    <w:rsid w:val="00ED5585"/>
    <w:rsid w:val="00ED7A17"/>
    <w:rsid w:val="00EE09C6"/>
    <w:rsid w:val="00EE0AA1"/>
    <w:rsid w:val="00EE0CBD"/>
    <w:rsid w:val="00EE263C"/>
    <w:rsid w:val="00EE3603"/>
    <w:rsid w:val="00EE3A0C"/>
    <w:rsid w:val="00EE4A0D"/>
    <w:rsid w:val="00EE7269"/>
    <w:rsid w:val="00EE79A5"/>
    <w:rsid w:val="00EF0411"/>
    <w:rsid w:val="00EF22C1"/>
    <w:rsid w:val="00EF303E"/>
    <w:rsid w:val="00EF3694"/>
    <w:rsid w:val="00EF48AF"/>
    <w:rsid w:val="00EF562C"/>
    <w:rsid w:val="00EF5A11"/>
    <w:rsid w:val="00EF5D31"/>
    <w:rsid w:val="00EF7C62"/>
    <w:rsid w:val="00F027F1"/>
    <w:rsid w:val="00F03BC5"/>
    <w:rsid w:val="00F03F51"/>
    <w:rsid w:val="00F04D3E"/>
    <w:rsid w:val="00F04E7F"/>
    <w:rsid w:val="00F06AFA"/>
    <w:rsid w:val="00F072A7"/>
    <w:rsid w:val="00F07357"/>
    <w:rsid w:val="00F07E6E"/>
    <w:rsid w:val="00F117B3"/>
    <w:rsid w:val="00F13015"/>
    <w:rsid w:val="00F155C4"/>
    <w:rsid w:val="00F160E9"/>
    <w:rsid w:val="00F161C9"/>
    <w:rsid w:val="00F16ADF"/>
    <w:rsid w:val="00F209BD"/>
    <w:rsid w:val="00F2207C"/>
    <w:rsid w:val="00F23AE1"/>
    <w:rsid w:val="00F24CBE"/>
    <w:rsid w:val="00F24CCA"/>
    <w:rsid w:val="00F24F76"/>
    <w:rsid w:val="00F25EBB"/>
    <w:rsid w:val="00F26F3B"/>
    <w:rsid w:val="00F27255"/>
    <w:rsid w:val="00F27D52"/>
    <w:rsid w:val="00F30131"/>
    <w:rsid w:val="00F307A9"/>
    <w:rsid w:val="00F33F15"/>
    <w:rsid w:val="00F34DBB"/>
    <w:rsid w:val="00F355DE"/>
    <w:rsid w:val="00F35920"/>
    <w:rsid w:val="00F35A6F"/>
    <w:rsid w:val="00F362D7"/>
    <w:rsid w:val="00F37FD2"/>
    <w:rsid w:val="00F40FC7"/>
    <w:rsid w:val="00F41652"/>
    <w:rsid w:val="00F416A3"/>
    <w:rsid w:val="00F424DB"/>
    <w:rsid w:val="00F4368F"/>
    <w:rsid w:val="00F439B9"/>
    <w:rsid w:val="00F44FF1"/>
    <w:rsid w:val="00F45BE5"/>
    <w:rsid w:val="00F468BC"/>
    <w:rsid w:val="00F470AA"/>
    <w:rsid w:val="00F50A00"/>
    <w:rsid w:val="00F51A7A"/>
    <w:rsid w:val="00F51B59"/>
    <w:rsid w:val="00F537BC"/>
    <w:rsid w:val="00F5411A"/>
    <w:rsid w:val="00F5439B"/>
    <w:rsid w:val="00F56C59"/>
    <w:rsid w:val="00F60D6D"/>
    <w:rsid w:val="00F60DD2"/>
    <w:rsid w:val="00F62902"/>
    <w:rsid w:val="00F63132"/>
    <w:rsid w:val="00F63F09"/>
    <w:rsid w:val="00F64872"/>
    <w:rsid w:val="00F65DE0"/>
    <w:rsid w:val="00F66C13"/>
    <w:rsid w:val="00F66C7B"/>
    <w:rsid w:val="00F676A4"/>
    <w:rsid w:val="00F67AF6"/>
    <w:rsid w:val="00F70429"/>
    <w:rsid w:val="00F70825"/>
    <w:rsid w:val="00F7215D"/>
    <w:rsid w:val="00F722C9"/>
    <w:rsid w:val="00F72501"/>
    <w:rsid w:val="00F728CB"/>
    <w:rsid w:val="00F72DED"/>
    <w:rsid w:val="00F7362D"/>
    <w:rsid w:val="00F73D21"/>
    <w:rsid w:val="00F741E3"/>
    <w:rsid w:val="00F76C19"/>
    <w:rsid w:val="00F77C7C"/>
    <w:rsid w:val="00F80B68"/>
    <w:rsid w:val="00F813CE"/>
    <w:rsid w:val="00F81F60"/>
    <w:rsid w:val="00F82583"/>
    <w:rsid w:val="00F82675"/>
    <w:rsid w:val="00F8326A"/>
    <w:rsid w:val="00F85457"/>
    <w:rsid w:val="00F863E9"/>
    <w:rsid w:val="00F8643C"/>
    <w:rsid w:val="00F86E21"/>
    <w:rsid w:val="00F8774B"/>
    <w:rsid w:val="00F877D9"/>
    <w:rsid w:val="00F87E13"/>
    <w:rsid w:val="00F90313"/>
    <w:rsid w:val="00F90F64"/>
    <w:rsid w:val="00F90FD8"/>
    <w:rsid w:val="00F91ED5"/>
    <w:rsid w:val="00F9372C"/>
    <w:rsid w:val="00F93BBB"/>
    <w:rsid w:val="00F93CF3"/>
    <w:rsid w:val="00F94B19"/>
    <w:rsid w:val="00F9518A"/>
    <w:rsid w:val="00F963F4"/>
    <w:rsid w:val="00F96A00"/>
    <w:rsid w:val="00F96CBA"/>
    <w:rsid w:val="00F97CC3"/>
    <w:rsid w:val="00FA0416"/>
    <w:rsid w:val="00FA04C7"/>
    <w:rsid w:val="00FA0FB4"/>
    <w:rsid w:val="00FA164B"/>
    <w:rsid w:val="00FA1774"/>
    <w:rsid w:val="00FA1EF1"/>
    <w:rsid w:val="00FA3769"/>
    <w:rsid w:val="00FA4425"/>
    <w:rsid w:val="00FA4DA7"/>
    <w:rsid w:val="00FA58BF"/>
    <w:rsid w:val="00FA7C44"/>
    <w:rsid w:val="00FB25D4"/>
    <w:rsid w:val="00FB273E"/>
    <w:rsid w:val="00FB2C2C"/>
    <w:rsid w:val="00FB3F06"/>
    <w:rsid w:val="00FB40DB"/>
    <w:rsid w:val="00FB4899"/>
    <w:rsid w:val="00FB688D"/>
    <w:rsid w:val="00FB74E2"/>
    <w:rsid w:val="00FC0F6F"/>
    <w:rsid w:val="00FC3698"/>
    <w:rsid w:val="00FC4B39"/>
    <w:rsid w:val="00FC599C"/>
    <w:rsid w:val="00FC77C6"/>
    <w:rsid w:val="00FD09CA"/>
    <w:rsid w:val="00FD18B8"/>
    <w:rsid w:val="00FD193E"/>
    <w:rsid w:val="00FD1DBE"/>
    <w:rsid w:val="00FD251E"/>
    <w:rsid w:val="00FD3DD1"/>
    <w:rsid w:val="00FD532B"/>
    <w:rsid w:val="00FD77FC"/>
    <w:rsid w:val="00FE0A26"/>
    <w:rsid w:val="00FE13A6"/>
    <w:rsid w:val="00FE2BDE"/>
    <w:rsid w:val="00FE3C74"/>
    <w:rsid w:val="00FE52D5"/>
    <w:rsid w:val="00FE5688"/>
    <w:rsid w:val="00FE5798"/>
    <w:rsid w:val="00FE5FDD"/>
    <w:rsid w:val="00FE7956"/>
    <w:rsid w:val="00FF290F"/>
    <w:rsid w:val="00FF5F08"/>
    <w:rsid w:val="00FF6AAD"/>
    <w:rsid w:val="00FF7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29F01"/>
  <w15:docId w15:val="{7F3634E8-B6D9-422A-B923-1E14F558D1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DF1EF5"/>
    <w:pPr>
      <w:keepNext/>
      <w:keepLines/>
      <w:spacing w:before="240" w:after="0"/>
      <w:outlineLvl w:val="0"/>
    </w:pPr>
    <w:rPr>
      <w:rFonts w:ascii="Times New Roman" w:eastAsiaTheme="majorEastAsia" w:hAnsi="Times New Roman" w:cstheme="majorBidi"/>
      <w:b/>
      <w:sz w:val="28"/>
      <w:szCs w:val="32"/>
    </w:rPr>
  </w:style>
  <w:style w:type="paragraph" w:styleId="Heading2">
    <w:name w:val="heading 2"/>
    <w:basedOn w:val="Normal"/>
    <w:link w:val="Heading2Char"/>
    <w:uiPriority w:val="9"/>
    <w:qFormat/>
    <w:rsid w:val="00843328"/>
    <w:pPr>
      <w:spacing w:before="100" w:beforeAutospacing="1" w:after="100" w:afterAutospacing="1" w:line="240" w:lineRule="auto"/>
      <w:outlineLvl w:val="1"/>
    </w:pPr>
    <w:rPr>
      <w:rFonts w:ascii="Times New Roman" w:eastAsia="Times New Roman" w:hAnsi="Times New Roman" w:cs="Times New Roman"/>
      <w:bCs/>
      <w:sz w:val="24"/>
      <w:szCs w:val="36"/>
      <w:lang w:val="en-US"/>
    </w:rPr>
  </w:style>
  <w:style w:type="paragraph" w:styleId="Heading3">
    <w:name w:val="heading 3"/>
    <w:basedOn w:val="Normal"/>
    <w:next w:val="Normal"/>
    <w:link w:val="Heading3Char"/>
    <w:uiPriority w:val="9"/>
    <w:unhideWhenUsed/>
    <w:qFormat/>
    <w:rsid w:val="004E48A9"/>
    <w:pPr>
      <w:keepNext/>
      <w:keepLines/>
      <w:spacing w:before="40" w:after="0"/>
      <w:outlineLvl w:val="2"/>
    </w:pPr>
    <w:rPr>
      <w:rFonts w:ascii="Times New Roman" w:eastAsiaTheme="majorEastAsia" w:hAnsi="Times New Roman" w:cstheme="majorBidi"/>
      <w:b/>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43328"/>
    <w:rPr>
      <w:rFonts w:ascii="Times New Roman" w:eastAsia="Times New Roman" w:hAnsi="Times New Roman" w:cs="Times New Roman"/>
      <w:bCs/>
      <w:sz w:val="24"/>
      <w:szCs w:val="36"/>
    </w:rPr>
  </w:style>
  <w:style w:type="paragraph" w:styleId="NormalWeb">
    <w:name w:val="Normal (Web)"/>
    <w:basedOn w:val="Normal"/>
    <w:uiPriority w:val="99"/>
    <w:unhideWhenUsed/>
    <w:rsid w:val="005F6E3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TMLCode">
    <w:name w:val="HTML Code"/>
    <w:basedOn w:val="DefaultParagraphFont"/>
    <w:uiPriority w:val="99"/>
    <w:semiHidden/>
    <w:unhideWhenUsed/>
    <w:rsid w:val="005F6E3F"/>
    <w:rPr>
      <w:rFonts w:ascii="Courier New" w:eastAsia="Times New Roman" w:hAnsi="Courier New" w:cs="Courier New"/>
      <w:sz w:val="20"/>
      <w:szCs w:val="20"/>
    </w:rPr>
  </w:style>
  <w:style w:type="character" w:styleId="Hyperlink">
    <w:name w:val="Hyperlink"/>
    <w:basedOn w:val="DefaultParagraphFont"/>
    <w:uiPriority w:val="99"/>
    <w:unhideWhenUsed/>
    <w:rsid w:val="005F6E3F"/>
    <w:rPr>
      <w:color w:val="0000FF"/>
      <w:u w:val="single"/>
    </w:rPr>
  </w:style>
  <w:style w:type="character" w:customStyle="1" w:styleId="Heading1Char">
    <w:name w:val="Heading 1 Char"/>
    <w:basedOn w:val="DefaultParagraphFont"/>
    <w:link w:val="Heading1"/>
    <w:uiPriority w:val="9"/>
    <w:rsid w:val="00DF1EF5"/>
    <w:rPr>
      <w:rFonts w:ascii="Times New Roman" w:eastAsiaTheme="majorEastAsia" w:hAnsi="Times New Roman" w:cstheme="majorBidi"/>
      <w:b/>
      <w:sz w:val="28"/>
      <w:szCs w:val="32"/>
      <w:lang w:val="en-GB"/>
    </w:rPr>
  </w:style>
  <w:style w:type="paragraph" w:customStyle="1" w:styleId="Default">
    <w:name w:val="Default"/>
    <w:rsid w:val="00561437"/>
    <w:pPr>
      <w:suppressAutoHyphens/>
      <w:spacing w:after="0" w:line="240" w:lineRule="auto"/>
    </w:pPr>
    <w:rPr>
      <w:rFonts w:ascii="Arial" w:eastAsia="Droid Sans Fallback" w:hAnsi="Arial" w:cs="Arial"/>
      <w:color w:val="000000"/>
      <w:sz w:val="24"/>
      <w:szCs w:val="24"/>
    </w:rPr>
  </w:style>
  <w:style w:type="character" w:styleId="FollowedHyperlink">
    <w:name w:val="FollowedHyperlink"/>
    <w:basedOn w:val="DefaultParagraphFont"/>
    <w:uiPriority w:val="99"/>
    <w:semiHidden/>
    <w:unhideWhenUsed/>
    <w:rsid w:val="00561437"/>
    <w:rPr>
      <w:color w:val="954F72" w:themeColor="followedHyperlink"/>
      <w:u w:val="single"/>
    </w:rPr>
  </w:style>
  <w:style w:type="character" w:customStyle="1" w:styleId="header-section-number">
    <w:name w:val="header-section-number"/>
    <w:basedOn w:val="DefaultParagraphFont"/>
    <w:rsid w:val="00356F67"/>
  </w:style>
  <w:style w:type="table" w:styleId="PlainTable1">
    <w:name w:val="Plain Table 1"/>
    <w:basedOn w:val="TableNormal"/>
    <w:uiPriority w:val="41"/>
    <w:rsid w:val="007E6CE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4E48A9"/>
    <w:rPr>
      <w:rFonts w:ascii="Times New Roman" w:eastAsiaTheme="majorEastAsia" w:hAnsi="Times New Roman" w:cstheme="majorBidi"/>
      <w:b/>
      <w:color w:val="1F4D78" w:themeColor="accent1" w:themeShade="7F"/>
      <w:sz w:val="24"/>
      <w:szCs w:val="24"/>
      <w:lang w:val="en-GB"/>
    </w:rPr>
  </w:style>
  <w:style w:type="paragraph" w:styleId="BodyText">
    <w:name w:val="Body Text"/>
    <w:basedOn w:val="Normal"/>
    <w:link w:val="BodyTextChar"/>
    <w:semiHidden/>
    <w:unhideWhenUsed/>
    <w:qFormat/>
    <w:rsid w:val="008E5FE0"/>
    <w:pPr>
      <w:spacing w:before="180" w:after="180" w:line="240" w:lineRule="auto"/>
    </w:pPr>
    <w:rPr>
      <w:sz w:val="24"/>
      <w:szCs w:val="24"/>
      <w:lang w:val="en-US"/>
    </w:rPr>
  </w:style>
  <w:style w:type="character" w:customStyle="1" w:styleId="BodyTextChar">
    <w:name w:val="Body Text Char"/>
    <w:basedOn w:val="DefaultParagraphFont"/>
    <w:link w:val="BodyText"/>
    <w:semiHidden/>
    <w:rsid w:val="008E5FE0"/>
    <w:rPr>
      <w:sz w:val="24"/>
      <w:szCs w:val="24"/>
    </w:rPr>
  </w:style>
  <w:style w:type="paragraph" w:customStyle="1" w:styleId="FirstParagraph">
    <w:name w:val="First Paragraph"/>
    <w:basedOn w:val="BodyText"/>
    <w:next w:val="BodyText"/>
    <w:qFormat/>
    <w:rsid w:val="008E5FE0"/>
  </w:style>
  <w:style w:type="character" w:styleId="Strong">
    <w:name w:val="Strong"/>
    <w:basedOn w:val="DefaultParagraphFont"/>
    <w:uiPriority w:val="22"/>
    <w:qFormat/>
    <w:rsid w:val="006145FC"/>
    <w:rPr>
      <w:b/>
      <w:bCs/>
    </w:rPr>
  </w:style>
  <w:style w:type="paragraph" w:customStyle="1" w:styleId="has-plink">
    <w:name w:val="has-plink"/>
    <w:basedOn w:val="Normal"/>
    <w:rsid w:val="0039053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TMLPreformatted">
    <w:name w:val="HTML Preformatted"/>
    <w:basedOn w:val="Normal"/>
    <w:link w:val="HTMLPreformattedChar"/>
    <w:uiPriority w:val="99"/>
    <w:semiHidden/>
    <w:unhideWhenUsed/>
    <w:rsid w:val="00F33F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F33F15"/>
    <w:rPr>
      <w:rFonts w:ascii="Courier New" w:eastAsia="Times New Roman" w:hAnsi="Courier New" w:cs="Courier New"/>
      <w:sz w:val="20"/>
      <w:szCs w:val="20"/>
    </w:rPr>
  </w:style>
  <w:style w:type="character" w:customStyle="1" w:styleId="gd15mcfceub">
    <w:name w:val="gd15mcfceub"/>
    <w:basedOn w:val="DefaultParagraphFont"/>
    <w:rsid w:val="00F33F15"/>
  </w:style>
  <w:style w:type="character" w:styleId="PlaceholderText">
    <w:name w:val="Placeholder Text"/>
    <w:basedOn w:val="DefaultParagraphFont"/>
    <w:uiPriority w:val="99"/>
    <w:semiHidden/>
    <w:rsid w:val="00DF6007"/>
    <w:rPr>
      <w:color w:val="808080"/>
    </w:rPr>
  </w:style>
  <w:style w:type="character" w:styleId="Emphasis">
    <w:name w:val="Emphasis"/>
    <w:basedOn w:val="DefaultParagraphFont"/>
    <w:uiPriority w:val="20"/>
    <w:qFormat/>
    <w:rsid w:val="00916052"/>
    <w:rPr>
      <w:i/>
      <w:iCs/>
    </w:rPr>
  </w:style>
  <w:style w:type="table" w:styleId="PlainTable2">
    <w:name w:val="Plain Table 2"/>
    <w:basedOn w:val="TableNormal"/>
    <w:uiPriority w:val="42"/>
    <w:rsid w:val="003535E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39"/>
    <w:rsid w:val="006744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ln">
    <w:name w:val="pln"/>
    <w:basedOn w:val="DefaultParagraphFont"/>
    <w:rsid w:val="0085525B"/>
  </w:style>
  <w:style w:type="paragraph" w:styleId="Header">
    <w:name w:val="header"/>
    <w:basedOn w:val="Normal"/>
    <w:link w:val="HeaderChar"/>
    <w:uiPriority w:val="99"/>
    <w:unhideWhenUsed/>
    <w:rsid w:val="000013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39B"/>
    <w:rPr>
      <w:lang w:val="en-GB"/>
    </w:rPr>
  </w:style>
  <w:style w:type="paragraph" w:styleId="Footer">
    <w:name w:val="footer"/>
    <w:basedOn w:val="Normal"/>
    <w:link w:val="FooterChar"/>
    <w:uiPriority w:val="99"/>
    <w:unhideWhenUsed/>
    <w:rsid w:val="000013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39B"/>
    <w:rPr>
      <w:lang w:val="en-GB"/>
    </w:rPr>
  </w:style>
  <w:style w:type="character" w:customStyle="1" w:styleId="fontstyle01">
    <w:name w:val="fontstyle01"/>
    <w:basedOn w:val="DefaultParagraphFont"/>
    <w:rsid w:val="00824D1A"/>
    <w:rPr>
      <w:rFonts w:ascii="NimbusRomNo9L-Regu" w:hAnsi="NimbusRomNo9L-Regu" w:hint="default"/>
      <w:b w:val="0"/>
      <w:bCs w:val="0"/>
      <w:i w:val="0"/>
      <w:iCs w:val="0"/>
      <w:color w:val="000000"/>
      <w:sz w:val="20"/>
      <w:szCs w:val="20"/>
    </w:rPr>
  </w:style>
  <w:style w:type="paragraph" w:customStyle="1" w:styleId="hh">
    <w:name w:val="hh"/>
    <w:basedOn w:val="Normal"/>
    <w:rsid w:val="00B30F6E"/>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fontstyle21">
    <w:name w:val="fontstyle21"/>
    <w:basedOn w:val="DefaultParagraphFont"/>
    <w:rsid w:val="0062602B"/>
    <w:rPr>
      <w:rFonts w:ascii="CMR10" w:hAnsi="CMR10" w:hint="default"/>
      <w:b w:val="0"/>
      <w:bCs w:val="0"/>
      <w:i w:val="0"/>
      <w:iCs w:val="0"/>
      <w:color w:val="000000"/>
      <w:sz w:val="20"/>
      <w:szCs w:val="20"/>
    </w:rPr>
  </w:style>
  <w:style w:type="paragraph" w:styleId="ListParagraph">
    <w:name w:val="List Paragraph"/>
    <w:basedOn w:val="Normal"/>
    <w:uiPriority w:val="34"/>
    <w:qFormat/>
    <w:rsid w:val="009206AA"/>
    <w:pPr>
      <w:ind w:left="720"/>
      <w:contextualSpacing/>
    </w:pPr>
  </w:style>
  <w:style w:type="character" w:customStyle="1" w:styleId="t">
    <w:name w:val="t"/>
    <w:basedOn w:val="DefaultParagraphFont"/>
    <w:rsid w:val="00A332F7"/>
  </w:style>
  <w:style w:type="character" w:customStyle="1" w:styleId="anchor-text">
    <w:name w:val="anchor-text"/>
    <w:basedOn w:val="DefaultParagraphFont"/>
    <w:rsid w:val="001B46ED"/>
  </w:style>
  <w:style w:type="character" w:customStyle="1" w:styleId="fontstyle31">
    <w:name w:val="fontstyle31"/>
    <w:basedOn w:val="DefaultParagraphFont"/>
    <w:rsid w:val="00342688"/>
    <w:rPr>
      <w:rFonts w:ascii="MinionPro-Capt" w:hAnsi="MinionPro-Capt" w:hint="default"/>
      <w:b w:val="0"/>
      <w:bCs w:val="0"/>
      <w:i w:val="0"/>
      <w:iCs w:val="0"/>
      <w:color w:val="242021"/>
      <w:sz w:val="16"/>
      <w:szCs w:val="16"/>
    </w:rPr>
  </w:style>
  <w:style w:type="character" w:styleId="CommentReference">
    <w:name w:val="annotation reference"/>
    <w:basedOn w:val="DefaultParagraphFont"/>
    <w:uiPriority w:val="99"/>
    <w:semiHidden/>
    <w:unhideWhenUsed/>
    <w:rsid w:val="00B51F61"/>
    <w:rPr>
      <w:sz w:val="16"/>
      <w:szCs w:val="16"/>
    </w:rPr>
  </w:style>
  <w:style w:type="paragraph" w:styleId="CommentText">
    <w:name w:val="annotation text"/>
    <w:basedOn w:val="Normal"/>
    <w:link w:val="CommentTextChar"/>
    <w:uiPriority w:val="99"/>
    <w:semiHidden/>
    <w:unhideWhenUsed/>
    <w:rsid w:val="00B51F61"/>
    <w:pPr>
      <w:spacing w:line="240" w:lineRule="auto"/>
    </w:pPr>
    <w:rPr>
      <w:sz w:val="20"/>
      <w:szCs w:val="20"/>
    </w:rPr>
  </w:style>
  <w:style w:type="character" w:customStyle="1" w:styleId="CommentTextChar">
    <w:name w:val="Comment Text Char"/>
    <w:basedOn w:val="DefaultParagraphFont"/>
    <w:link w:val="CommentText"/>
    <w:uiPriority w:val="99"/>
    <w:semiHidden/>
    <w:rsid w:val="00B51F61"/>
    <w:rPr>
      <w:sz w:val="20"/>
      <w:szCs w:val="20"/>
      <w:lang w:val="en-GB"/>
    </w:rPr>
  </w:style>
  <w:style w:type="paragraph" w:styleId="CommentSubject">
    <w:name w:val="annotation subject"/>
    <w:basedOn w:val="CommentText"/>
    <w:next w:val="CommentText"/>
    <w:link w:val="CommentSubjectChar"/>
    <w:uiPriority w:val="99"/>
    <w:semiHidden/>
    <w:unhideWhenUsed/>
    <w:rsid w:val="00B51F61"/>
    <w:rPr>
      <w:b/>
      <w:bCs/>
    </w:rPr>
  </w:style>
  <w:style w:type="character" w:customStyle="1" w:styleId="CommentSubjectChar">
    <w:name w:val="Comment Subject Char"/>
    <w:basedOn w:val="CommentTextChar"/>
    <w:link w:val="CommentSubject"/>
    <w:uiPriority w:val="99"/>
    <w:semiHidden/>
    <w:rsid w:val="00B51F61"/>
    <w:rPr>
      <w:b/>
      <w:bCs/>
      <w:sz w:val="20"/>
      <w:szCs w:val="20"/>
      <w:lang w:val="en-GB"/>
    </w:rPr>
  </w:style>
  <w:style w:type="paragraph" w:styleId="BalloonText">
    <w:name w:val="Balloon Text"/>
    <w:basedOn w:val="Normal"/>
    <w:link w:val="BalloonTextChar"/>
    <w:uiPriority w:val="99"/>
    <w:semiHidden/>
    <w:unhideWhenUsed/>
    <w:rsid w:val="00B51F6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51F61"/>
    <w:rPr>
      <w:rFonts w:ascii="Segoe UI" w:hAnsi="Segoe UI" w:cs="Segoe UI"/>
      <w:sz w:val="18"/>
      <w:szCs w:val="18"/>
      <w:lang w:val="en-GB"/>
    </w:rPr>
  </w:style>
  <w:style w:type="paragraph" w:styleId="Revision">
    <w:name w:val="Revision"/>
    <w:hidden/>
    <w:uiPriority w:val="99"/>
    <w:semiHidden/>
    <w:rsid w:val="00B51F61"/>
    <w:pPr>
      <w:spacing w:after="0" w:line="240" w:lineRule="auto"/>
    </w:pPr>
    <w:rPr>
      <w:lang w:val="en-GB"/>
    </w:rPr>
  </w:style>
  <w:style w:type="character" w:customStyle="1" w:styleId="UnresolvedMention1">
    <w:name w:val="Unresolved Mention1"/>
    <w:basedOn w:val="DefaultParagraphFont"/>
    <w:uiPriority w:val="99"/>
    <w:semiHidden/>
    <w:unhideWhenUsed/>
    <w:rsid w:val="00C90D23"/>
    <w:rPr>
      <w:color w:val="605E5C"/>
      <w:shd w:val="clear" w:color="auto" w:fill="E1DFDD"/>
    </w:rPr>
  </w:style>
  <w:style w:type="character" w:customStyle="1" w:styleId="UnresolvedMention2">
    <w:name w:val="Unresolved Mention2"/>
    <w:basedOn w:val="DefaultParagraphFont"/>
    <w:uiPriority w:val="99"/>
    <w:semiHidden/>
    <w:unhideWhenUsed/>
    <w:rsid w:val="005F5E31"/>
    <w:rPr>
      <w:color w:val="605E5C"/>
      <w:shd w:val="clear" w:color="auto" w:fill="E1DFDD"/>
    </w:rPr>
  </w:style>
  <w:style w:type="paragraph" w:styleId="Bibliography">
    <w:name w:val="Bibliography"/>
    <w:basedOn w:val="Normal"/>
    <w:next w:val="Normal"/>
    <w:uiPriority w:val="37"/>
    <w:unhideWhenUsed/>
    <w:rsid w:val="005748AF"/>
    <w:pPr>
      <w:tabs>
        <w:tab w:val="left" w:pos="504"/>
      </w:tabs>
      <w:spacing w:after="240" w:line="240" w:lineRule="auto"/>
      <w:ind w:left="504" w:hanging="504"/>
    </w:pPr>
  </w:style>
  <w:style w:type="character" w:customStyle="1" w:styleId="UnresolvedMention3">
    <w:name w:val="Unresolved Mention3"/>
    <w:basedOn w:val="DefaultParagraphFont"/>
    <w:uiPriority w:val="99"/>
    <w:semiHidden/>
    <w:unhideWhenUsed/>
    <w:rsid w:val="00881629"/>
    <w:rPr>
      <w:color w:val="605E5C"/>
      <w:shd w:val="clear" w:color="auto" w:fill="E1DFDD"/>
    </w:rPr>
  </w:style>
  <w:style w:type="character" w:styleId="UnresolvedMention">
    <w:name w:val="Unresolved Mention"/>
    <w:basedOn w:val="DefaultParagraphFont"/>
    <w:uiPriority w:val="99"/>
    <w:semiHidden/>
    <w:unhideWhenUsed/>
    <w:rsid w:val="00866C7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718320">
      <w:bodyDiv w:val="1"/>
      <w:marLeft w:val="0"/>
      <w:marRight w:val="0"/>
      <w:marTop w:val="0"/>
      <w:marBottom w:val="0"/>
      <w:divBdr>
        <w:top w:val="none" w:sz="0" w:space="0" w:color="auto"/>
        <w:left w:val="none" w:sz="0" w:space="0" w:color="auto"/>
        <w:bottom w:val="none" w:sz="0" w:space="0" w:color="auto"/>
        <w:right w:val="none" w:sz="0" w:space="0" w:color="auto"/>
      </w:divBdr>
    </w:div>
    <w:div w:id="125777162">
      <w:bodyDiv w:val="1"/>
      <w:marLeft w:val="0"/>
      <w:marRight w:val="0"/>
      <w:marTop w:val="0"/>
      <w:marBottom w:val="0"/>
      <w:divBdr>
        <w:top w:val="none" w:sz="0" w:space="0" w:color="auto"/>
        <w:left w:val="none" w:sz="0" w:space="0" w:color="auto"/>
        <w:bottom w:val="none" w:sz="0" w:space="0" w:color="auto"/>
        <w:right w:val="none" w:sz="0" w:space="0" w:color="auto"/>
      </w:divBdr>
    </w:div>
    <w:div w:id="196503565">
      <w:bodyDiv w:val="1"/>
      <w:marLeft w:val="0"/>
      <w:marRight w:val="0"/>
      <w:marTop w:val="0"/>
      <w:marBottom w:val="0"/>
      <w:divBdr>
        <w:top w:val="none" w:sz="0" w:space="0" w:color="auto"/>
        <w:left w:val="none" w:sz="0" w:space="0" w:color="auto"/>
        <w:bottom w:val="none" w:sz="0" w:space="0" w:color="auto"/>
        <w:right w:val="none" w:sz="0" w:space="0" w:color="auto"/>
      </w:divBdr>
    </w:div>
    <w:div w:id="261038460">
      <w:bodyDiv w:val="1"/>
      <w:marLeft w:val="0"/>
      <w:marRight w:val="0"/>
      <w:marTop w:val="0"/>
      <w:marBottom w:val="0"/>
      <w:divBdr>
        <w:top w:val="none" w:sz="0" w:space="0" w:color="auto"/>
        <w:left w:val="none" w:sz="0" w:space="0" w:color="auto"/>
        <w:bottom w:val="none" w:sz="0" w:space="0" w:color="auto"/>
        <w:right w:val="none" w:sz="0" w:space="0" w:color="auto"/>
      </w:divBdr>
    </w:div>
    <w:div w:id="315957393">
      <w:bodyDiv w:val="1"/>
      <w:marLeft w:val="0"/>
      <w:marRight w:val="0"/>
      <w:marTop w:val="0"/>
      <w:marBottom w:val="0"/>
      <w:divBdr>
        <w:top w:val="none" w:sz="0" w:space="0" w:color="auto"/>
        <w:left w:val="none" w:sz="0" w:space="0" w:color="auto"/>
        <w:bottom w:val="none" w:sz="0" w:space="0" w:color="auto"/>
        <w:right w:val="none" w:sz="0" w:space="0" w:color="auto"/>
      </w:divBdr>
    </w:div>
    <w:div w:id="360596808">
      <w:bodyDiv w:val="1"/>
      <w:marLeft w:val="0"/>
      <w:marRight w:val="0"/>
      <w:marTop w:val="0"/>
      <w:marBottom w:val="0"/>
      <w:divBdr>
        <w:top w:val="none" w:sz="0" w:space="0" w:color="auto"/>
        <w:left w:val="none" w:sz="0" w:space="0" w:color="auto"/>
        <w:bottom w:val="none" w:sz="0" w:space="0" w:color="auto"/>
        <w:right w:val="none" w:sz="0" w:space="0" w:color="auto"/>
      </w:divBdr>
    </w:div>
    <w:div w:id="492256364">
      <w:bodyDiv w:val="1"/>
      <w:marLeft w:val="0"/>
      <w:marRight w:val="0"/>
      <w:marTop w:val="0"/>
      <w:marBottom w:val="0"/>
      <w:divBdr>
        <w:top w:val="none" w:sz="0" w:space="0" w:color="auto"/>
        <w:left w:val="none" w:sz="0" w:space="0" w:color="auto"/>
        <w:bottom w:val="none" w:sz="0" w:space="0" w:color="auto"/>
        <w:right w:val="none" w:sz="0" w:space="0" w:color="auto"/>
      </w:divBdr>
    </w:div>
    <w:div w:id="500432906">
      <w:bodyDiv w:val="1"/>
      <w:marLeft w:val="0"/>
      <w:marRight w:val="0"/>
      <w:marTop w:val="0"/>
      <w:marBottom w:val="0"/>
      <w:divBdr>
        <w:top w:val="none" w:sz="0" w:space="0" w:color="auto"/>
        <w:left w:val="none" w:sz="0" w:space="0" w:color="auto"/>
        <w:bottom w:val="none" w:sz="0" w:space="0" w:color="auto"/>
        <w:right w:val="none" w:sz="0" w:space="0" w:color="auto"/>
      </w:divBdr>
    </w:div>
    <w:div w:id="547841878">
      <w:bodyDiv w:val="1"/>
      <w:marLeft w:val="0"/>
      <w:marRight w:val="0"/>
      <w:marTop w:val="0"/>
      <w:marBottom w:val="0"/>
      <w:divBdr>
        <w:top w:val="none" w:sz="0" w:space="0" w:color="auto"/>
        <w:left w:val="none" w:sz="0" w:space="0" w:color="auto"/>
        <w:bottom w:val="none" w:sz="0" w:space="0" w:color="auto"/>
        <w:right w:val="none" w:sz="0" w:space="0" w:color="auto"/>
      </w:divBdr>
    </w:div>
    <w:div w:id="654191235">
      <w:bodyDiv w:val="1"/>
      <w:marLeft w:val="0"/>
      <w:marRight w:val="0"/>
      <w:marTop w:val="0"/>
      <w:marBottom w:val="0"/>
      <w:divBdr>
        <w:top w:val="none" w:sz="0" w:space="0" w:color="auto"/>
        <w:left w:val="none" w:sz="0" w:space="0" w:color="auto"/>
        <w:bottom w:val="none" w:sz="0" w:space="0" w:color="auto"/>
        <w:right w:val="none" w:sz="0" w:space="0" w:color="auto"/>
      </w:divBdr>
    </w:div>
    <w:div w:id="812868177">
      <w:bodyDiv w:val="1"/>
      <w:marLeft w:val="0"/>
      <w:marRight w:val="0"/>
      <w:marTop w:val="0"/>
      <w:marBottom w:val="0"/>
      <w:divBdr>
        <w:top w:val="none" w:sz="0" w:space="0" w:color="auto"/>
        <w:left w:val="none" w:sz="0" w:space="0" w:color="auto"/>
        <w:bottom w:val="none" w:sz="0" w:space="0" w:color="auto"/>
        <w:right w:val="none" w:sz="0" w:space="0" w:color="auto"/>
      </w:divBdr>
    </w:div>
    <w:div w:id="859440986">
      <w:bodyDiv w:val="1"/>
      <w:marLeft w:val="0"/>
      <w:marRight w:val="0"/>
      <w:marTop w:val="0"/>
      <w:marBottom w:val="0"/>
      <w:divBdr>
        <w:top w:val="none" w:sz="0" w:space="0" w:color="auto"/>
        <w:left w:val="none" w:sz="0" w:space="0" w:color="auto"/>
        <w:bottom w:val="none" w:sz="0" w:space="0" w:color="auto"/>
        <w:right w:val="none" w:sz="0" w:space="0" w:color="auto"/>
      </w:divBdr>
    </w:div>
    <w:div w:id="983393984">
      <w:bodyDiv w:val="1"/>
      <w:marLeft w:val="0"/>
      <w:marRight w:val="0"/>
      <w:marTop w:val="0"/>
      <w:marBottom w:val="0"/>
      <w:divBdr>
        <w:top w:val="none" w:sz="0" w:space="0" w:color="auto"/>
        <w:left w:val="none" w:sz="0" w:space="0" w:color="auto"/>
        <w:bottom w:val="none" w:sz="0" w:space="0" w:color="auto"/>
        <w:right w:val="none" w:sz="0" w:space="0" w:color="auto"/>
      </w:divBdr>
    </w:div>
    <w:div w:id="1023164734">
      <w:bodyDiv w:val="1"/>
      <w:marLeft w:val="0"/>
      <w:marRight w:val="0"/>
      <w:marTop w:val="0"/>
      <w:marBottom w:val="0"/>
      <w:divBdr>
        <w:top w:val="none" w:sz="0" w:space="0" w:color="auto"/>
        <w:left w:val="none" w:sz="0" w:space="0" w:color="auto"/>
        <w:bottom w:val="none" w:sz="0" w:space="0" w:color="auto"/>
        <w:right w:val="none" w:sz="0" w:space="0" w:color="auto"/>
      </w:divBdr>
    </w:div>
    <w:div w:id="1044868503">
      <w:bodyDiv w:val="1"/>
      <w:marLeft w:val="0"/>
      <w:marRight w:val="0"/>
      <w:marTop w:val="0"/>
      <w:marBottom w:val="0"/>
      <w:divBdr>
        <w:top w:val="none" w:sz="0" w:space="0" w:color="auto"/>
        <w:left w:val="none" w:sz="0" w:space="0" w:color="auto"/>
        <w:bottom w:val="none" w:sz="0" w:space="0" w:color="auto"/>
        <w:right w:val="none" w:sz="0" w:space="0" w:color="auto"/>
      </w:divBdr>
    </w:div>
    <w:div w:id="1135952096">
      <w:bodyDiv w:val="1"/>
      <w:marLeft w:val="0"/>
      <w:marRight w:val="0"/>
      <w:marTop w:val="0"/>
      <w:marBottom w:val="0"/>
      <w:divBdr>
        <w:top w:val="none" w:sz="0" w:space="0" w:color="auto"/>
        <w:left w:val="none" w:sz="0" w:space="0" w:color="auto"/>
        <w:bottom w:val="none" w:sz="0" w:space="0" w:color="auto"/>
        <w:right w:val="none" w:sz="0" w:space="0" w:color="auto"/>
      </w:divBdr>
    </w:div>
    <w:div w:id="1151945093">
      <w:bodyDiv w:val="1"/>
      <w:marLeft w:val="0"/>
      <w:marRight w:val="0"/>
      <w:marTop w:val="0"/>
      <w:marBottom w:val="0"/>
      <w:divBdr>
        <w:top w:val="none" w:sz="0" w:space="0" w:color="auto"/>
        <w:left w:val="none" w:sz="0" w:space="0" w:color="auto"/>
        <w:bottom w:val="none" w:sz="0" w:space="0" w:color="auto"/>
        <w:right w:val="none" w:sz="0" w:space="0" w:color="auto"/>
      </w:divBdr>
    </w:div>
    <w:div w:id="1180000469">
      <w:bodyDiv w:val="1"/>
      <w:marLeft w:val="0"/>
      <w:marRight w:val="0"/>
      <w:marTop w:val="0"/>
      <w:marBottom w:val="0"/>
      <w:divBdr>
        <w:top w:val="none" w:sz="0" w:space="0" w:color="auto"/>
        <w:left w:val="none" w:sz="0" w:space="0" w:color="auto"/>
        <w:bottom w:val="none" w:sz="0" w:space="0" w:color="auto"/>
        <w:right w:val="none" w:sz="0" w:space="0" w:color="auto"/>
      </w:divBdr>
    </w:div>
    <w:div w:id="1358002526">
      <w:bodyDiv w:val="1"/>
      <w:marLeft w:val="0"/>
      <w:marRight w:val="0"/>
      <w:marTop w:val="0"/>
      <w:marBottom w:val="0"/>
      <w:divBdr>
        <w:top w:val="none" w:sz="0" w:space="0" w:color="auto"/>
        <w:left w:val="none" w:sz="0" w:space="0" w:color="auto"/>
        <w:bottom w:val="none" w:sz="0" w:space="0" w:color="auto"/>
        <w:right w:val="none" w:sz="0" w:space="0" w:color="auto"/>
      </w:divBdr>
    </w:div>
    <w:div w:id="1398935238">
      <w:bodyDiv w:val="1"/>
      <w:marLeft w:val="0"/>
      <w:marRight w:val="0"/>
      <w:marTop w:val="0"/>
      <w:marBottom w:val="0"/>
      <w:divBdr>
        <w:top w:val="none" w:sz="0" w:space="0" w:color="auto"/>
        <w:left w:val="none" w:sz="0" w:space="0" w:color="auto"/>
        <w:bottom w:val="none" w:sz="0" w:space="0" w:color="auto"/>
        <w:right w:val="none" w:sz="0" w:space="0" w:color="auto"/>
      </w:divBdr>
    </w:div>
    <w:div w:id="1399355021">
      <w:bodyDiv w:val="1"/>
      <w:marLeft w:val="0"/>
      <w:marRight w:val="0"/>
      <w:marTop w:val="0"/>
      <w:marBottom w:val="0"/>
      <w:divBdr>
        <w:top w:val="none" w:sz="0" w:space="0" w:color="auto"/>
        <w:left w:val="none" w:sz="0" w:space="0" w:color="auto"/>
        <w:bottom w:val="none" w:sz="0" w:space="0" w:color="auto"/>
        <w:right w:val="none" w:sz="0" w:space="0" w:color="auto"/>
      </w:divBdr>
    </w:div>
    <w:div w:id="1441341440">
      <w:bodyDiv w:val="1"/>
      <w:marLeft w:val="0"/>
      <w:marRight w:val="0"/>
      <w:marTop w:val="0"/>
      <w:marBottom w:val="0"/>
      <w:divBdr>
        <w:top w:val="none" w:sz="0" w:space="0" w:color="auto"/>
        <w:left w:val="none" w:sz="0" w:space="0" w:color="auto"/>
        <w:bottom w:val="none" w:sz="0" w:space="0" w:color="auto"/>
        <w:right w:val="none" w:sz="0" w:space="0" w:color="auto"/>
      </w:divBdr>
    </w:div>
    <w:div w:id="1449743546">
      <w:bodyDiv w:val="1"/>
      <w:marLeft w:val="0"/>
      <w:marRight w:val="0"/>
      <w:marTop w:val="0"/>
      <w:marBottom w:val="0"/>
      <w:divBdr>
        <w:top w:val="none" w:sz="0" w:space="0" w:color="auto"/>
        <w:left w:val="none" w:sz="0" w:space="0" w:color="auto"/>
        <w:bottom w:val="none" w:sz="0" w:space="0" w:color="auto"/>
        <w:right w:val="none" w:sz="0" w:space="0" w:color="auto"/>
      </w:divBdr>
    </w:div>
    <w:div w:id="1486581398">
      <w:bodyDiv w:val="1"/>
      <w:marLeft w:val="0"/>
      <w:marRight w:val="0"/>
      <w:marTop w:val="0"/>
      <w:marBottom w:val="0"/>
      <w:divBdr>
        <w:top w:val="none" w:sz="0" w:space="0" w:color="auto"/>
        <w:left w:val="none" w:sz="0" w:space="0" w:color="auto"/>
        <w:bottom w:val="none" w:sz="0" w:space="0" w:color="auto"/>
        <w:right w:val="none" w:sz="0" w:space="0" w:color="auto"/>
      </w:divBdr>
    </w:div>
    <w:div w:id="1497456646">
      <w:bodyDiv w:val="1"/>
      <w:marLeft w:val="0"/>
      <w:marRight w:val="0"/>
      <w:marTop w:val="0"/>
      <w:marBottom w:val="0"/>
      <w:divBdr>
        <w:top w:val="none" w:sz="0" w:space="0" w:color="auto"/>
        <w:left w:val="none" w:sz="0" w:space="0" w:color="auto"/>
        <w:bottom w:val="none" w:sz="0" w:space="0" w:color="auto"/>
        <w:right w:val="none" w:sz="0" w:space="0" w:color="auto"/>
      </w:divBdr>
    </w:div>
    <w:div w:id="1594586024">
      <w:bodyDiv w:val="1"/>
      <w:marLeft w:val="0"/>
      <w:marRight w:val="0"/>
      <w:marTop w:val="0"/>
      <w:marBottom w:val="0"/>
      <w:divBdr>
        <w:top w:val="none" w:sz="0" w:space="0" w:color="auto"/>
        <w:left w:val="none" w:sz="0" w:space="0" w:color="auto"/>
        <w:bottom w:val="none" w:sz="0" w:space="0" w:color="auto"/>
        <w:right w:val="none" w:sz="0" w:space="0" w:color="auto"/>
      </w:divBdr>
    </w:div>
    <w:div w:id="1608075997">
      <w:bodyDiv w:val="1"/>
      <w:marLeft w:val="0"/>
      <w:marRight w:val="0"/>
      <w:marTop w:val="0"/>
      <w:marBottom w:val="0"/>
      <w:divBdr>
        <w:top w:val="none" w:sz="0" w:space="0" w:color="auto"/>
        <w:left w:val="none" w:sz="0" w:space="0" w:color="auto"/>
        <w:bottom w:val="none" w:sz="0" w:space="0" w:color="auto"/>
        <w:right w:val="none" w:sz="0" w:space="0" w:color="auto"/>
      </w:divBdr>
    </w:div>
    <w:div w:id="1881356144">
      <w:bodyDiv w:val="1"/>
      <w:marLeft w:val="0"/>
      <w:marRight w:val="0"/>
      <w:marTop w:val="0"/>
      <w:marBottom w:val="0"/>
      <w:divBdr>
        <w:top w:val="none" w:sz="0" w:space="0" w:color="auto"/>
        <w:left w:val="none" w:sz="0" w:space="0" w:color="auto"/>
        <w:bottom w:val="none" w:sz="0" w:space="0" w:color="auto"/>
        <w:right w:val="none" w:sz="0" w:space="0" w:color="auto"/>
      </w:divBdr>
    </w:div>
    <w:div w:id="1897859344">
      <w:bodyDiv w:val="1"/>
      <w:marLeft w:val="0"/>
      <w:marRight w:val="0"/>
      <w:marTop w:val="0"/>
      <w:marBottom w:val="0"/>
      <w:divBdr>
        <w:top w:val="none" w:sz="0" w:space="0" w:color="auto"/>
        <w:left w:val="none" w:sz="0" w:space="0" w:color="auto"/>
        <w:bottom w:val="none" w:sz="0" w:space="0" w:color="auto"/>
        <w:right w:val="none" w:sz="0" w:space="0" w:color="auto"/>
      </w:divBdr>
    </w:div>
    <w:div w:id="1903060936">
      <w:bodyDiv w:val="1"/>
      <w:marLeft w:val="0"/>
      <w:marRight w:val="0"/>
      <w:marTop w:val="0"/>
      <w:marBottom w:val="0"/>
      <w:divBdr>
        <w:top w:val="none" w:sz="0" w:space="0" w:color="auto"/>
        <w:left w:val="none" w:sz="0" w:space="0" w:color="auto"/>
        <w:bottom w:val="none" w:sz="0" w:space="0" w:color="auto"/>
        <w:right w:val="none" w:sz="0" w:space="0" w:color="auto"/>
      </w:divBdr>
    </w:div>
    <w:div w:id="1957053396">
      <w:bodyDiv w:val="1"/>
      <w:marLeft w:val="0"/>
      <w:marRight w:val="0"/>
      <w:marTop w:val="0"/>
      <w:marBottom w:val="0"/>
      <w:divBdr>
        <w:top w:val="none" w:sz="0" w:space="0" w:color="auto"/>
        <w:left w:val="none" w:sz="0" w:space="0" w:color="auto"/>
        <w:bottom w:val="none" w:sz="0" w:space="0" w:color="auto"/>
        <w:right w:val="none" w:sz="0" w:space="0" w:color="auto"/>
      </w:divBdr>
    </w:div>
    <w:div w:id="1968199746">
      <w:bodyDiv w:val="1"/>
      <w:marLeft w:val="0"/>
      <w:marRight w:val="0"/>
      <w:marTop w:val="0"/>
      <w:marBottom w:val="0"/>
      <w:divBdr>
        <w:top w:val="none" w:sz="0" w:space="0" w:color="auto"/>
        <w:left w:val="none" w:sz="0" w:space="0" w:color="auto"/>
        <w:bottom w:val="none" w:sz="0" w:space="0" w:color="auto"/>
        <w:right w:val="none" w:sz="0" w:space="0" w:color="auto"/>
      </w:divBdr>
    </w:div>
    <w:div w:id="2020307045">
      <w:bodyDiv w:val="1"/>
      <w:marLeft w:val="0"/>
      <w:marRight w:val="0"/>
      <w:marTop w:val="0"/>
      <w:marBottom w:val="0"/>
      <w:divBdr>
        <w:top w:val="none" w:sz="0" w:space="0" w:color="auto"/>
        <w:left w:val="none" w:sz="0" w:space="0" w:color="auto"/>
        <w:bottom w:val="none" w:sz="0" w:space="0" w:color="auto"/>
        <w:right w:val="none" w:sz="0" w:space="0" w:color="auto"/>
      </w:divBdr>
    </w:div>
    <w:div w:id="2020807800">
      <w:bodyDiv w:val="1"/>
      <w:marLeft w:val="0"/>
      <w:marRight w:val="0"/>
      <w:marTop w:val="0"/>
      <w:marBottom w:val="0"/>
      <w:divBdr>
        <w:top w:val="none" w:sz="0" w:space="0" w:color="auto"/>
        <w:left w:val="none" w:sz="0" w:space="0" w:color="auto"/>
        <w:bottom w:val="none" w:sz="0" w:space="0" w:color="auto"/>
        <w:right w:val="none" w:sz="0" w:space="0" w:color="auto"/>
      </w:divBdr>
    </w:div>
    <w:div w:id="2025400018">
      <w:bodyDiv w:val="1"/>
      <w:marLeft w:val="0"/>
      <w:marRight w:val="0"/>
      <w:marTop w:val="0"/>
      <w:marBottom w:val="0"/>
      <w:divBdr>
        <w:top w:val="none" w:sz="0" w:space="0" w:color="auto"/>
        <w:left w:val="none" w:sz="0" w:space="0" w:color="auto"/>
        <w:bottom w:val="none" w:sz="0" w:space="0" w:color="auto"/>
        <w:right w:val="none" w:sz="0" w:space="0" w:color="auto"/>
      </w:divBdr>
    </w:div>
    <w:div w:id="2039231604">
      <w:bodyDiv w:val="1"/>
      <w:marLeft w:val="0"/>
      <w:marRight w:val="0"/>
      <w:marTop w:val="0"/>
      <w:marBottom w:val="0"/>
      <w:divBdr>
        <w:top w:val="none" w:sz="0" w:space="0" w:color="auto"/>
        <w:left w:val="none" w:sz="0" w:space="0" w:color="auto"/>
        <w:bottom w:val="none" w:sz="0" w:space="0" w:color="auto"/>
        <w:right w:val="none" w:sz="0" w:space="0" w:color="auto"/>
      </w:divBdr>
    </w:div>
    <w:div w:id="21184513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it.ly/cleveland-heart-disease-databas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microsoft.com/office/2011/relationships/people" Target="people.xml"/><Relationship Id="rId8" Type="http://schemas.openxmlformats.org/officeDocument/2006/relationships/hyperlink" Target="https://orcid.org/0000-0003-3974-2733" TargetMode="Externa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hyperlink" Target="https://bit.ly/statlog-heart-disease-database" TargetMode="Externa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yperlink" Target="https://github.com/gbganalyst/Heart-disease-pap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29ABF5-24FC-4F1F-AFFA-FAA0EA0E82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4660</TotalTime>
  <Pages>25</Pages>
  <Words>9389</Words>
  <Characters>53521</Characters>
  <Application>Microsoft Office Word</Application>
  <DocSecurity>0</DocSecurity>
  <Lines>446</Lines>
  <Paragraphs>125</Paragraphs>
  <ScaleCrop>false</ScaleCrop>
  <HeadingPairs>
    <vt:vector size="4" baseType="variant">
      <vt:variant>
        <vt:lpstr>Title</vt:lpstr>
      </vt:variant>
      <vt:variant>
        <vt:i4>1</vt:i4>
      </vt:variant>
      <vt:variant>
        <vt:lpstr>Headings</vt:lpstr>
      </vt:variant>
      <vt:variant>
        <vt:i4>16</vt:i4>
      </vt:variant>
    </vt:vector>
  </HeadingPairs>
  <TitlesOfParts>
    <vt:vector size="17" baseType="lpstr">
      <vt:lpstr/>
      <vt:lpstr>1.0	Introduction</vt:lpstr>
      <vt:lpstr>2.0	Materials and methods</vt:lpstr>
      <vt:lpstr>    2.1	Materials</vt:lpstr>
      <vt:lpstr>        2.1.1	The Training and Validation Data</vt:lpstr>
      <vt:lpstr>    2.2	Methods </vt:lpstr>
      <vt:lpstr>        2.2.1	Classification machine learning methods</vt:lpstr>
      <vt:lpstr>        2.2.2	Evaluation of Classification Learning Methods</vt:lpstr>
      <vt:lpstr>3.0	Analysis and Results</vt:lpstr>
      <vt:lpstr>    3.1	Exploratory Data Analysis</vt:lpstr>
      <vt:lpstr>    3.2	Training and evaluation of the classification models </vt:lpstr>
      <vt:lpstr>    3.3	Validation Results</vt:lpstr>
      <vt:lpstr>4.0	Discussion of results</vt:lpstr>
      <vt:lpstr>5.0	Conclusion</vt:lpstr>
      <vt:lpstr>    Supplementary Materials</vt:lpstr>
      <vt:lpstr>    Statements and Declarations</vt:lpstr>
      <vt:lpstr>References</vt:lpstr>
    </vt:vector>
  </TitlesOfParts>
  <Company/>
  <LinksUpToDate>false</LinksUpToDate>
  <CharactersWithSpaces>62785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OGUNDEPO EZEKIEL .A</dc:creator>
  <cp:keywords/>
  <dc:description/>
  <cp:lastModifiedBy>Ezekiel Ogundepo</cp:lastModifiedBy>
  <cp:revision>25</cp:revision>
  <cp:lastPrinted>2022-05-19T19:57:00Z</cp:lastPrinted>
  <dcterms:created xsi:type="dcterms:W3CDTF">2022-09-17T20:41:00Z</dcterms:created>
  <dcterms:modified xsi:type="dcterms:W3CDTF">2022-11-06T17:59:00Z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zotero-version="6.0.8"&gt;&lt;session id="CyC6K9NM"/&gt;&lt;style id="http://www.zotero.org/styles/innovations-in-systems-and-software-engineering" hasBibliography="1" bibliographyStyleHasBeenSet="1"/&gt;&lt;prefs&gt;&lt;pref name="fieldType" value="Field"</vt:lpwstr>
  </property>
  <property fmtid="{D5CDD505-2E9C-101B-9397-08002B2CF9AE}" pid="3" name="ZOTERO_PREF_2">
    <vt:lpwstr>/&gt;&lt;/prefs&gt;&lt;/data&gt;</vt:lpwstr>
  </property>
</Properties>
</file>
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4E14A" w14:textId="0F3B49E8" w:rsidR="00B51F61" w:rsidRPr="006F1E80" w:rsidRDefault="00B51F61" w:rsidP="00966AE0">
      <w:pPr>
        <w:spacing w:line="276" w:lineRule="auto"/>
        <w:jc w:val="center"/>
        <w:rPr>
          <w:rFonts w:ascii="Times New Roman" w:hAnsi="Times New Roman" w:cs="Times New Roman"/>
          <w:b/>
          <w:sz w:val="28"/>
          <w:szCs w:val="28"/>
        </w:rPr>
      </w:pPr>
      <w:r w:rsidRPr="006F1E80">
        <w:rPr>
          <w:rFonts w:ascii="Times New Roman" w:hAnsi="Times New Roman" w:cs="Times New Roman"/>
          <w:sz w:val="28"/>
          <w:szCs w:val="28"/>
        </w:rPr>
        <w:t>Performance Analysis of Supervised Classification Models on Heart Disease Prediction</w:t>
      </w:r>
    </w:p>
    <w:p w14:paraId="369DA601" w14:textId="06FECFB4" w:rsidR="00583EF8" w:rsidRPr="006F1E80" w:rsidRDefault="00583EF8" w:rsidP="00583EF8">
      <w:pPr>
        <w:jc w:val="center"/>
        <w:rPr>
          <w:rFonts w:ascii="Times New Roman" w:hAnsi="Times New Roman" w:cs="Times New Roman"/>
          <w:b/>
        </w:rPr>
      </w:pPr>
      <w:r w:rsidRPr="006F1E80">
        <w:rPr>
          <w:rFonts w:ascii="Times New Roman" w:hAnsi="Times New Roman" w:cs="Times New Roman"/>
          <w:b/>
        </w:rPr>
        <w:t>Ezekiel Adebayo Ogundepo</w:t>
      </w:r>
      <w:r w:rsidRPr="006F1E80">
        <w:rPr>
          <w:rFonts w:ascii="Times New Roman" w:hAnsi="Times New Roman" w:cs="Times New Roman"/>
          <w:b/>
          <w:vertAlign w:val="superscript"/>
        </w:rPr>
        <w:t>1</w:t>
      </w:r>
      <w:r w:rsidR="002D4884">
        <w:rPr>
          <w:rFonts w:ascii="Times New Roman" w:hAnsi="Times New Roman" w:cs="Times New Roman"/>
          <w:b/>
          <w:vertAlign w:val="superscript"/>
        </w:rPr>
        <w:t>*</w:t>
      </w:r>
      <w:r w:rsidRPr="006F1E80">
        <w:rPr>
          <w:rFonts w:ascii="Times New Roman" w:hAnsi="Times New Roman" w:cs="Times New Roman"/>
          <w:b/>
        </w:rPr>
        <w:t>; Waheed Babatunde Yahya</w:t>
      </w:r>
      <w:r w:rsidRPr="006F1E80">
        <w:rPr>
          <w:rFonts w:ascii="Times New Roman" w:hAnsi="Times New Roman" w:cs="Times New Roman"/>
          <w:b/>
          <w:vertAlign w:val="superscript"/>
        </w:rPr>
        <w:t>2</w:t>
      </w:r>
    </w:p>
    <w:p w14:paraId="58F653BF" w14:textId="287127B1" w:rsidR="00583EF8" w:rsidRPr="006F1E80" w:rsidRDefault="00583EF8" w:rsidP="00583EF8">
      <w:pPr>
        <w:jc w:val="center"/>
        <w:rPr>
          <w:rFonts w:ascii="Times New Roman" w:hAnsi="Times New Roman" w:cs="Times New Roman"/>
          <w:sz w:val="20"/>
          <w:szCs w:val="20"/>
        </w:rPr>
      </w:pPr>
      <w:r w:rsidRPr="006F1E80">
        <w:rPr>
          <w:rFonts w:ascii="Times New Roman" w:hAnsi="Times New Roman" w:cs="Times New Roman"/>
          <w:sz w:val="20"/>
          <w:szCs w:val="20"/>
          <w:vertAlign w:val="superscript"/>
        </w:rPr>
        <w:t>1</w:t>
      </w:r>
      <w:r w:rsidR="009D0A9A" w:rsidRPr="006F1E80">
        <w:rPr>
          <w:rFonts w:ascii="Times New Roman" w:hAnsi="Times New Roman" w:cs="Times New Roman"/>
          <w:sz w:val="20"/>
          <w:szCs w:val="20"/>
          <w:vertAlign w:val="superscript"/>
        </w:rPr>
        <w:t>,2</w:t>
      </w:r>
      <w:r w:rsidR="008879D9" w:rsidRPr="006F1E80">
        <w:rPr>
          <w:rFonts w:ascii="Times New Roman" w:hAnsi="Times New Roman" w:cs="Times New Roman"/>
          <w:sz w:val="20"/>
          <w:szCs w:val="20"/>
          <w:vertAlign w:val="superscript"/>
        </w:rPr>
        <w:t xml:space="preserve"> </w:t>
      </w:r>
      <w:r w:rsidR="009D0A9A" w:rsidRPr="006F1E80">
        <w:rPr>
          <w:rFonts w:ascii="Times New Roman" w:hAnsi="Times New Roman" w:cs="Times New Roman"/>
          <w:sz w:val="20"/>
          <w:szCs w:val="20"/>
        </w:rPr>
        <w:t>University of Ilorin, Department of Statistics, Ilorin, Nigeria</w:t>
      </w:r>
    </w:p>
    <w:p w14:paraId="708EF017" w14:textId="58E29A7D" w:rsidR="00583EF8" w:rsidRPr="006F1E80" w:rsidRDefault="00583EF8" w:rsidP="00583EF8">
      <w:pPr>
        <w:jc w:val="center"/>
        <w:rPr>
          <w:rFonts w:ascii="Times New Roman" w:hAnsi="Times New Roman" w:cs="Times New Roman"/>
          <w:sz w:val="20"/>
          <w:szCs w:val="20"/>
          <w:vertAlign w:val="superscript"/>
        </w:rPr>
      </w:pPr>
      <w:r w:rsidRPr="006F1E80">
        <w:rPr>
          <w:rFonts w:ascii="Times New Roman" w:hAnsi="Times New Roman" w:cs="Times New Roman"/>
          <w:sz w:val="20"/>
          <w:szCs w:val="20"/>
        </w:rPr>
        <w:t xml:space="preserve">e-mail: </w:t>
      </w:r>
      <w:r w:rsidR="00881629" w:rsidRPr="006F1E80">
        <w:rPr>
          <w:rFonts w:ascii="Times New Roman" w:hAnsi="Times New Roman" w:cs="Times New Roman"/>
          <w:sz w:val="20"/>
          <w:szCs w:val="20"/>
        </w:rPr>
        <w:t>ogundepoezekiel@gmail.com</w:t>
      </w:r>
      <w:r w:rsidRPr="006F1E80">
        <w:rPr>
          <w:rFonts w:ascii="Times New Roman" w:hAnsi="Times New Roman" w:cs="Times New Roman"/>
          <w:sz w:val="20"/>
          <w:szCs w:val="20"/>
          <w:vertAlign w:val="superscript"/>
        </w:rPr>
        <w:t>1</w:t>
      </w:r>
      <w:r w:rsidRPr="006F1E80">
        <w:rPr>
          <w:rFonts w:ascii="Times New Roman" w:hAnsi="Times New Roman" w:cs="Times New Roman"/>
          <w:sz w:val="20"/>
          <w:szCs w:val="20"/>
        </w:rPr>
        <w:t>; wbyahya@unilorin.edu.ng</w:t>
      </w:r>
      <w:r w:rsidRPr="006F1E80">
        <w:rPr>
          <w:rFonts w:ascii="Times New Roman" w:hAnsi="Times New Roman" w:cs="Times New Roman"/>
          <w:sz w:val="20"/>
          <w:szCs w:val="20"/>
          <w:vertAlign w:val="superscript"/>
        </w:rPr>
        <w:t>2</w:t>
      </w:r>
    </w:p>
    <w:p w14:paraId="43A432E5" w14:textId="7872F0CC" w:rsidR="002D4884" w:rsidRPr="002D4884" w:rsidRDefault="002D4884" w:rsidP="00C84E5A">
      <w:pPr>
        <w:spacing w:after="0"/>
        <w:rPr>
          <w:rFonts w:ascii="Times New Roman" w:hAnsi="Times New Roman" w:cs="Times New Roman"/>
          <w:sz w:val="20"/>
          <w:szCs w:val="20"/>
          <w:vertAlign w:val="superscript"/>
        </w:rPr>
      </w:pPr>
      <w:r w:rsidRPr="002D4884">
        <w:rPr>
          <w:rFonts w:ascii="Times New Roman" w:hAnsi="Times New Roman" w:cs="Times New Roman"/>
        </w:rPr>
        <w:t>* Corresponding author: ogundepoezekiel@gmail.com</w:t>
      </w:r>
    </w:p>
    <w:p w14:paraId="20536F77" w14:textId="77777777" w:rsidR="002D4884" w:rsidRDefault="002D4884" w:rsidP="00C84E5A">
      <w:pPr>
        <w:spacing w:after="0"/>
        <w:rPr>
          <w:rFonts w:ascii="Times New Roman" w:hAnsi="Times New Roman" w:cs="Times New Roman"/>
          <w:sz w:val="20"/>
          <w:szCs w:val="20"/>
          <w:vertAlign w:val="superscript"/>
        </w:rPr>
      </w:pPr>
    </w:p>
    <w:p w14:paraId="6FA73F8C" w14:textId="0D4161D9" w:rsidR="00866C7B" w:rsidRPr="006F1E80" w:rsidRDefault="00866C7B" w:rsidP="00C84E5A">
      <w:pPr>
        <w:spacing w:after="0"/>
        <w:rPr>
          <w:rFonts w:ascii="Times New Roman" w:hAnsi="Times New Roman" w:cs="Times New Roman"/>
          <w:sz w:val="20"/>
          <w:szCs w:val="20"/>
        </w:rPr>
      </w:pPr>
      <w:r w:rsidRPr="006F1E80">
        <w:rPr>
          <w:rFonts w:ascii="Times New Roman" w:hAnsi="Times New Roman" w:cs="Times New Roman"/>
          <w:sz w:val="20"/>
          <w:szCs w:val="20"/>
          <w:vertAlign w:val="superscript"/>
        </w:rPr>
        <w:t xml:space="preserve">1 </w:t>
      </w:r>
      <w:hyperlink r:id="rId8" w:history="1">
        <w:r w:rsidR="00C84E5A" w:rsidRPr="006F1E80">
          <w:rPr>
            <w:rStyle w:val="Hyperlink"/>
            <w:rFonts w:ascii="Times New Roman" w:hAnsi="Times New Roman" w:cs="Times New Roman"/>
            <w:color w:val="auto"/>
            <w:sz w:val="20"/>
            <w:szCs w:val="20"/>
            <w:u w:val="none"/>
          </w:rPr>
          <w:t>https://orcid.org/0000-0003-3974-2733</w:t>
        </w:r>
      </w:hyperlink>
    </w:p>
    <w:p w14:paraId="2C54CC80" w14:textId="75C6A379" w:rsidR="00C84E5A" w:rsidRPr="006F1E80" w:rsidRDefault="00C84E5A" w:rsidP="00C84E5A">
      <w:pPr>
        <w:spacing w:after="0"/>
        <w:rPr>
          <w:rStyle w:val="Hyperlink"/>
          <w:rFonts w:ascii="Times New Roman" w:hAnsi="Times New Roman" w:cs="Times New Roman"/>
          <w:color w:val="auto"/>
          <w:sz w:val="20"/>
          <w:szCs w:val="20"/>
          <w:u w:val="none"/>
        </w:rPr>
      </w:pPr>
      <w:r w:rsidRPr="006F1E80">
        <w:rPr>
          <w:rFonts w:ascii="Times New Roman" w:hAnsi="Times New Roman" w:cs="Times New Roman"/>
          <w:sz w:val="20"/>
          <w:szCs w:val="20"/>
          <w:vertAlign w:val="superscript"/>
        </w:rPr>
        <w:t xml:space="preserve">2 </w:t>
      </w:r>
      <w:r w:rsidRPr="006F1E80">
        <w:rPr>
          <w:rStyle w:val="Hyperlink"/>
          <w:rFonts w:ascii="Times New Roman" w:hAnsi="Times New Roman" w:cs="Times New Roman"/>
          <w:color w:val="auto"/>
          <w:sz w:val="20"/>
          <w:szCs w:val="20"/>
          <w:u w:val="none"/>
        </w:rPr>
        <w:t>https://orcid.org/0000-0001-9193-5458</w:t>
      </w:r>
    </w:p>
    <w:p w14:paraId="55747487" w14:textId="77777777" w:rsidR="00866C7B" w:rsidRPr="006F1E80" w:rsidRDefault="00866C7B" w:rsidP="00C41C53">
      <w:pPr>
        <w:rPr>
          <w:rFonts w:ascii="Times New Roman" w:hAnsi="Times New Roman" w:cs="Times New Roman"/>
          <w:b/>
          <w:sz w:val="24"/>
          <w:szCs w:val="24"/>
        </w:rPr>
      </w:pPr>
    </w:p>
    <w:p w14:paraId="7E786746" w14:textId="0CD15347" w:rsidR="00DF1A14" w:rsidRPr="006F1E80" w:rsidRDefault="0072338A" w:rsidP="00C41C53">
      <w:pPr>
        <w:rPr>
          <w:rFonts w:ascii="Times New Roman" w:hAnsi="Times New Roman" w:cs="Times New Roman"/>
          <w:sz w:val="24"/>
          <w:szCs w:val="24"/>
        </w:rPr>
      </w:pPr>
      <w:r w:rsidRPr="006F1E80">
        <w:rPr>
          <w:rFonts w:ascii="Times New Roman" w:hAnsi="Times New Roman" w:cs="Times New Roman"/>
          <w:b/>
          <w:sz w:val="24"/>
          <w:szCs w:val="24"/>
        </w:rPr>
        <w:t>Abstract</w:t>
      </w:r>
    </w:p>
    <w:p w14:paraId="62A89D72" w14:textId="0F0500BA" w:rsidR="000B3A3E" w:rsidRPr="006F1E80" w:rsidRDefault="000B3A3E" w:rsidP="000B3A3E">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This paper presents a predictive analysis of data on heart disease patients to determine the possible risk factors associated with their heart disease status. Two independent (but similar) published heart disease datasets, the Cleveland data (used to build classification models) and the Statlog data (used for results</w:t>
      </w:r>
      <w:r w:rsidR="00373200" w:rsidRPr="006F1E80">
        <w:rPr>
          <w:rFonts w:ascii="Times New Roman" w:hAnsi="Times New Roman" w:cs="Times New Roman"/>
          <w:sz w:val="24"/>
          <w:szCs w:val="24"/>
        </w:rPr>
        <w:t>’</w:t>
      </w:r>
      <w:r w:rsidRPr="006F1E80">
        <w:rPr>
          <w:rFonts w:ascii="Times New Roman" w:hAnsi="Times New Roman" w:cs="Times New Roman"/>
          <w:sz w:val="24"/>
          <w:szCs w:val="24"/>
        </w:rPr>
        <w:t xml:space="preserve"> validation)</w:t>
      </w:r>
      <w:r w:rsidR="00C57673" w:rsidRPr="006F1E80">
        <w:rPr>
          <w:rFonts w:ascii="Times New Roman" w:hAnsi="Times New Roman" w:cs="Times New Roman"/>
          <w:sz w:val="24"/>
          <w:szCs w:val="24"/>
        </w:rPr>
        <w:t xml:space="preserve"> </w:t>
      </w:r>
      <w:r w:rsidRPr="006F1E80">
        <w:rPr>
          <w:rFonts w:ascii="Times New Roman" w:hAnsi="Times New Roman" w:cs="Times New Roman"/>
          <w:sz w:val="24"/>
          <w:szCs w:val="24"/>
        </w:rPr>
        <w:t xml:space="preserve">were considered for analysis. Detail exploratory analysis using the Chi-square test of independence was performed on the Cleveland data after which ten standard classification models were </w:t>
      </w:r>
      <w:del w:id="0" w:author="Ezekiel Ogundepo" w:date="2022-11-05T15:52:00Z">
        <w:r w:rsidRPr="006F1E80" w:rsidDel="00BE6F9C">
          <w:rPr>
            <w:rFonts w:ascii="Times New Roman" w:hAnsi="Times New Roman" w:cs="Times New Roman"/>
            <w:sz w:val="24"/>
            <w:szCs w:val="24"/>
          </w:rPr>
          <w:delText xml:space="preserve">constructed </w:delText>
        </w:r>
      </w:del>
      <w:ins w:id="1" w:author="Ezekiel Ogundepo" w:date="2022-11-05T15:52:00Z">
        <w:r w:rsidR="00BE6F9C">
          <w:rPr>
            <w:rFonts w:ascii="Times New Roman" w:hAnsi="Times New Roman" w:cs="Times New Roman"/>
            <w:sz w:val="24"/>
            <w:szCs w:val="24"/>
          </w:rPr>
          <w:t>trained</w:t>
        </w:r>
        <w:r w:rsidR="00BE6F9C" w:rsidRPr="006F1E80">
          <w:rPr>
            <w:rFonts w:ascii="Times New Roman" w:hAnsi="Times New Roman" w:cs="Times New Roman"/>
            <w:sz w:val="24"/>
            <w:szCs w:val="24"/>
          </w:rPr>
          <w:t xml:space="preserve"> </w:t>
        </w:r>
      </w:ins>
      <w:r w:rsidRPr="006F1E80">
        <w:rPr>
          <w:rFonts w:ascii="Times New Roman" w:hAnsi="Times New Roman" w:cs="Times New Roman"/>
          <w:sz w:val="24"/>
          <w:szCs w:val="24"/>
        </w:rPr>
        <w:t xml:space="preserve">for class prediction. The classification models were </w:t>
      </w:r>
      <w:ins w:id="2" w:author="Ezekiel Ogundepo" w:date="2022-11-05T15:53:00Z">
        <w:r w:rsidR="00BE6F9C">
          <w:rPr>
            <w:rFonts w:ascii="Times New Roman" w:hAnsi="Times New Roman" w:cs="Times New Roman"/>
            <w:sz w:val="24"/>
            <w:szCs w:val="24"/>
          </w:rPr>
          <w:t>built</w:t>
        </w:r>
      </w:ins>
      <w:del w:id="3" w:author="Ezekiel Ogundepo" w:date="2022-11-05T15:53:00Z">
        <w:r w:rsidRPr="006F1E80" w:rsidDel="00BE6F9C">
          <w:rPr>
            <w:rFonts w:ascii="Times New Roman" w:hAnsi="Times New Roman" w:cs="Times New Roman"/>
            <w:sz w:val="24"/>
            <w:szCs w:val="24"/>
          </w:rPr>
          <w:delText>constructed</w:delText>
        </w:r>
      </w:del>
      <w:r w:rsidRPr="006F1E80">
        <w:rPr>
          <w:rFonts w:ascii="Times New Roman" w:hAnsi="Times New Roman" w:cs="Times New Roman"/>
          <w:sz w:val="24"/>
          <w:szCs w:val="24"/>
        </w:rPr>
        <w:t xml:space="preserve"> by partitioning the Cleveland data randomly into 208 (70%) training samples and 89 (30%) test samples over 200 replications. Preliminary results showed that some of the bio-clinical categorical variables are strongly associated with the heart disease conditions of the patients (p &lt; 0.001). The classification results from the test samples indicated that the Support Vector Machine yielded the best predictive performances with 85% Accuracy, 82% Sensitivity, 88% Specificity, 87% Precision, 91% Area under the ROC curve (AUC), and 38% Log</w:t>
      </w:r>
      <w:r w:rsidR="00C2072B" w:rsidRPr="006F1E80">
        <w:rPr>
          <w:rFonts w:ascii="Times New Roman" w:hAnsi="Times New Roman" w:cs="Times New Roman"/>
          <w:sz w:val="24"/>
          <w:szCs w:val="24"/>
        </w:rPr>
        <w:t xml:space="preserve"> </w:t>
      </w:r>
      <w:r w:rsidRPr="006F1E80">
        <w:rPr>
          <w:rFonts w:ascii="Times New Roman" w:hAnsi="Times New Roman" w:cs="Times New Roman"/>
          <w:sz w:val="24"/>
          <w:szCs w:val="24"/>
        </w:rPr>
        <w:t>Loss value. These results were validated on the Statlog data in 10-fold cross-validation which were all consistent with those obtained from the Cleveland dataset.</w:t>
      </w:r>
    </w:p>
    <w:p w14:paraId="7BC50BCA" w14:textId="79AD1A0B" w:rsidR="000B3A3E" w:rsidRPr="006F1E80" w:rsidRDefault="00A11D07" w:rsidP="005C756C">
      <w:pPr>
        <w:spacing w:line="360" w:lineRule="auto"/>
        <w:jc w:val="both"/>
        <w:rPr>
          <w:rFonts w:ascii="Times New Roman" w:hAnsi="Times New Roman" w:cs="Times New Roman"/>
          <w:b/>
          <w:bCs/>
          <w:sz w:val="20"/>
          <w:szCs w:val="20"/>
        </w:rPr>
      </w:pPr>
      <w:r w:rsidRPr="006F1E80">
        <w:rPr>
          <w:rFonts w:ascii="Times New Roman" w:hAnsi="Times New Roman" w:cs="Times New Roman"/>
          <w:b/>
          <w:bCs/>
          <w:sz w:val="24"/>
          <w:szCs w:val="24"/>
        </w:rPr>
        <w:t>Keywords</w:t>
      </w:r>
    </w:p>
    <w:p w14:paraId="76CAD805" w14:textId="6709BDD9" w:rsidR="0072338A" w:rsidRPr="006F1E80" w:rsidRDefault="008D0E57" w:rsidP="005C756C">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Classifier</w:t>
      </w:r>
      <w:r w:rsidR="001D5327" w:rsidRPr="006F1E80">
        <w:rPr>
          <w:rFonts w:ascii="Times New Roman" w:hAnsi="Times New Roman" w:cs="Times New Roman"/>
          <w:sz w:val="24"/>
          <w:szCs w:val="24"/>
        </w:rPr>
        <w:t>s</w:t>
      </w:r>
      <w:r w:rsidRPr="006F1E80">
        <w:rPr>
          <w:rFonts w:ascii="Times New Roman" w:hAnsi="Times New Roman" w:cs="Times New Roman"/>
          <w:sz w:val="24"/>
          <w:szCs w:val="24"/>
        </w:rPr>
        <w:t xml:space="preserve">, </w:t>
      </w:r>
      <w:r w:rsidR="00745C4C" w:rsidRPr="006F1E80">
        <w:rPr>
          <w:rFonts w:ascii="Times New Roman" w:hAnsi="Times New Roman" w:cs="Times New Roman"/>
          <w:sz w:val="24"/>
          <w:szCs w:val="24"/>
        </w:rPr>
        <w:t xml:space="preserve">Model Selection, </w:t>
      </w:r>
      <w:r w:rsidRPr="006F1E80">
        <w:rPr>
          <w:rFonts w:ascii="Times New Roman" w:hAnsi="Times New Roman" w:cs="Times New Roman"/>
          <w:sz w:val="24"/>
          <w:szCs w:val="24"/>
        </w:rPr>
        <w:t xml:space="preserve">Feature Selection, Exploratory Data Analysis, </w:t>
      </w:r>
      <w:r w:rsidR="003A06B5" w:rsidRPr="006F1E80">
        <w:rPr>
          <w:rFonts w:ascii="Times New Roman" w:hAnsi="Times New Roman" w:cs="Times New Roman"/>
          <w:sz w:val="24"/>
          <w:szCs w:val="24"/>
        </w:rPr>
        <w:t>Evaluation metrics</w:t>
      </w:r>
      <w:r w:rsidR="0010027C" w:rsidRPr="006F1E80">
        <w:rPr>
          <w:rFonts w:ascii="Times New Roman" w:hAnsi="Times New Roman" w:cs="Times New Roman"/>
          <w:sz w:val="24"/>
          <w:szCs w:val="24"/>
        </w:rPr>
        <w:t>.</w:t>
      </w:r>
    </w:p>
    <w:p w14:paraId="7A5F66A0" w14:textId="401C376A" w:rsidR="003D4C31" w:rsidRPr="006F1E80" w:rsidRDefault="003D4C31">
      <w:pPr>
        <w:rPr>
          <w:rFonts w:ascii="Times New Roman" w:eastAsiaTheme="majorEastAsia" w:hAnsi="Times New Roman" w:cs="Times New Roman"/>
          <w:b/>
          <w:bCs/>
          <w:sz w:val="24"/>
          <w:szCs w:val="24"/>
        </w:rPr>
      </w:pPr>
      <w:r w:rsidRPr="006F1E80">
        <w:rPr>
          <w:rFonts w:ascii="Times New Roman" w:hAnsi="Times New Roman" w:cs="Times New Roman"/>
          <w:b/>
          <w:bCs/>
          <w:sz w:val="24"/>
          <w:szCs w:val="24"/>
        </w:rPr>
        <w:br w:type="page"/>
      </w:r>
    </w:p>
    <w:p w14:paraId="5ECE29A2" w14:textId="505D741C" w:rsidR="009430F7" w:rsidRPr="006F1E80" w:rsidRDefault="0062580E">
      <w:pPr>
        <w:pStyle w:val="Heading1"/>
        <w:spacing w:after="240" w:line="360" w:lineRule="auto"/>
        <w:rPr>
          <w:rFonts w:eastAsia="Times New Roman"/>
          <w:sz w:val="24"/>
          <w:szCs w:val="28"/>
          <w:lang w:val="en-US"/>
        </w:rPr>
        <w:pPrChange w:id="4" w:author="Ezekiel Ogundepo" w:date="2022-11-06T17:34:00Z">
          <w:pPr>
            <w:pStyle w:val="Heading1"/>
            <w:spacing w:line="360" w:lineRule="auto"/>
          </w:pPr>
        </w:pPrChange>
      </w:pPr>
      <w:r w:rsidRPr="006F1E80">
        <w:rPr>
          <w:rFonts w:eastAsia="Times New Roman"/>
          <w:sz w:val="24"/>
          <w:szCs w:val="28"/>
          <w:lang w:val="en-US"/>
        </w:rPr>
        <w:lastRenderedPageBreak/>
        <w:t>1.</w:t>
      </w:r>
      <w:del w:id="5" w:author="Ezekiel Ogundepo" w:date="2022-11-06T18:33:00Z">
        <w:r w:rsidRPr="006F1E80" w:rsidDel="00FA4425">
          <w:rPr>
            <w:rFonts w:eastAsia="Times New Roman"/>
            <w:sz w:val="24"/>
            <w:szCs w:val="28"/>
            <w:lang w:val="en-US"/>
          </w:rPr>
          <w:delText>0</w:delText>
        </w:r>
      </w:del>
      <w:r w:rsidRPr="006F1E80">
        <w:rPr>
          <w:rFonts w:eastAsia="Times New Roman"/>
          <w:sz w:val="24"/>
          <w:szCs w:val="28"/>
          <w:lang w:val="en-US"/>
        </w:rPr>
        <w:tab/>
      </w:r>
      <w:r w:rsidR="009430F7" w:rsidRPr="006F1E80">
        <w:rPr>
          <w:rFonts w:eastAsia="Times New Roman"/>
          <w:sz w:val="24"/>
          <w:szCs w:val="28"/>
          <w:lang w:val="en-US"/>
        </w:rPr>
        <w:t>Introduction</w:t>
      </w:r>
    </w:p>
    <w:p w14:paraId="300F8F54" w14:textId="4D8923C5" w:rsidR="009E23BE" w:rsidRPr="009E23BE" w:rsidRDefault="009E23BE">
      <w:pPr>
        <w:spacing w:line="360" w:lineRule="auto"/>
        <w:jc w:val="both"/>
        <w:rPr>
          <w:ins w:id="6" w:author="Ezekiel Ogundepo" w:date="2022-11-06T17:26:00Z"/>
          <w:rFonts w:ascii="Times New Roman" w:eastAsia="Times New Roman" w:hAnsi="Times New Roman" w:cs="Times New Roman"/>
          <w:sz w:val="24"/>
          <w:szCs w:val="24"/>
          <w:lang w:val="en-US"/>
          <w:rPrChange w:id="7" w:author="Ezekiel Ogundepo" w:date="2022-11-06T17:26:00Z">
            <w:rPr>
              <w:ins w:id="8" w:author="Ezekiel Ogundepo" w:date="2022-11-06T17:26:00Z"/>
            </w:rPr>
          </w:rPrChange>
        </w:rPr>
        <w:pPrChange w:id="9" w:author="Ezekiel Ogundepo" w:date="2022-11-06T17:26:00Z">
          <w:pPr>
            <w:jc w:val="both"/>
          </w:pPr>
        </w:pPrChange>
      </w:pPr>
      <w:ins w:id="10" w:author="Ezekiel Ogundepo" w:date="2022-11-06T17:26:00Z">
        <w:r w:rsidRPr="009E23BE">
          <w:rPr>
            <w:rFonts w:ascii="Times New Roman" w:eastAsia="Times New Roman" w:hAnsi="Times New Roman" w:cs="Times New Roman"/>
            <w:sz w:val="24"/>
            <w:szCs w:val="24"/>
            <w:lang w:val="en-US"/>
            <w:rPrChange w:id="11" w:author="Ezekiel Ogundepo" w:date="2022-11-06T17:26:00Z">
              <w:rPr>
                <w:color w:val="FF0000"/>
              </w:rPr>
            </w:rPrChange>
          </w:rPr>
          <w:t xml:space="preserve">Heart is a vital organ of the body </w:t>
        </w:r>
      </w:ins>
      <w:r w:rsidR="00504335">
        <w:rPr>
          <w:rFonts w:ascii="Times New Roman" w:eastAsia="Times New Roman" w:hAnsi="Times New Roman" w:cs="Times New Roman"/>
          <w:sz w:val="24"/>
          <w:szCs w:val="24"/>
          <w:lang w:val="en-US"/>
        </w:rPr>
        <w:fldChar w:fldCharType="begin"/>
      </w:r>
      <w:r w:rsidR="006A419D">
        <w:rPr>
          <w:rFonts w:ascii="Times New Roman" w:eastAsia="Times New Roman" w:hAnsi="Times New Roman" w:cs="Times New Roman"/>
          <w:sz w:val="24"/>
          <w:szCs w:val="24"/>
          <w:lang w:val="en-US"/>
        </w:rPr>
        <w:instrText xml:space="preserve"> ADDIN ZOTERO_ITEM CSL_CITATION {"citationID":"gH1PpLUU","properties":{"formattedCitation":"[1]","plainCitation":"[1]","noteIndex":0},"citationItems":[{"id":91,"uris":["http://zotero.org/users/local/2a3hGqw7/items/55554QR4"],"itemData":{"id":91,"type":"webpage","title":"Braunwald's Heart Disease - E-Book: A Textbook of Cardiovascular Medicine","URL":"https://bit.ly/braunwald-heart-disease","author":[{"family":"Libby P, Bonow RO, Mann DL, Tomaselli GF, Bhatt D, Solomon SD, Braunwald E","given":""}],"accessed":{"date-parts":[["2022",11,6]]},"issued":{"date-parts":[["2021",10,15]]}}}],"schema":"https://github.com/citation-style-language/schema/raw/master/csl-citation.json"} </w:instrText>
      </w:r>
      <w:r w:rsidR="00504335">
        <w:rPr>
          <w:rFonts w:ascii="Times New Roman" w:eastAsia="Times New Roman" w:hAnsi="Times New Roman" w:cs="Times New Roman"/>
          <w:sz w:val="24"/>
          <w:szCs w:val="24"/>
          <w:lang w:val="en-US"/>
        </w:rPr>
        <w:fldChar w:fldCharType="separate"/>
      </w:r>
      <w:r w:rsidR="00C01AAD" w:rsidRPr="00C01AAD">
        <w:rPr>
          <w:rFonts w:ascii="Times New Roman" w:hAnsi="Times New Roman" w:cs="Times New Roman"/>
          <w:sz w:val="24"/>
        </w:rPr>
        <w:t>[1]</w:t>
      </w:r>
      <w:r w:rsidR="00504335">
        <w:rPr>
          <w:rFonts w:ascii="Times New Roman" w:eastAsia="Times New Roman" w:hAnsi="Times New Roman" w:cs="Times New Roman"/>
          <w:sz w:val="24"/>
          <w:szCs w:val="24"/>
          <w:lang w:val="en-US"/>
        </w:rPr>
        <w:fldChar w:fldCharType="end"/>
      </w:r>
      <w:ins w:id="12" w:author="Ezekiel Ogundepo" w:date="2022-11-06T17:26:00Z">
        <w:del w:id="13" w:author="Ezekiel Ogundepo" w:date="2022-11-06T19:59:00Z">
          <w:r w:rsidRPr="005D7E23" w:rsidDel="00504335">
            <w:rPr>
              <w:rFonts w:ascii="Times New Roman" w:eastAsia="Times New Roman" w:hAnsi="Times New Roman" w:cs="Times New Roman"/>
              <w:color w:val="FF0000"/>
              <w:sz w:val="24"/>
              <w:szCs w:val="24"/>
              <w:lang w:val="en-US"/>
              <w:rPrChange w:id="14" w:author="Ezekiel Ogundepo" w:date="2022-11-06T17:45:00Z">
                <w:rPr>
                  <w:color w:val="FF0000"/>
                </w:rPr>
              </w:rPrChange>
            </w:rPr>
            <w:delText>[Libby]</w:delText>
          </w:r>
        </w:del>
        <w:r w:rsidRPr="009E23BE">
          <w:rPr>
            <w:rFonts w:ascii="Times New Roman" w:eastAsia="Times New Roman" w:hAnsi="Times New Roman" w:cs="Times New Roman"/>
            <w:sz w:val="24"/>
            <w:szCs w:val="24"/>
            <w:lang w:val="en-US"/>
            <w:rPrChange w:id="15" w:author="Ezekiel Ogundepo" w:date="2022-11-06T17:26:00Z">
              <w:rPr>
                <w:sz w:val="24"/>
              </w:rPr>
            </w:rPrChange>
          </w:rPr>
          <w:t>. Life is dependent on the efficient operation of the heart. If the heart is not functioning properly, it will affect the other human body organs, such as the mind, kidneys, etc.</w:t>
        </w:r>
        <w:r w:rsidRPr="009E23BE">
          <w:rPr>
            <w:rFonts w:ascii="Times New Roman" w:eastAsia="Times New Roman" w:hAnsi="Times New Roman" w:cs="Times New Roman"/>
            <w:sz w:val="24"/>
            <w:szCs w:val="24"/>
            <w:lang w:val="en-US"/>
            <w:rPrChange w:id="16" w:author="Ezekiel Ogundepo" w:date="2022-11-06T17:26:00Z">
              <w:rPr/>
            </w:rPrChange>
          </w:rPr>
          <w:t xml:space="preserve"> </w:t>
        </w:r>
      </w:ins>
      <w:r w:rsidR="00C01AAD">
        <w:rPr>
          <w:rFonts w:ascii="Times New Roman" w:eastAsia="Times New Roman" w:hAnsi="Times New Roman" w:cs="Times New Roman"/>
          <w:sz w:val="24"/>
          <w:szCs w:val="24"/>
          <w:lang w:val="en-US"/>
        </w:rPr>
        <w:fldChar w:fldCharType="begin"/>
      </w:r>
      <w:r w:rsidR="009E59B0">
        <w:rPr>
          <w:rFonts w:ascii="Times New Roman" w:eastAsia="Times New Roman" w:hAnsi="Times New Roman" w:cs="Times New Roman"/>
          <w:sz w:val="24"/>
          <w:szCs w:val="24"/>
          <w:lang w:val="en-US"/>
        </w:rPr>
        <w:instrText xml:space="preserve"> ADDIN ZOTERO_ITEM CSL_CITATION {"citationID":"jqxffIQe","properties":{"formattedCitation":"[2]","plainCitation":"[2]","noteIndex":0},"citationItems":[{"id":99,"uris":["http://zotero.org/users/local/2a3hGqw7/items/4BVY6DBV"],"itemData":{"id":99,"type":"paper-conference","abstract":"As huge amount of information is produced in medical associations (healing facilities, therapeutic focuses) yet this information is not properly utilized. The health care system is \"data rich\" however \"knowledge poor \". There is an absence of successful analysis methods to find connections and patterns in health care data. Data mining methods can help as remedy in this circumstance. For this reason, different data mining techniques can be utilized. The paper intends to give details about various techniques of knowledge abstraction by using data mining methods that are being used in today's research for prediction of heart disease. In this paper, data mining methods namely, Naive Bayes, Neural network, Decision tree algorithm are analyzed on medical data sets using algorithms.","container-title":"2015 International Conference on Futuristic Trends on Computational Analysis and Knowledge Management (ABLAZE)","DOI":"10.1109/ABLAZE.2015.7154917","event-title":"2015 International Conference on Futuristic Trends on Computational Analysis and Knowledge Management (ABLAZE)","page":"520-525","source":"IEEE Xplore","title":"Predictions in heart disease using techniques of data mining","author":[{"family":"Gandhi","given":"Monika"},{"family":"Singh","given":"Shailendra Narayan"}],"issued":{"date-parts":[["2015",2]]}}}],"schema":"https://github.com/citation-style-language/schema/raw/master/csl-citation.json"} </w:instrText>
      </w:r>
      <w:r w:rsidR="00C01AAD">
        <w:rPr>
          <w:rFonts w:ascii="Times New Roman" w:eastAsia="Times New Roman" w:hAnsi="Times New Roman" w:cs="Times New Roman"/>
          <w:sz w:val="24"/>
          <w:szCs w:val="24"/>
          <w:lang w:val="en-US"/>
        </w:rPr>
        <w:fldChar w:fldCharType="separate"/>
      </w:r>
      <w:r w:rsidR="009E59B0" w:rsidRPr="009E59B0">
        <w:rPr>
          <w:rFonts w:ascii="Times New Roman" w:hAnsi="Times New Roman" w:cs="Times New Roman"/>
          <w:sz w:val="24"/>
        </w:rPr>
        <w:t>[2]</w:t>
      </w:r>
      <w:r w:rsidR="00C01AAD">
        <w:rPr>
          <w:rFonts w:ascii="Times New Roman" w:eastAsia="Times New Roman" w:hAnsi="Times New Roman" w:cs="Times New Roman"/>
          <w:sz w:val="24"/>
          <w:szCs w:val="24"/>
          <w:lang w:val="en-US"/>
        </w:rPr>
        <w:fldChar w:fldCharType="end"/>
      </w:r>
      <w:ins w:id="17" w:author="Ezekiel Ogundepo" w:date="2022-11-06T17:26:00Z">
        <w:del w:id="18" w:author="Ezekiel Ogundepo" w:date="2022-11-06T20:01:00Z">
          <w:r w:rsidRPr="005D7E23" w:rsidDel="00C01AAD">
            <w:rPr>
              <w:rFonts w:ascii="Times New Roman" w:eastAsia="Times New Roman" w:hAnsi="Times New Roman" w:cs="Times New Roman"/>
              <w:color w:val="FF0000"/>
              <w:sz w:val="24"/>
              <w:szCs w:val="24"/>
              <w:lang w:val="en-US"/>
              <w:rPrChange w:id="19" w:author="Ezekiel Ogundepo" w:date="2022-11-06T17:46:00Z">
                <w:rPr/>
              </w:rPrChange>
            </w:rPr>
            <w:delText>[12]</w:delText>
          </w:r>
        </w:del>
        <w:r w:rsidRPr="009E23BE">
          <w:rPr>
            <w:rFonts w:ascii="Times New Roman" w:eastAsia="Times New Roman" w:hAnsi="Times New Roman" w:cs="Times New Roman"/>
            <w:sz w:val="24"/>
            <w:szCs w:val="24"/>
            <w:lang w:val="en-US"/>
            <w:rPrChange w:id="20" w:author="Ezekiel Ogundepo" w:date="2022-11-06T17:26:00Z">
              <w:rPr/>
            </w:rPrChange>
          </w:rPr>
          <w:t>.</w:t>
        </w:r>
        <w:r w:rsidRPr="009E23BE">
          <w:rPr>
            <w:rFonts w:ascii="Times New Roman" w:eastAsia="Times New Roman" w:hAnsi="Times New Roman" w:cs="Times New Roman"/>
            <w:sz w:val="24"/>
            <w:szCs w:val="24"/>
            <w:lang w:val="en-US"/>
            <w:rPrChange w:id="21" w:author="Ezekiel Ogundepo" w:date="2022-11-06T17:26:00Z">
              <w:rPr>
                <w:sz w:val="24"/>
              </w:rPr>
            </w:rPrChange>
          </w:rPr>
          <w:t xml:space="preserve"> The heart is only a pump that moves blood around the body. If there is not enough blood in the body, many organs, including the brain, suffer. If the heart stops beating, death occurs within minutes. The heart's ability to perform effectively determines everything in life. </w:t>
        </w:r>
        <w:r w:rsidRPr="009E23BE">
          <w:rPr>
            <w:rFonts w:ascii="Times New Roman" w:eastAsia="Times New Roman" w:hAnsi="Times New Roman" w:cs="Times New Roman"/>
            <w:sz w:val="24"/>
            <w:szCs w:val="24"/>
            <w:lang w:val="en-US"/>
            <w:rPrChange w:id="22" w:author="Ezekiel Ogundepo" w:date="2022-11-06T17:26:00Z">
              <w:rPr/>
            </w:rPrChange>
          </w:rPr>
          <w:t>Heart disease is a broad term that refers to a variety of various heart conditions and problems.</w:t>
        </w:r>
      </w:ins>
    </w:p>
    <w:p w14:paraId="3924C81F" w14:textId="78E8B40C" w:rsidR="003D4C31" w:rsidRPr="008364B0" w:rsidRDefault="00822553" w:rsidP="0089421D">
      <w:pPr>
        <w:spacing w:line="360" w:lineRule="auto"/>
        <w:jc w:val="both"/>
        <w:rPr>
          <w:ins w:id="23" w:author="Ezekiel Ogundepo" w:date="2022-11-05T15:15:00Z"/>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 xml:space="preserve">Heart disease refers to several types of heart conditions, and it is one of the dominant and severe illnesses that affect people worldwide and often results in death </w:t>
      </w:r>
      <w:r w:rsidR="00E5564B" w:rsidRPr="006F1E80">
        <w:rPr>
          <w:rFonts w:ascii="Times New Roman" w:eastAsia="Times New Roman" w:hAnsi="Times New Roman" w:cs="Times New Roman"/>
          <w:sz w:val="24"/>
          <w:szCs w:val="24"/>
          <w:lang w:val="en-US"/>
        </w:rPr>
        <w:fldChar w:fldCharType="begin"/>
      </w:r>
      <w:r w:rsidR="009E59B0">
        <w:rPr>
          <w:rFonts w:ascii="Times New Roman" w:eastAsia="Times New Roman" w:hAnsi="Times New Roman" w:cs="Times New Roman"/>
          <w:sz w:val="24"/>
          <w:szCs w:val="24"/>
          <w:lang w:val="en-US"/>
        </w:rPr>
        <w:instrText xml:space="preserve"> ADDIN ZOTERO_ITEM CSL_CITATION {"citationID":"s176oAdO","properties":{"formattedCitation":"[3, 4]","plainCitation":"[3, 4]","noteIndex":0},"citationItems":[{"id":4,"uris":["http://zotero.org/users/local/2a3hGqw7/items/YZ77C3S9"],"itemData":{"id":4,"type":"article-journal","abstract":"How did the causes of death change over time?","container-title":"Our World in Data","journalAbbreviation":"Our World in Data","source":"ourworldindata.org","title":"Causes of Death","URL":"https://ourworldindata.org/causes-of-death","author":[{"family":"Hannah","given":"Ritchie"},{"family":"Max","given":"Roser"}],"accessed":{"date-parts":[["2021",5,14]]},"issued":{"date-parts":[["2018",2,14]]}}},{"id":1,"uris":["http://zotero.org/users/local/2a3hGqw7/items/MBYWI4TU"],"itemData":{"id":1,"type":"article-journal","source":"Google Scholar","title":"Deaths: final data for 2017","title-short":"Deaths","URL":"https://stacks.cdc.gov/view/cdc/79486","author":[{"family":"Kochanek","given":"Kenneth D."},{"family":"Murphy","given":"Sherry L."},{"family":"Xu","given":"Jiaquan"},{"family":"Arias","given":"Elizabeth"}],"accessed":{"date-parts":[["2020",2,2]]},"issued":{"date-parts":[["2019"]]}}}],"schema":"https://github.com/citation-style-language/schema/raw/master/csl-citation.json"} </w:instrText>
      </w:r>
      <w:r w:rsidR="00E5564B" w:rsidRPr="006F1E80">
        <w:rPr>
          <w:rFonts w:ascii="Times New Roman" w:eastAsia="Times New Roman" w:hAnsi="Times New Roman" w:cs="Times New Roman"/>
          <w:sz w:val="24"/>
          <w:szCs w:val="24"/>
          <w:lang w:val="en-US"/>
        </w:rPr>
        <w:fldChar w:fldCharType="separate"/>
      </w:r>
      <w:r w:rsidR="009E59B0" w:rsidRPr="009E59B0">
        <w:rPr>
          <w:rFonts w:ascii="Times New Roman" w:hAnsi="Times New Roman" w:cs="Times New Roman"/>
          <w:sz w:val="24"/>
        </w:rPr>
        <w:t>[3, 4]</w:t>
      </w:r>
      <w:r w:rsidR="00E5564B" w:rsidRPr="006F1E80">
        <w:rPr>
          <w:rFonts w:ascii="Times New Roman" w:eastAsia="Times New Roman" w:hAnsi="Times New Roman" w:cs="Times New Roman"/>
          <w:sz w:val="24"/>
          <w:szCs w:val="24"/>
          <w:lang w:val="en-US"/>
        </w:rPr>
        <w:fldChar w:fldCharType="end"/>
      </w:r>
      <w:r w:rsidRPr="006F1E80">
        <w:rPr>
          <w:rFonts w:ascii="Times New Roman" w:eastAsia="Times New Roman" w:hAnsi="Times New Roman" w:cs="Times New Roman"/>
          <w:sz w:val="24"/>
          <w:szCs w:val="24"/>
          <w:lang w:val="en-US"/>
        </w:rPr>
        <w:t xml:space="preserve">.  The World Health Organization (WHO) estimated that about 17 million lives are lost yearly due to heart-related diseases, which are relatively more prevalent in Asia, India, and the United States of America </w:t>
      </w:r>
      <w:r w:rsidR="00990D81" w:rsidRPr="006F1E80">
        <w:rPr>
          <w:rFonts w:ascii="Times New Roman" w:eastAsia="Times New Roman" w:hAnsi="Times New Roman" w:cs="Times New Roman"/>
          <w:sz w:val="24"/>
          <w:szCs w:val="24"/>
          <w:lang w:val="en-US"/>
        </w:rPr>
        <w:fldChar w:fldCharType="begin"/>
      </w:r>
      <w:r w:rsidR="009E59B0">
        <w:rPr>
          <w:rFonts w:ascii="Times New Roman" w:eastAsia="Times New Roman" w:hAnsi="Times New Roman" w:cs="Times New Roman"/>
          <w:sz w:val="24"/>
          <w:szCs w:val="24"/>
          <w:lang w:val="en-US"/>
        </w:rPr>
        <w:instrText xml:space="preserve"> ADDIN ZOTERO_ITEM CSL_CITATION {"citationID":"uTFD80rr","properties":{"formattedCitation":"[5]","plainCitation":"[5]","noteIndex":0},"citationItems":[{"id":8,"uris":["http://zotero.org/users/local/2a3hGqw7/items/3A3F2UWY"],"itemData":{"id":8,"type":"paper-conference","container-title":"2011 IEEE 14th International Multitopic Conference","DOI":"10.1109/INMIC.2011.6151471","page":"19–24","publisher":"IEEE","source":"Google Scholar","title":"Heart disease classification ensemble optimization using genetic algorithm","author":[{"family":"Fida","given":"Benish"},{"family":"Nazir","given":"Muhammad"},{"family":"Naveed","given":"Nawazish"},{"family":"Akram","given":"Sheeraz"}],"issued":{"date-parts":[["2011"]]}}}],"schema":"https://github.com/citation-style-language/schema/raw/master/csl-citation.json"} </w:instrText>
      </w:r>
      <w:r w:rsidR="00990D81" w:rsidRPr="006F1E80">
        <w:rPr>
          <w:rFonts w:ascii="Times New Roman" w:eastAsia="Times New Roman" w:hAnsi="Times New Roman" w:cs="Times New Roman"/>
          <w:sz w:val="24"/>
          <w:szCs w:val="24"/>
          <w:lang w:val="en-US"/>
        </w:rPr>
        <w:fldChar w:fldCharType="separate"/>
      </w:r>
      <w:r w:rsidR="009E59B0" w:rsidRPr="009E59B0">
        <w:rPr>
          <w:rFonts w:ascii="Times New Roman" w:hAnsi="Times New Roman" w:cs="Times New Roman"/>
          <w:sz w:val="24"/>
        </w:rPr>
        <w:t>[5]</w:t>
      </w:r>
      <w:r w:rsidR="00990D81" w:rsidRPr="006F1E80">
        <w:rPr>
          <w:rFonts w:ascii="Times New Roman" w:eastAsia="Times New Roman" w:hAnsi="Times New Roman" w:cs="Times New Roman"/>
          <w:sz w:val="24"/>
          <w:szCs w:val="24"/>
          <w:lang w:val="en-US"/>
        </w:rPr>
        <w:fldChar w:fldCharType="end"/>
      </w:r>
      <w:r w:rsidRPr="006F1E80">
        <w:rPr>
          <w:rFonts w:ascii="Times New Roman" w:eastAsia="Times New Roman" w:hAnsi="Times New Roman" w:cs="Times New Roman"/>
          <w:sz w:val="24"/>
          <w:szCs w:val="24"/>
          <w:lang w:val="en-US"/>
        </w:rPr>
        <w:t xml:space="preserve">. </w:t>
      </w:r>
      <w:r w:rsidR="00F2207C" w:rsidRPr="006F1E80">
        <w:rPr>
          <w:rFonts w:ascii="Times New Roman" w:eastAsia="Times New Roman" w:hAnsi="Times New Roman" w:cs="Times New Roman"/>
          <w:sz w:val="24"/>
          <w:szCs w:val="24"/>
          <w:lang w:val="en-US"/>
        </w:rPr>
        <w:t xml:space="preserve">Heart </w:t>
      </w:r>
      <w:r w:rsidR="00C57673" w:rsidRPr="006F1E80">
        <w:rPr>
          <w:rFonts w:ascii="Times New Roman" w:eastAsia="Times New Roman" w:hAnsi="Times New Roman" w:cs="Times New Roman"/>
          <w:sz w:val="24"/>
          <w:szCs w:val="24"/>
          <w:lang w:val="en-US"/>
        </w:rPr>
        <w:t>conditions</w:t>
      </w:r>
      <w:r w:rsidR="00F2207C" w:rsidRPr="006F1E80">
        <w:rPr>
          <w:rFonts w:ascii="Times New Roman" w:eastAsia="Times New Roman" w:hAnsi="Times New Roman" w:cs="Times New Roman"/>
          <w:sz w:val="24"/>
          <w:szCs w:val="24"/>
          <w:lang w:val="en-US"/>
        </w:rPr>
        <w:t xml:space="preserve"> are usually dominant in males than females and </w:t>
      </w:r>
      <w:r w:rsidR="00646415" w:rsidRPr="006F1E80">
        <w:rPr>
          <w:rFonts w:ascii="Times New Roman" w:eastAsia="Times New Roman" w:hAnsi="Times New Roman" w:cs="Times New Roman"/>
          <w:sz w:val="24"/>
          <w:szCs w:val="24"/>
          <w:lang w:val="en-US"/>
        </w:rPr>
        <w:t>primari</w:t>
      </w:r>
      <w:r w:rsidR="00F2207C" w:rsidRPr="006F1E80">
        <w:rPr>
          <w:rFonts w:ascii="Times New Roman" w:eastAsia="Times New Roman" w:hAnsi="Times New Roman" w:cs="Times New Roman"/>
          <w:sz w:val="24"/>
          <w:szCs w:val="24"/>
          <w:lang w:val="en-US"/>
        </w:rPr>
        <w:t xml:space="preserve">ly affects middle-aged and older people </w:t>
      </w:r>
      <w:r w:rsidR="00326BB7" w:rsidRPr="006F1E80">
        <w:rPr>
          <w:rFonts w:ascii="Times New Roman" w:eastAsia="Times New Roman" w:hAnsi="Times New Roman" w:cs="Times New Roman"/>
          <w:sz w:val="24"/>
          <w:szCs w:val="24"/>
          <w:lang w:val="en-US"/>
        </w:rPr>
        <w:fldChar w:fldCharType="begin"/>
      </w:r>
      <w:r w:rsidR="009E59B0">
        <w:rPr>
          <w:rFonts w:ascii="Times New Roman" w:eastAsia="Times New Roman" w:hAnsi="Times New Roman" w:cs="Times New Roman"/>
          <w:sz w:val="24"/>
          <w:szCs w:val="24"/>
          <w:lang w:val="en-US"/>
        </w:rPr>
        <w:instrText xml:space="preserve"> ADDIN ZOTERO_ITEM CSL_CITATION {"citationID":"PzF4oB0d","properties":{"formattedCitation":"[6]","plainCitation":"[6]","noteIndex":0},"citationItems":[{"id":10,"uris":["http://zotero.org/users/local/2a3hGqw7/items/TI8I3LE4"],"itemData":{"id":10,"type":"article-journal","note":"publisher: Citeseer","source":"Google Scholar","title":"Deaths: leading causes for 2001","title-short":"Deaths","URL":"https://citeseerx.ist.psu.edu/viewdoc/download?doi=10.1.1.207.4565&amp;rep=rep1&amp;type=pdf","author":[{"family":"Anderson","given":"Robert N."},{"family":"Smith","given":"Betty L."}],"accessed":{"date-parts":[["2021",5,1]]},"issued":{"date-parts":[["2003"]]}}}],"schema":"https://github.com/citation-style-language/schema/raw/master/csl-citation.json"} </w:instrText>
      </w:r>
      <w:r w:rsidR="00326BB7" w:rsidRPr="006F1E80">
        <w:rPr>
          <w:rFonts w:ascii="Times New Roman" w:eastAsia="Times New Roman" w:hAnsi="Times New Roman" w:cs="Times New Roman"/>
          <w:sz w:val="24"/>
          <w:szCs w:val="24"/>
          <w:lang w:val="en-US"/>
        </w:rPr>
        <w:fldChar w:fldCharType="separate"/>
      </w:r>
      <w:r w:rsidR="009E59B0" w:rsidRPr="009E59B0">
        <w:rPr>
          <w:rFonts w:ascii="Times New Roman" w:hAnsi="Times New Roman" w:cs="Times New Roman"/>
          <w:sz w:val="24"/>
        </w:rPr>
        <w:t>[6]</w:t>
      </w:r>
      <w:r w:rsidR="00326BB7" w:rsidRPr="006F1E80">
        <w:rPr>
          <w:rFonts w:ascii="Times New Roman" w:eastAsia="Times New Roman" w:hAnsi="Times New Roman" w:cs="Times New Roman"/>
          <w:sz w:val="24"/>
          <w:szCs w:val="24"/>
          <w:lang w:val="en-US"/>
        </w:rPr>
        <w:fldChar w:fldCharType="end"/>
      </w:r>
      <w:r w:rsidR="00F2207C" w:rsidRPr="006F1E80">
        <w:rPr>
          <w:rFonts w:ascii="Times New Roman" w:eastAsia="Times New Roman" w:hAnsi="Times New Roman" w:cs="Times New Roman"/>
          <w:sz w:val="24"/>
          <w:szCs w:val="24"/>
          <w:lang w:val="en-US"/>
        </w:rPr>
        <w:t>. Medical research has identified that lifestyles, obesity, eating habits</w:t>
      </w:r>
      <w:r w:rsidR="00C57673" w:rsidRPr="006F1E80">
        <w:rPr>
          <w:rFonts w:ascii="Times New Roman" w:eastAsia="Times New Roman" w:hAnsi="Times New Roman" w:cs="Times New Roman"/>
          <w:sz w:val="24"/>
          <w:szCs w:val="24"/>
          <w:lang w:val="en-US"/>
        </w:rPr>
        <w:t>,</w:t>
      </w:r>
      <w:r w:rsidR="00F2207C" w:rsidRPr="006F1E80">
        <w:rPr>
          <w:rFonts w:ascii="Times New Roman" w:eastAsia="Times New Roman" w:hAnsi="Times New Roman" w:cs="Times New Roman"/>
          <w:sz w:val="24"/>
          <w:szCs w:val="24"/>
          <w:lang w:val="en-US"/>
        </w:rPr>
        <w:t xml:space="preserve"> and physical inactivity are significant factors </w:t>
      </w:r>
      <w:r w:rsidR="00C57673" w:rsidRPr="006F1E80">
        <w:rPr>
          <w:rFonts w:ascii="Times New Roman" w:eastAsia="Times New Roman" w:hAnsi="Times New Roman" w:cs="Times New Roman"/>
          <w:sz w:val="24"/>
          <w:szCs w:val="24"/>
          <w:lang w:val="en-US"/>
        </w:rPr>
        <w:t>leading</w:t>
      </w:r>
      <w:r w:rsidR="00F2207C" w:rsidRPr="006F1E80">
        <w:rPr>
          <w:rFonts w:ascii="Times New Roman" w:eastAsia="Times New Roman" w:hAnsi="Times New Roman" w:cs="Times New Roman"/>
          <w:sz w:val="24"/>
          <w:szCs w:val="24"/>
          <w:lang w:val="en-US"/>
        </w:rPr>
        <w:t xml:space="preserve"> to heart-related diseases </w:t>
      </w:r>
      <w:r w:rsidR="00784F8E" w:rsidRPr="006F1E80">
        <w:rPr>
          <w:rFonts w:ascii="Times New Roman" w:eastAsia="Times New Roman" w:hAnsi="Times New Roman" w:cs="Times New Roman"/>
          <w:sz w:val="24"/>
          <w:szCs w:val="24"/>
          <w:lang w:val="en-US"/>
        </w:rPr>
        <w:fldChar w:fldCharType="begin"/>
      </w:r>
      <w:r w:rsidR="009E59B0">
        <w:rPr>
          <w:rFonts w:ascii="Times New Roman" w:eastAsia="Times New Roman" w:hAnsi="Times New Roman" w:cs="Times New Roman"/>
          <w:sz w:val="24"/>
          <w:szCs w:val="24"/>
          <w:lang w:val="en-US"/>
        </w:rPr>
        <w:instrText xml:space="preserve"> ADDIN ZOTERO_ITEM CSL_CITATION {"citationID":"5JbMea07","properties":{"formattedCitation":"[7]","plainCitation":"[7]","noteIndex":0},"citationItems":[{"id":12,"uris":["http://zotero.org/users/local/2a3hGqw7/items/RJAZYKJ2"],"itemData":{"id":12,"type":"article-journal","container-title":"Expert Systems with Applications","DOI":"https://doi.org/10.1016/j.eswa.2012.07.032","issue":"1","note":"publisher: Elsevier","page":"96–104","source":"Google Scholar","title":"Computational intelligence for heart disease diagnosis: A medical knowledge driven approach","title-short":"Computational intelligence for heart disease diagnosis","volume":"40","author":[{"family":"Nahar","given":"Jesmin"},{"family":"Imam","given":"Tasadduq"},{"family":"Tickle","given":"Kevin S."},{"family":"Chen","given":"Yi-Ping Phoebe"}],"issued":{"date-parts":[["2013"]]}}}],"schema":"https://github.com/citation-style-language/schema/raw/master/csl-citation.json"} </w:instrText>
      </w:r>
      <w:r w:rsidR="00784F8E" w:rsidRPr="006F1E80">
        <w:rPr>
          <w:rFonts w:ascii="Times New Roman" w:eastAsia="Times New Roman" w:hAnsi="Times New Roman" w:cs="Times New Roman"/>
          <w:sz w:val="24"/>
          <w:szCs w:val="24"/>
          <w:lang w:val="en-US"/>
        </w:rPr>
        <w:fldChar w:fldCharType="separate"/>
      </w:r>
      <w:r w:rsidR="009E59B0" w:rsidRPr="009E59B0">
        <w:rPr>
          <w:rFonts w:ascii="Times New Roman" w:hAnsi="Times New Roman" w:cs="Times New Roman"/>
          <w:sz w:val="24"/>
        </w:rPr>
        <w:t>[7]</w:t>
      </w:r>
      <w:r w:rsidR="00784F8E" w:rsidRPr="006F1E80">
        <w:rPr>
          <w:rFonts w:ascii="Times New Roman" w:eastAsia="Times New Roman" w:hAnsi="Times New Roman" w:cs="Times New Roman"/>
          <w:sz w:val="24"/>
          <w:szCs w:val="24"/>
          <w:lang w:val="en-US"/>
        </w:rPr>
        <w:fldChar w:fldCharType="end"/>
      </w:r>
      <w:r w:rsidR="00F2207C" w:rsidRPr="006F1E80">
        <w:rPr>
          <w:rFonts w:ascii="Times New Roman" w:eastAsia="Times New Roman" w:hAnsi="Times New Roman" w:cs="Times New Roman"/>
          <w:sz w:val="24"/>
          <w:szCs w:val="24"/>
          <w:lang w:val="en-US"/>
        </w:rPr>
        <w:t xml:space="preserve">. </w:t>
      </w:r>
      <w:r w:rsidR="00C57673" w:rsidRPr="006F1E80">
        <w:rPr>
          <w:rFonts w:ascii="Times New Roman" w:eastAsia="Times New Roman" w:hAnsi="Times New Roman" w:cs="Times New Roman"/>
          <w:sz w:val="24"/>
          <w:szCs w:val="24"/>
          <w:lang w:val="en-US"/>
        </w:rPr>
        <w:t>S</w:t>
      </w:r>
      <w:r w:rsidR="00F2207C" w:rsidRPr="006F1E80">
        <w:rPr>
          <w:rFonts w:ascii="Times New Roman" w:eastAsia="Times New Roman" w:hAnsi="Times New Roman" w:cs="Times New Roman"/>
          <w:sz w:val="24"/>
          <w:szCs w:val="24"/>
          <w:lang w:val="en-US"/>
        </w:rPr>
        <w:t xml:space="preserve">moking, high blood </w:t>
      </w:r>
      <w:r w:rsidR="00F2207C" w:rsidRPr="008364B0">
        <w:rPr>
          <w:rFonts w:ascii="Times New Roman" w:eastAsia="Times New Roman" w:hAnsi="Times New Roman" w:cs="Times New Roman"/>
          <w:sz w:val="24"/>
          <w:szCs w:val="24"/>
          <w:lang w:val="en-US"/>
        </w:rPr>
        <w:t>pressure, ECG rate, cholesterol level, height, and hypertension can increase heart disease chances</w:t>
      </w:r>
      <w:ins w:id="24" w:author="Ezekiel Ogundepo" w:date="2022-11-05T15:21:00Z">
        <w:r w:rsidR="001E6A1E" w:rsidRPr="008364B0">
          <w:rPr>
            <w:rFonts w:ascii="Times New Roman" w:eastAsia="Times New Roman" w:hAnsi="Times New Roman" w:cs="Times New Roman"/>
            <w:sz w:val="24"/>
            <w:szCs w:val="24"/>
            <w:lang w:val="en-US"/>
          </w:rPr>
          <w:t xml:space="preserve"> </w:t>
        </w:r>
      </w:ins>
      <w:r w:rsidR="001329AB" w:rsidRPr="00971E66">
        <w:rPr>
          <w:rFonts w:ascii="Times New Roman" w:eastAsia="Times New Roman" w:hAnsi="Times New Roman" w:cs="Times New Roman"/>
          <w:sz w:val="24"/>
          <w:szCs w:val="24"/>
          <w:lang w:val="en-US"/>
        </w:rPr>
        <w:fldChar w:fldCharType="begin"/>
      </w:r>
      <w:r w:rsidR="001329AB" w:rsidRPr="008364B0">
        <w:rPr>
          <w:rFonts w:ascii="Times New Roman" w:eastAsia="Times New Roman" w:hAnsi="Times New Roman" w:cs="Times New Roman"/>
          <w:sz w:val="24"/>
          <w:szCs w:val="24"/>
          <w:lang w:val="en-US"/>
        </w:rPr>
        <w:instrText xml:space="preserve"> ADDIN ZOTERO_ITEM CSL_CITATION {"citationID":"d7dhJyN6","properties":{"formattedCitation":"[8]","plainCitation":"[8]","noteIndex":0},"citationItems":[{"id":93,"uris":["http://zotero.org/users/local/2a3hGqw7/items/FWPIB4UP"],"itemData":{"id":93,"type":"article-journal","abstract":"Heart disease was an uncommon cause of death in the US at the beginning of the 20th century. By mid-century it had become the commonest cause. After peaking in the mid-1960s, the number of heart disease deaths began a marked decline that has persisted to the present. The increase in heart disease deaths from the early 20th century until the 1960s was due to an increase in the prevalence of coronary atherosclerosis with resultant coronary heart disease, as documented by autopsy studies. This increase was associated with an increase in smoking and dietary changes leading to an increase in serum cholesterol levels. In addition, the ability to diagnose acute myocardial infarction with the aid of the electrocardiogram increased the recognition of coronary heart disease before death. The substantial decrease in coronary heart disease deaths after the mid-1960s is best explained by the decreased incidence, and case fatality rate, of acute myocardial infarction and a decrease in out-of-hospital sudden coronary heart disease deaths. These decreases are very likely explained by a decrease in coronary atherosclerosis due to primary prevention, and a decrease in the progression of nonobstructive coronary atherosclerosis to obstructive coronary heart disease due to efforts of primary and secondary prevention. In addition, more effective treatment of patients hospitalized with acute myocardial infarction has led to a substantial decrease in deaths due to acute myocardial infarction. It is very likely that the 20th century was the only century in which heart disease was the most common cause of death in America.","container-title":"The American Journal of Medicine","DOI":"10.1016/j.amjmed.2014.04.015","ISSN":"0002-9343","issue":"9","journalAbbreviation":"The American Journal of Medicine","language":"en","page":"807-812","source":"ScienceDirect","title":"The Epidemic of the 20th Century: Coronary Heart Disease","title-short":"The Epidemic of the 20th Century","volume":"127","author":[{"family":"Dalen","given":"James E."},{"family":"Alpert","given":"Joseph S."},{"family":"Goldberg","given":"Robert J."},{"family":"Weinstein","given":"Ronald S."}],"issued":{"date-parts":[["2014",9,1]]}}}],"schema":"https://github.com/citation-style-language/schema/raw/master/csl-citation.json"} </w:instrText>
      </w:r>
      <w:r w:rsidR="001329AB" w:rsidRPr="00971E66">
        <w:rPr>
          <w:rFonts w:ascii="Times New Roman" w:eastAsia="Times New Roman" w:hAnsi="Times New Roman" w:cs="Times New Roman"/>
          <w:sz w:val="24"/>
          <w:szCs w:val="24"/>
          <w:lang w:val="en-US"/>
        </w:rPr>
        <w:fldChar w:fldCharType="separate"/>
      </w:r>
      <w:r w:rsidR="001329AB" w:rsidRPr="008364B0">
        <w:rPr>
          <w:rFonts w:ascii="Times New Roman" w:hAnsi="Times New Roman" w:cs="Times New Roman"/>
          <w:sz w:val="24"/>
        </w:rPr>
        <w:t>[8]</w:t>
      </w:r>
      <w:r w:rsidR="001329AB" w:rsidRPr="00971E66">
        <w:rPr>
          <w:rFonts w:ascii="Times New Roman" w:eastAsia="Times New Roman" w:hAnsi="Times New Roman" w:cs="Times New Roman"/>
          <w:sz w:val="24"/>
          <w:szCs w:val="24"/>
          <w:lang w:val="en-US"/>
        </w:rPr>
        <w:fldChar w:fldCharType="end"/>
      </w:r>
      <w:ins w:id="25" w:author="Ezekiel Ogundepo" w:date="2022-11-06T17:46:00Z">
        <w:del w:id="26" w:author="Ezekiel Ogundepo" w:date="2022-11-06T20:02:00Z">
          <w:r w:rsidR="005D7E23" w:rsidRPr="008364B0" w:rsidDel="001329AB">
            <w:rPr>
              <w:rFonts w:ascii="Times New Roman" w:eastAsia="Times New Roman" w:hAnsi="Times New Roman" w:cs="Times New Roman"/>
              <w:sz w:val="24"/>
              <w:szCs w:val="24"/>
              <w:lang w:val="en-US"/>
              <w:rPrChange w:id="27" w:author="Ezekiel Ogundepo" w:date="2022-11-06T20:49:00Z">
                <w:rPr>
                  <w:rFonts w:ascii="Times New Roman" w:eastAsia="Times New Roman" w:hAnsi="Times New Roman" w:cs="Times New Roman"/>
                  <w:color w:val="FF0000"/>
                  <w:sz w:val="24"/>
                  <w:szCs w:val="24"/>
                  <w:lang w:val="en-US"/>
                </w:rPr>
              </w:rPrChange>
            </w:rPr>
            <w:delText>[</w:delText>
          </w:r>
        </w:del>
      </w:ins>
      <w:ins w:id="28" w:author="Ezekiel Ogundepo" w:date="2022-11-05T15:22:00Z">
        <w:del w:id="29" w:author="Ezekiel Ogundepo" w:date="2022-11-06T20:02:00Z">
          <w:r w:rsidR="001E6A1E" w:rsidRPr="008364B0" w:rsidDel="001329AB">
            <w:rPr>
              <w:rFonts w:ascii="Arial" w:hAnsi="Arial" w:cs="Arial"/>
              <w:sz w:val="20"/>
              <w:szCs w:val="20"/>
              <w:shd w:val="clear" w:color="auto" w:fill="FFFFFF"/>
              <w:rPrChange w:id="30" w:author="Ezekiel Ogundepo" w:date="2022-11-06T20:49:00Z">
                <w:rPr>
                  <w:rFonts w:ascii="Arial" w:hAnsi="Arial" w:cs="Arial"/>
                  <w:color w:val="222222"/>
                  <w:sz w:val="20"/>
                  <w:szCs w:val="20"/>
                  <w:shd w:val="clear" w:color="auto" w:fill="FFFFFF"/>
                </w:rPr>
              </w:rPrChange>
            </w:rPr>
            <w:delText>Dalen JE</w:delText>
          </w:r>
        </w:del>
      </w:ins>
      <w:ins w:id="31" w:author="Ezekiel Ogundepo" w:date="2022-11-06T17:46:00Z">
        <w:del w:id="32" w:author="Ezekiel Ogundepo" w:date="2022-11-06T20:02:00Z">
          <w:r w:rsidR="005D7E23" w:rsidRPr="008364B0" w:rsidDel="001329AB">
            <w:rPr>
              <w:rFonts w:ascii="Arial" w:hAnsi="Arial" w:cs="Arial"/>
              <w:sz w:val="20"/>
              <w:szCs w:val="20"/>
              <w:shd w:val="clear" w:color="auto" w:fill="FFFFFF"/>
              <w:rPrChange w:id="33" w:author="Ezekiel Ogundepo" w:date="2022-11-06T20:49:00Z">
                <w:rPr>
                  <w:rFonts w:ascii="Arial" w:hAnsi="Arial" w:cs="Arial"/>
                  <w:color w:val="FF0000"/>
                  <w:sz w:val="20"/>
                  <w:szCs w:val="20"/>
                  <w:shd w:val="clear" w:color="auto" w:fill="FFFFFF"/>
                </w:rPr>
              </w:rPrChange>
            </w:rPr>
            <w:delText>]</w:delText>
          </w:r>
        </w:del>
      </w:ins>
      <w:r w:rsidR="00F2207C" w:rsidRPr="008364B0">
        <w:rPr>
          <w:rFonts w:ascii="Times New Roman" w:eastAsia="Times New Roman" w:hAnsi="Times New Roman" w:cs="Times New Roman"/>
          <w:sz w:val="24"/>
          <w:szCs w:val="24"/>
          <w:lang w:val="en-US"/>
        </w:rPr>
        <w:t>.</w:t>
      </w:r>
    </w:p>
    <w:p w14:paraId="0461C22C" w14:textId="5E036037" w:rsidR="001E6A1E" w:rsidRPr="008364B0" w:rsidDel="00BE6F9C" w:rsidRDefault="001E6A1E" w:rsidP="0089421D">
      <w:pPr>
        <w:spacing w:line="360" w:lineRule="auto"/>
        <w:jc w:val="both"/>
        <w:rPr>
          <w:del w:id="34" w:author="Ezekiel Ogundepo" w:date="2022-11-05T15:58:00Z"/>
          <w:rFonts w:ascii="Times New Roman" w:eastAsia="Times New Roman" w:hAnsi="Times New Roman" w:cs="Times New Roman"/>
          <w:sz w:val="24"/>
          <w:szCs w:val="24"/>
          <w:lang w:val="en-US"/>
        </w:rPr>
      </w:pPr>
    </w:p>
    <w:p w14:paraId="1AAAA8BC" w14:textId="40DE4A51" w:rsidR="00BE6F9C" w:rsidRPr="008364B0" w:rsidRDefault="000157B1" w:rsidP="00BE6F9C">
      <w:pPr>
        <w:shd w:val="clear" w:color="auto" w:fill="FFFFFF"/>
        <w:spacing w:after="240" w:line="360" w:lineRule="auto"/>
        <w:jc w:val="both"/>
        <w:rPr>
          <w:ins w:id="35" w:author="Ezekiel Ogundepo" w:date="2022-11-05T16:03:00Z"/>
          <w:rFonts w:ascii="Times New Roman" w:eastAsia="Times New Roman" w:hAnsi="Times New Roman" w:cs="Times New Roman"/>
          <w:sz w:val="24"/>
          <w:szCs w:val="24"/>
          <w:lang w:val="en-US"/>
          <w:rPrChange w:id="36" w:author="Ezekiel Ogundepo" w:date="2022-11-06T20:49:00Z">
            <w:rPr>
              <w:ins w:id="37" w:author="Ezekiel Ogundepo" w:date="2022-11-05T16:03:00Z"/>
              <w:rFonts w:ascii="Times New Roman" w:eastAsia="Times New Roman" w:hAnsi="Times New Roman" w:cs="Times New Roman"/>
              <w:color w:val="FF0000"/>
              <w:sz w:val="24"/>
              <w:szCs w:val="24"/>
              <w:lang w:val="en-US"/>
            </w:rPr>
          </w:rPrChange>
        </w:rPr>
      </w:pPr>
      <w:r w:rsidRPr="008364B0">
        <w:rPr>
          <w:rFonts w:ascii="Times New Roman" w:eastAsia="Times New Roman" w:hAnsi="Times New Roman" w:cs="Times New Roman"/>
          <w:sz w:val="24"/>
          <w:szCs w:val="24"/>
          <w:lang w:val="en-US"/>
        </w:rPr>
        <w:t>Heart disease prevention is essential</w:t>
      </w:r>
      <w:r w:rsidR="00036209" w:rsidRPr="008364B0">
        <w:rPr>
          <w:rFonts w:ascii="Times New Roman" w:eastAsia="Times New Roman" w:hAnsi="Times New Roman" w:cs="Times New Roman"/>
          <w:sz w:val="24"/>
          <w:szCs w:val="24"/>
          <w:lang w:val="en-US"/>
        </w:rPr>
        <w:t xml:space="preserve"> and a </w:t>
      </w:r>
      <w:r w:rsidRPr="008364B0">
        <w:rPr>
          <w:rFonts w:ascii="Times New Roman" w:eastAsia="Times New Roman" w:hAnsi="Times New Roman" w:cs="Times New Roman"/>
          <w:sz w:val="24"/>
          <w:szCs w:val="24"/>
          <w:lang w:val="en-US"/>
        </w:rPr>
        <w:t xml:space="preserve">sound data-driven system for predicting heart disease will enable us to learn how to reliably </w:t>
      </w:r>
      <w:r w:rsidRPr="006F1E80">
        <w:rPr>
          <w:rFonts w:ascii="Times New Roman" w:eastAsia="Times New Roman" w:hAnsi="Times New Roman" w:cs="Times New Roman"/>
          <w:sz w:val="24"/>
          <w:szCs w:val="24"/>
          <w:lang w:val="en-US"/>
        </w:rPr>
        <w:t>detect it and improve the entire research and prevention process</w:t>
      </w:r>
      <w:r w:rsidR="00646415" w:rsidRPr="006F1E80">
        <w:rPr>
          <w:rFonts w:ascii="Times New Roman" w:eastAsia="Times New Roman" w:hAnsi="Times New Roman" w:cs="Times New Roman"/>
          <w:sz w:val="24"/>
          <w:szCs w:val="24"/>
          <w:lang w:val="en-US"/>
        </w:rPr>
        <w:t>,</w:t>
      </w:r>
      <w:r w:rsidRPr="006F1E80">
        <w:rPr>
          <w:rFonts w:ascii="Times New Roman" w:eastAsia="Times New Roman" w:hAnsi="Times New Roman" w:cs="Times New Roman"/>
          <w:sz w:val="24"/>
          <w:szCs w:val="24"/>
          <w:lang w:val="en-US"/>
        </w:rPr>
        <w:t xml:space="preserve"> making sure that more people can live healthy lives. Many studies have shown that machine learning techniques</w:t>
      </w:r>
      <w:r w:rsidR="001D49C5" w:rsidRPr="006F1E80">
        <w:rPr>
          <w:rFonts w:ascii="Times New Roman" w:eastAsia="Times New Roman" w:hAnsi="Times New Roman" w:cs="Times New Roman"/>
          <w:sz w:val="24"/>
          <w:szCs w:val="24"/>
          <w:lang w:val="en-US"/>
        </w:rPr>
        <w:t xml:space="preserve"> can</w:t>
      </w:r>
      <w:r w:rsidRPr="006F1E80">
        <w:rPr>
          <w:rFonts w:ascii="Times New Roman" w:eastAsia="Times New Roman" w:hAnsi="Times New Roman" w:cs="Times New Roman"/>
          <w:sz w:val="24"/>
          <w:szCs w:val="24"/>
          <w:lang w:val="en-US"/>
        </w:rPr>
        <w:t xml:space="preserve"> effectively predict </w:t>
      </w:r>
      <w:r w:rsidRPr="008364B0">
        <w:rPr>
          <w:rFonts w:ascii="Times New Roman" w:eastAsia="Times New Roman" w:hAnsi="Times New Roman" w:cs="Times New Roman"/>
          <w:sz w:val="24"/>
          <w:szCs w:val="24"/>
          <w:lang w:val="en-US"/>
        </w:rPr>
        <w:t>heart disease given a set of prognostic and bio-clinical variables</w:t>
      </w:r>
      <w:ins w:id="38" w:author="Ezekiel Ogundepo" w:date="2022-11-05T16:00:00Z">
        <w:r w:rsidR="00BE6F9C" w:rsidRPr="008364B0">
          <w:rPr>
            <w:rFonts w:ascii="Times New Roman" w:eastAsia="Times New Roman" w:hAnsi="Times New Roman" w:cs="Times New Roman"/>
            <w:sz w:val="24"/>
            <w:szCs w:val="24"/>
            <w:lang w:val="en-US"/>
          </w:rPr>
          <w:t xml:space="preserve"> namely, </w:t>
        </w:r>
      </w:ins>
      <w:del w:id="39" w:author="Ezekiel Ogundepo" w:date="2022-11-05T16:00:00Z">
        <w:r w:rsidRPr="008364B0" w:rsidDel="00BE6F9C">
          <w:rPr>
            <w:rFonts w:ascii="Times New Roman" w:eastAsia="Times New Roman" w:hAnsi="Times New Roman" w:cs="Times New Roman"/>
            <w:sz w:val="24"/>
            <w:szCs w:val="24"/>
            <w:lang w:val="en-US"/>
          </w:rPr>
          <w:delText xml:space="preserve">. </w:delText>
        </w:r>
      </w:del>
      <w:ins w:id="40" w:author="Ezekiel Ogundepo" w:date="2022-11-05T15:59:00Z">
        <w:r w:rsidR="00BE6F9C" w:rsidRPr="008364B0">
          <w:rPr>
            <w:rFonts w:ascii="Times New Roman" w:eastAsia="Times New Roman" w:hAnsi="Times New Roman" w:cs="Times New Roman"/>
            <w:sz w:val="24"/>
            <w:szCs w:val="24"/>
            <w:lang w:val="en-US"/>
            <w:rPrChange w:id="41" w:author="Ezekiel Ogundepo" w:date="2022-11-06T20:49:00Z">
              <w:rPr>
                <w:rFonts w:ascii="Georgia" w:hAnsi="Georgia"/>
                <w:color w:val="333333"/>
                <w:sz w:val="27"/>
                <w:szCs w:val="27"/>
                <w:shd w:val="clear" w:color="auto" w:fill="FFFFFF"/>
              </w:rPr>
            </w:rPrChange>
          </w:rPr>
          <w:t>pulse rate, sex, age, and many others</w:t>
        </w:r>
      </w:ins>
      <w:ins w:id="42" w:author="Ezekiel Ogundepo" w:date="2022-11-05T16:01:00Z">
        <w:r w:rsidR="00BE6F9C" w:rsidRPr="008364B0">
          <w:rPr>
            <w:rFonts w:ascii="Times New Roman" w:eastAsia="Times New Roman" w:hAnsi="Times New Roman" w:cs="Times New Roman"/>
            <w:sz w:val="24"/>
            <w:szCs w:val="24"/>
            <w:lang w:val="en-US"/>
          </w:rPr>
          <w:t xml:space="preserve"> </w:t>
        </w:r>
      </w:ins>
      <w:r w:rsidR="00EE4338" w:rsidRPr="00971E66">
        <w:rPr>
          <w:rFonts w:ascii="Times New Roman" w:eastAsia="Times New Roman" w:hAnsi="Times New Roman" w:cs="Times New Roman"/>
          <w:sz w:val="24"/>
          <w:szCs w:val="24"/>
          <w:lang w:val="en-US"/>
        </w:rPr>
        <w:fldChar w:fldCharType="begin"/>
      </w:r>
      <w:r w:rsidR="00EE4338" w:rsidRPr="008364B0">
        <w:rPr>
          <w:rFonts w:ascii="Times New Roman" w:eastAsia="Times New Roman" w:hAnsi="Times New Roman" w:cs="Times New Roman"/>
          <w:sz w:val="24"/>
          <w:szCs w:val="24"/>
          <w:lang w:val="en-US"/>
        </w:rPr>
        <w:instrText xml:space="preserve"> ADDIN ZOTERO_ITEM CSL_CITATION {"citationID":"CwWeJ0jT","properties":{"formattedCitation":"[9]","plainCitation":"[9]","noteIndex":0},"citationItems":[{"id":95,"uris":["http://zotero.org/users/local/2a3hGqw7/items/F7SMEEXE"],"itemData":{"id":95,"type":"article-journal","abstract":"Heart disease is one of the most significant causes of mortality in the world today. Prediction of cardiovascular disease is a critical challenge in the area of clinical data analysis. Machine learning (ML) has been shown to be effective in assisting in making decisions and predictions from the large quantity of data produced by the healthcare industry. We have also seen ML techniques being used in recent developments in different areas of the Internet of Things (IoT). Various studies give only a glimpse into predicting heart disease with ML techniques. In this paper, we propose a novel method that aims at finding significant features by applying machine learning techniques resulting in improving the accuracy in the prediction of cardiovascular disease. The prediction model is introduced with different combinations of features and several known classification techniques. We produce an enhanced performance level with an accuracy level of 88.7% through the prediction model for heart disease with the hybrid random forest with a linear model (HRFLM).","container-title":"IEEE Access","DOI":"10.1109/ACCESS.2019.2923707","ISSN":"2169-3536","note":"event-title: IEEE Access","page":"81542-81554","source":"IEEE Xplore","title":"Effective Heart Disease Prediction Using Hybrid Machine Learning Techniques","volume":"7","author":[{"family":"Mohan","given":"Senthilkumar"},{"family":"Thirumalai","given":"Chandrasegar"},{"family":"Srivastava","given":"Gautam"}],"issued":{"date-parts":[["2019"]]}}}],"schema":"https://github.com/citation-style-language/schema/raw/master/csl-citation.json"} </w:instrText>
      </w:r>
      <w:r w:rsidR="00EE4338" w:rsidRPr="00971E66">
        <w:rPr>
          <w:rFonts w:ascii="Times New Roman" w:eastAsia="Times New Roman" w:hAnsi="Times New Roman" w:cs="Times New Roman"/>
          <w:sz w:val="24"/>
          <w:szCs w:val="24"/>
          <w:lang w:val="en-US"/>
        </w:rPr>
        <w:fldChar w:fldCharType="separate"/>
      </w:r>
      <w:r w:rsidR="00EE4338" w:rsidRPr="008364B0">
        <w:rPr>
          <w:rFonts w:ascii="Times New Roman" w:hAnsi="Times New Roman" w:cs="Times New Roman"/>
          <w:sz w:val="24"/>
        </w:rPr>
        <w:t>[9]</w:t>
      </w:r>
      <w:r w:rsidR="00EE4338" w:rsidRPr="00971E66">
        <w:rPr>
          <w:rFonts w:ascii="Times New Roman" w:eastAsia="Times New Roman" w:hAnsi="Times New Roman" w:cs="Times New Roman"/>
          <w:sz w:val="24"/>
          <w:szCs w:val="24"/>
          <w:lang w:val="en-US"/>
        </w:rPr>
        <w:fldChar w:fldCharType="end"/>
      </w:r>
      <w:ins w:id="43" w:author="Ezekiel Ogundepo" w:date="2022-11-05T16:01:00Z">
        <w:del w:id="44" w:author="Ezekiel Ogundepo" w:date="2022-11-06T20:03:00Z">
          <w:r w:rsidR="00BE6F9C" w:rsidRPr="008364B0" w:rsidDel="001329AB">
            <w:rPr>
              <w:rFonts w:ascii="Times New Roman" w:eastAsia="Times New Roman" w:hAnsi="Times New Roman" w:cs="Times New Roman"/>
              <w:sz w:val="24"/>
              <w:szCs w:val="24"/>
              <w:lang w:val="en-US"/>
            </w:rPr>
            <w:delText>(</w:delText>
          </w:r>
        </w:del>
      </w:ins>
      <w:ins w:id="45" w:author="Ezekiel Ogundepo" w:date="2022-11-05T16:02:00Z">
        <w:del w:id="46" w:author="Ezekiel Ogundepo" w:date="2022-11-06T20:03:00Z">
          <w:r w:rsidR="00BE6F9C" w:rsidRPr="008364B0" w:rsidDel="001329AB">
            <w:rPr>
              <w:rFonts w:ascii="Times New Roman" w:eastAsia="Times New Roman" w:hAnsi="Times New Roman" w:cs="Times New Roman"/>
              <w:sz w:val="24"/>
              <w:szCs w:val="24"/>
              <w:lang w:val="en-US"/>
              <w:rPrChange w:id="47" w:author="Ezekiel Ogundepo" w:date="2022-11-06T20:49:00Z">
                <w:rPr/>
              </w:rPrChange>
            </w:rPr>
            <w:delText>S. Mohan</w:delText>
          </w:r>
        </w:del>
      </w:ins>
      <w:ins w:id="48" w:author="Ezekiel Ogundepo" w:date="2022-11-05T16:01:00Z">
        <w:del w:id="49" w:author="Ezekiel Ogundepo" w:date="2022-11-06T20:03:00Z">
          <w:r w:rsidR="00BE6F9C" w:rsidRPr="008364B0" w:rsidDel="001329AB">
            <w:rPr>
              <w:rFonts w:ascii="Times New Roman" w:eastAsia="Times New Roman" w:hAnsi="Times New Roman" w:cs="Times New Roman"/>
              <w:sz w:val="24"/>
              <w:szCs w:val="24"/>
              <w:lang w:val="en-US"/>
            </w:rPr>
            <w:delText>)</w:delText>
          </w:r>
        </w:del>
      </w:ins>
      <w:ins w:id="50" w:author="Ezekiel Ogundepo" w:date="2022-11-05T16:03:00Z">
        <w:r w:rsidR="00F90F64" w:rsidRPr="008364B0">
          <w:rPr>
            <w:rFonts w:ascii="Times New Roman" w:eastAsia="Times New Roman" w:hAnsi="Times New Roman" w:cs="Times New Roman"/>
            <w:sz w:val="24"/>
            <w:szCs w:val="24"/>
            <w:lang w:val="en-US"/>
            <w:rPrChange w:id="51" w:author="Ezekiel Ogundepo" w:date="2022-11-06T20:49:00Z">
              <w:rPr>
                <w:rFonts w:ascii="Times New Roman" w:eastAsia="Times New Roman" w:hAnsi="Times New Roman" w:cs="Times New Roman"/>
                <w:color w:val="FF0000"/>
                <w:sz w:val="24"/>
                <w:szCs w:val="24"/>
                <w:lang w:val="en-US"/>
              </w:rPr>
            </w:rPrChange>
          </w:rPr>
          <w:t xml:space="preserve">. </w:t>
        </w:r>
      </w:ins>
    </w:p>
    <w:p w14:paraId="697087D0" w14:textId="12A8EFF2" w:rsidR="000449E1" w:rsidRPr="006F1E80" w:rsidRDefault="000B1FCD" w:rsidP="000449E1">
      <w:pPr>
        <w:shd w:val="clear" w:color="auto" w:fill="FFFFFF"/>
        <w:spacing w:after="240" w:line="360" w:lineRule="auto"/>
        <w:jc w:val="both"/>
        <w:rPr>
          <w:rFonts w:ascii="Times New Roman" w:eastAsia="Times New Roman" w:hAnsi="Times New Roman" w:cs="Times New Roman"/>
          <w:sz w:val="24"/>
          <w:szCs w:val="24"/>
          <w:lang w:val="en-US"/>
        </w:rPr>
      </w:pPr>
      <w:ins w:id="52" w:author="Ezekiel Ogundepo" w:date="2022-11-05T16:32:00Z">
        <w:r w:rsidRPr="008364B0">
          <w:rPr>
            <w:rFonts w:ascii="Times New Roman" w:eastAsia="Times New Roman" w:hAnsi="Times New Roman" w:cs="Times New Roman"/>
            <w:sz w:val="24"/>
            <w:szCs w:val="24"/>
            <w:lang w:val="en-US"/>
            <w:rPrChange w:id="53" w:author="Ezekiel Ogundepo" w:date="2022-11-06T20:48:00Z">
              <w:rPr>
                <w:rFonts w:ascii="Times New Roman" w:eastAsia="Times New Roman" w:hAnsi="Times New Roman" w:cs="Times New Roman"/>
                <w:color w:val="FF0000"/>
                <w:sz w:val="24"/>
                <w:szCs w:val="24"/>
                <w:lang w:val="en-US"/>
              </w:rPr>
            </w:rPrChange>
          </w:rPr>
          <w:t>An intelligent web-based strategy combined with naive Bayes was used by</w:t>
        </w:r>
        <w:del w:id="54" w:author="Ezekiel Ogundepo" w:date="2022-11-06T20:43:00Z">
          <w:r w:rsidRPr="008364B0" w:rsidDel="00705730">
            <w:rPr>
              <w:rFonts w:ascii="Times New Roman" w:eastAsia="Times New Roman" w:hAnsi="Times New Roman" w:cs="Times New Roman"/>
              <w:sz w:val="24"/>
              <w:szCs w:val="24"/>
              <w:lang w:val="en-US"/>
              <w:rPrChange w:id="55" w:author="Ezekiel Ogundepo" w:date="2022-11-06T20:48:00Z">
                <w:rPr>
                  <w:rFonts w:ascii="Times New Roman" w:eastAsia="Times New Roman" w:hAnsi="Times New Roman" w:cs="Times New Roman"/>
                  <w:color w:val="FF0000"/>
                  <w:sz w:val="24"/>
                  <w:szCs w:val="24"/>
                  <w:lang w:val="en-US"/>
                </w:rPr>
              </w:rPrChange>
            </w:rPr>
            <w:delText xml:space="preserve"> </w:delText>
          </w:r>
          <w:r w:rsidRPr="008364B0" w:rsidDel="00114A61">
            <w:rPr>
              <w:rFonts w:ascii="Times New Roman" w:eastAsia="Times New Roman" w:hAnsi="Times New Roman" w:cs="Times New Roman"/>
              <w:sz w:val="24"/>
              <w:szCs w:val="24"/>
              <w:lang w:val="en-US"/>
              <w:rPrChange w:id="56" w:author="Ezekiel Ogundepo" w:date="2022-11-06T20:48:00Z">
                <w:rPr>
                  <w:rFonts w:ascii="Times New Roman" w:eastAsia="Times New Roman" w:hAnsi="Times New Roman" w:cs="Times New Roman"/>
                  <w:color w:val="FF0000"/>
                  <w:sz w:val="24"/>
                  <w:szCs w:val="24"/>
                  <w:lang w:val="en-US"/>
                </w:rPr>
              </w:rPrChange>
            </w:rPr>
            <w:delText>Pattekari et al.</w:delText>
          </w:r>
        </w:del>
        <w:r w:rsidRPr="008364B0">
          <w:rPr>
            <w:rFonts w:ascii="Times New Roman" w:eastAsia="Times New Roman" w:hAnsi="Times New Roman" w:cs="Times New Roman"/>
            <w:sz w:val="24"/>
            <w:szCs w:val="24"/>
            <w:lang w:val="en-US"/>
            <w:rPrChange w:id="57" w:author="Ezekiel Ogundepo" w:date="2022-11-06T20:48:00Z">
              <w:rPr>
                <w:rFonts w:ascii="Times New Roman" w:eastAsia="Times New Roman" w:hAnsi="Times New Roman" w:cs="Times New Roman"/>
                <w:color w:val="FF0000"/>
                <w:sz w:val="24"/>
                <w:szCs w:val="24"/>
                <w:lang w:val="en-US"/>
              </w:rPr>
            </w:rPrChange>
          </w:rPr>
          <w:t xml:space="preserve"> </w:t>
        </w:r>
      </w:ins>
      <w:r w:rsidR="0034764B" w:rsidRPr="008364B0">
        <w:rPr>
          <w:rFonts w:ascii="Times New Roman" w:eastAsia="Times New Roman" w:hAnsi="Times New Roman" w:cs="Times New Roman"/>
          <w:sz w:val="24"/>
          <w:szCs w:val="24"/>
          <w:lang w:val="en-US"/>
          <w:rPrChange w:id="58" w:author="Ezekiel Ogundepo" w:date="2022-11-06T20:48:00Z">
            <w:rPr>
              <w:rFonts w:ascii="Times New Roman" w:eastAsia="Times New Roman" w:hAnsi="Times New Roman" w:cs="Times New Roman"/>
              <w:color w:val="FF0000"/>
              <w:sz w:val="24"/>
              <w:szCs w:val="24"/>
              <w:lang w:val="en-US"/>
            </w:rPr>
          </w:rPrChange>
        </w:rPr>
        <w:fldChar w:fldCharType="begin"/>
      </w:r>
      <w:r w:rsidR="0034764B" w:rsidRPr="008364B0">
        <w:rPr>
          <w:rFonts w:ascii="Times New Roman" w:eastAsia="Times New Roman" w:hAnsi="Times New Roman" w:cs="Times New Roman"/>
          <w:sz w:val="24"/>
          <w:szCs w:val="24"/>
          <w:lang w:val="en-US"/>
          <w:rPrChange w:id="59" w:author="Ezekiel Ogundepo" w:date="2022-11-06T20:48:00Z">
            <w:rPr>
              <w:rFonts w:ascii="Times New Roman" w:eastAsia="Times New Roman" w:hAnsi="Times New Roman" w:cs="Times New Roman"/>
              <w:color w:val="FF0000"/>
              <w:sz w:val="24"/>
              <w:szCs w:val="24"/>
              <w:lang w:val="en-US"/>
            </w:rPr>
          </w:rPrChange>
        </w:rPr>
        <w:instrText xml:space="preserve"> ADDIN ZOTERO_ITEM CSL_CITATION {"citationID":"Wav01KPL","properties":{"formattedCitation":"[10]","plainCitation":"[10]","noteIndex":0},"citationItems":[{"id":102,"uris":["http://zotero.org/users/local/2a3hGqw7/items/KW3ABU3N"],"itemData":{"id":102,"type":"article-journal","abstract":"Heart attack disease is major cause of death anywhere in world. Data mining play an important role in health care industry to enable health systems to properly use the data and analytics to identify impotence that improves care with reduce costs. One of data mining technique as classification is a supervised learning used to accurately predict the target class for each case in the data. Heart disease classification involves identifying healthy and sick individuals. Linear classifier as a Naive Bayes (NB) is relatively stable with respect to small variation or changes in training data. Particle Swarm Optimization (PSO) is an efficient evolutionary computation technique which selects the most optimum features which contribute more to the result which reduces the computation time and increases the accuracy. Experimental result shows that the proposed model with PSO as feature selection increases the predictive accuracy of the Naive Bayes to classify heart disease.","container-title":"Biomedical Research","DOI":"10.4066/biomedicalresearch.29-18-620","journalAbbreviation":"Biomedical Research","source":"ResearchGate","title":"Prediction system for heart disease using Naive Bayes and particle swarm optimization","volume":"29","author":[{"family":"Dulhare","given":"Uma"}],"issued":{"date-parts":[["2018",1,1]]}}}],"schema":"https://github.com/citation-style-language/schema/raw/master/csl-citation.json"} </w:instrText>
      </w:r>
      <w:r w:rsidR="0034764B" w:rsidRPr="008364B0">
        <w:rPr>
          <w:rFonts w:ascii="Times New Roman" w:eastAsia="Times New Roman" w:hAnsi="Times New Roman" w:cs="Times New Roman"/>
          <w:sz w:val="24"/>
          <w:szCs w:val="24"/>
          <w:lang w:val="en-US"/>
          <w:rPrChange w:id="60" w:author="Ezekiel Ogundepo" w:date="2022-11-06T20:48:00Z">
            <w:rPr>
              <w:rFonts w:ascii="Times New Roman" w:eastAsia="Times New Roman" w:hAnsi="Times New Roman" w:cs="Times New Roman"/>
              <w:color w:val="FF0000"/>
              <w:sz w:val="24"/>
              <w:szCs w:val="24"/>
              <w:lang w:val="en-US"/>
            </w:rPr>
          </w:rPrChange>
        </w:rPr>
        <w:fldChar w:fldCharType="separate"/>
      </w:r>
      <w:r w:rsidR="0034764B" w:rsidRPr="008364B0">
        <w:rPr>
          <w:rFonts w:ascii="Times New Roman" w:hAnsi="Times New Roman" w:cs="Times New Roman"/>
          <w:sz w:val="24"/>
        </w:rPr>
        <w:t>[10]</w:t>
      </w:r>
      <w:r w:rsidR="0034764B" w:rsidRPr="008364B0">
        <w:rPr>
          <w:rFonts w:ascii="Times New Roman" w:eastAsia="Times New Roman" w:hAnsi="Times New Roman" w:cs="Times New Roman"/>
          <w:sz w:val="24"/>
          <w:szCs w:val="24"/>
          <w:lang w:val="en-US"/>
          <w:rPrChange w:id="61" w:author="Ezekiel Ogundepo" w:date="2022-11-06T20:48:00Z">
            <w:rPr>
              <w:rFonts w:ascii="Times New Roman" w:eastAsia="Times New Roman" w:hAnsi="Times New Roman" w:cs="Times New Roman"/>
              <w:color w:val="FF0000"/>
              <w:sz w:val="24"/>
              <w:szCs w:val="24"/>
              <w:lang w:val="en-US"/>
            </w:rPr>
          </w:rPrChange>
        </w:rPr>
        <w:fldChar w:fldCharType="end"/>
      </w:r>
      <w:ins w:id="62" w:author="Ezekiel Ogundepo" w:date="2022-11-05T16:32:00Z">
        <w:del w:id="63" w:author="Ezekiel Ogundepo" w:date="2022-11-06T20:41:00Z">
          <w:r w:rsidRPr="008364B0" w:rsidDel="0034764B">
            <w:rPr>
              <w:rFonts w:ascii="Times New Roman" w:eastAsia="Times New Roman" w:hAnsi="Times New Roman" w:cs="Times New Roman"/>
              <w:sz w:val="24"/>
              <w:szCs w:val="24"/>
              <w:lang w:val="en-US"/>
              <w:rPrChange w:id="64" w:author="Ezekiel Ogundepo" w:date="2022-11-06T20:48:00Z">
                <w:rPr>
                  <w:rFonts w:ascii="Times New Roman" w:eastAsia="Times New Roman" w:hAnsi="Times New Roman" w:cs="Times New Roman"/>
                  <w:color w:val="FF0000"/>
                  <w:sz w:val="24"/>
                  <w:szCs w:val="24"/>
                  <w:lang w:val="en-US"/>
                </w:rPr>
              </w:rPrChange>
            </w:rPr>
            <w:delText>[6]</w:delText>
          </w:r>
        </w:del>
        <w:r w:rsidRPr="008364B0">
          <w:rPr>
            <w:rFonts w:ascii="Times New Roman" w:eastAsia="Times New Roman" w:hAnsi="Times New Roman" w:cs="Times New Roman"/>
            <w:sz w:val="24"/>
            <w:szCs w:val="24"/>
            <w:lang w:val="en-US"/>
            <w:rPrChange w:id="65" w:author="Ezekiel Ogundepo" w:date="2022-11-06T20:48:00Z">
              <w:rPr>
                <w:rFonts w:ascii="Times New Roman" w:eastAsia="Times New Roman" w:hAnsi="Times New Roman" w:cs="Times New Roman"/>
                <w:color w:val="FF0000"/>
                <w:sz w:val="24"/>
                <w:szCs w:val="24"/>
                <w:lang w:val="en-US"/>
              </w:rPr>
            </w:rPrChange>
          </w:rPr>
          <w:t xml:space="preserve"> to help medical experts make better clinical decisions and detect heart diseases early.</w:t>
        </w:r>
      </w:ins>
      <w:ins w:id="66" w:author="Ezekiel Ogundepo" w:date="2022-11-05T16:35:00Z">
        <w:r w:rsidR="00F24CBE" w:rsidRPr="008364B0">
          <w:rPr>
            <w:rFonts w:ascii="Times New Roman" w:eastAsia="Times New Roman" w:hAnsi="Times New Roman" w:cs="Times New Roman"/>
            <w:sz w:val="24"/>
            <w:szCs w:val="24"/>
            <w:lang w:val="en-US"/>
            <w:rPrChange w:id="67" w:author="Ezekiel Ogundepo" w:date="2022-11-06T20:48:00Z">
              <w:rPr>
                <w:rFonts w:ascii="Times New Roman" w:eastAsia="Times New Roman" w:hAnsi="Times New Roman" w:cs="Times New Roman"/>
                <w:color w:val="FF0000"/>
                <w:sz w:val="24"/>
                <w:szCs w:val="24"/>
                <w:lang w:val="en-US"/>
              </w:rPr>
            </w:rPrChange>
          </w:rPr>
          <w:t xml:space="preserve"> </w:t>
        </w:r>
      </w:ins>
      <w:ins w:id="68" w:author="Ezekiel Ogundepo" w:date="2022-11-05T16:13:00Z">
        <w:r w:rsidR="00BC1EBD" w:rsidRPr="008364B0">
          <w:rPr>
            <w:rFonts w:ascii="Times New Roman" w:eastAsia="Times New Roman" w:hAnsi="Times New Roman" w:cs="Times New Roman"/>
            <w:sz w:val="24"/>
            <w:szCs w:val="24"/>
            <w:lang w:val="en-US"/>
            <w:rPrChange w:id="69" w:author="Ezekiel Ogundepo" w:date="2022-11-06T20:48:00Z">
              <w:rPr>
                <w:rFonts w:ascii="Times New Roman" w:eastAsia="Times New Roman" w:hAnsi="Times New Roman" w:cs="Times New Roman"/>
                <w:color w:val="FF0000"/>
                <w:sz w:val="24"/>
                <w:szCs w:val="24"/>
                <w:lang w:val="en-US"/>
              </w:rPr>
            </w:rPrChange>
          </w:rPr>
          <w:t xml:space="preserve">As demonstrated in </w:t>
        </w:r>
      </w:ins>
      <w:r w:rsidR="00CE52C6" w:rsidRPr="008364B0">
        <w:rPr>
          <w:rFonts w:ascii="Times New Roman" w:eastAsia="Times New Roman" w:hAnsi="Times New Roman" w:cs="Times New Roman"/>
          <w:sz w:val="24"/>
          <w:szCs w:val="24"/>
          <w:lang w:val="en-US"/>
          <w:rPrChange w:id="70" w:author="Ezekiel Ogundepo" w:date="2022-11-06T20:48:00Z">
            <w:rPr>
              <w:rFonts w:ascii="Times New Roman" w:eastAsia="Times New Roman" w:hAnsi="Times New Roman" w:cs="Times New Roman"/>
              <w:color w:val="FF0000"/>
              <w:sz w:val="24"/>
              <w:szCs w:val="24"/>
              <w:lang w:val="en-US"/>
            </w:rPr>
          </w:rPrChange>
        </w:rPr>
        <w:fldChar w:fldCharType="begin"/>
      </w:r>
      <w:r w:rsidR="0034764B" w:rsidRPr="008364B0">
        <w:rPr>
          <w:rFonts w:ascii="Times New Roman" w:eastAsia="Times New Roman" w:hAnsi="Times New Roman" w:cs="Times New Roman"/>
          <w:sz w:val="24"/>
          <w:szCs w:val="24"/>
          <w:lang w:val="en-US"/>
          <w:rPrChange w:id="71" w:author="Ezekiel Ogundepo" w:date="2022-11-06T20:48:00Z">
            <w:rPr>
              <w:rFonts w:ascii="Times New Roman" w:eastAsia="Times New Roman" w:hAnsi="Times New Roman" w:cs="Times New Roman"/>
              <w:color w:val="FF0000"/>
              <w:sz w:val="24"/>
              <w:szCs w:val="24"/>
              <w:lang w:val="en-US"/>
            </w:rPr>
          </w:rPrChange>
        </w:rPr>
        <w:instrText xml:space="preserve"> ADDIN ZOTERO_ITEM CSL_CITATION {"citationID":"sdx43oaQ","properties":{"formattedCitation":"[11]","plainCitation":"[11]","noteIndex":0},"citationItems":[{"id":98,"uris":["http://zotero.org/users/local/2a3hGqw7/items/43MF83SM"],"itemData":{"id":98,"type":"paper-conference","abstract":"One of the biggest problems in mechanical life is the lack of mobility that can cause thousands of problems in human health. In the last decade, along with the life of a machine, many diseases, including cancer and cardiovascular disease, have been common in many societies that kill many people every year. Data mining is based on collected data and existing history to create a model that can be effective in predicting new cases of a disease, whether they are risky or not. The higher the accuracy of the prediction or recognition of a given pattern or model means the higher efficiency of the algorithm. In this study, data on cardiovascular patients collected from the UCI Laboratory is utilized for applying discovery pattern algorithms including Decision tree, Neural Networks, Rough Set, SVM, Naive Bayes, and compare their accuracy and prediction. Finally, we propose a hybrid algorithm to increase the accuracy of these algorithms. Based on the results, the proposed hybrid method achieved an F-measure of 86.8% which outperforms other competing methods.","container-title":"2017 IEEE 4th International Conference on Knowledge-Based Engineering and Innovation (KBEI)","DOI":"10.1109/KBEI.2017.8324946","event-title":"2017 IEEE 4th International Conference on Knowledge-Based Engineering and Innovation (KBEI)","page":"1011-1014","source":"IEEE Xplore","title":"Cardiovascular disease detection using a new ensemble classifier","author":[{"family":"Esfahani","given":"Hamidreza Ashrafi"},{"family":"Ghazanfari","given":"Morteza"}],"issued":{"date-parts":[["2017",12]]}}}],"schema":"https://github.com/citation-style-language/schema/raw/master/csl-citation.json"} </w:instrText>
      </w:r>
      <w:r w:rsidR="00CE52C6" w:rsidRPr="008364B0">
        <w:rPr>
          <w:rFonts w:ascii="Times New Roman" w:eastAsia="Times New Roman" w:hAnsi="Times New Roman" w:cs="Times New Roman"/>
          <w:sz w:val="24"/>
          <w:szCs w:val="24"/>
          <w:lang w:val="en-US"/>
          <w:rPrChange w:id="72" w:author="Ezekiel Ogundepo" w:date="2022-11-06T20:48:00Z">
            <w:rPr>
              <w:rFonts w:ascii="Times New Roman" w:eastAsia="Times New Roman" w:hAnsi="Times New Roman" w:cs="Times New Roman"/>
              <w:color w:val="FF0000"/>
              <w:sz w:val="24"/>
              <w:szCs w:val="24"/>
              <w:lang w:val="en-US"/>
            </w:rPr>
          </w:rPrChange>
        </w:rPr>
        <w:fldChar w:fldCharType="separate"/>
      </w:r>
      <w:r w:rsidR="0034764B" w:rsidRPr="008364B0">
        <w:rPr>
          <w:rFonts w:ascii="Times New Roman" w:hAnsi="Times New Roman" w:cs="Times New Roman"/>
          <w:sz w:val="24"/>
        </w:rPr>
        <w:t>[11]</w:t>
      </w:r>
      <w:r w:rsidR="00CE52C6" w:rsidRPr="008364B0">
        <w:rPr>
          <w:rFonts w:ascii="Times New Roman" w:eastAsia="Times New Roman" w:hAnsi="Times New Roman" w:cs="Times New Roman"/>
          <w:sz w:val="24"/>
          <w:szCs w:val="24"/>
          <w:lang w:val="en-US"/>
          <w:rPrChange w:id="73" w:author="Ezekiel Ogundepo" w:date="2022-11-06T20:48:00Z">
            <w:rPr>
              <w:rFonts w:ascii="Times New Roman" w:eastAsia="Times New Roman" w:hAnsi="Times New Roman" w:cs="Times New Roman"/>
              <w:color w:val="FF0000"/>
              <w:sz w:val="24"/>
              <w:szCs w:val="24"/>
              <w:lang w:val="en-US"/>
            </w:rPr>
          </w:rPrChange>
        </w:rPr>
        <w:fldChar w:fldCharType="end"/>
      </w:r>
      <w:ins w:id="74" w:author="Ezekiel Ogundepo" w:date="2022-11-05T16:13:00Z">
        <w:del w:id="75" w:author="Ezekiel Ogundepo" w:date="2022-11-06T20:08:00Z">
          <w:r w:rsidR="00BC1EBD" w:rsidRPr="008364B0" w:rsidDel="00CE52C6">
            <w:rPr>
              <w:rFonts w:ascii="Times New Roman" w:eastAsia="Times New Roman" w:hAnsi="Times New Roman" w:cs="Times New Roman"/>
              <w:sz w:val="24"/>
              <w:szCs w:val="24"/>
              <w:lang w:val="en-US"/>
              <w:rPrChange w:id="76" w:author="Ezekiel Ogundepo" w:date="2022-11-06T20:48:00Z">
                <w:rPr>
                  <w:rFonts w:ascii="Times New Roman" w:eastAsia="Times New Roman" w:hAnsi="Times New Roman" w:cs="Times New Roman"/>
                  <w:color w:val="FF0000"/>
                  <w:sz w:val="24"/>
                  <w:szCs w:val="24"/>
                  <w:lang w:val="en-US"/>
                </w:rPr>
              </w:rPrChange>
            </w:rPr>
            <w:delText>[8]</w:delText>
          </w:r>
        </w:del>
        <w:r w:rsidR="00BC1EBD" w:rsidRPr="008364B0">
          <w:rPr>
            <w:rFonts w:ascii="Times New Roman" w:eastAsia="Times New Roman" w:hAnsi="Times New Roman" w:cs="Times New Roman"/>
            <w:sz w:val="24"/>
            <w:szCs w:val="24"/>
            <w:lang w:val="en-US"/>
            <w:rPrChange w:id="77" w:author="Ezekiel Ogundepo" w:date="2022-11-06T20:48:00Z">
              <w:rPr>
                <w:rFonts w:ascii="Times New Roman" w:eastAsia="Times New Roman" w:hAnsi="Times New Roman" w:cs="Times New Roman"/>
                <w:color w:val="FF0000"/>
                <w:sz w:val="24"/>
                <w:szCs w:val="24"/>
                <w:lang w:val="en-US"/>
              </w:rPr>
            </w:rPrChange>
          </w:rPr>
          <w:t xml:space="preserve"> and </w:t>
        </w:r>
      </w:ins>
      <w:r w:rsidR="00620C25" w:rsidRPr="008364B0">
        <w:rPr>
          <w:rFonts w:ascii="Times New Roman" w:eastAsia="Times New Roman" w:hAnsi="Times New Roman" w:cs="Times New Roman"/>
          <w:sz w:val="24"/>
          <w:szCs w:val="24"/>
          <w:lang w:val="en-US"/>
          <w:rPrChange w:id="78" w:author="Ezekiel Ogundepo" w:date="2022-11-06T20:48:00Z">
            <w:rPr>
              <w:rFonts w:ascii="Times New Roman" w:eastAsia="Times New Roman" w:hAnsi="Times New Roman" w:cs="Times New Roman"/>
              <w:color w:val="FF0000"/>
              <w:sz w:val="24"/>
              <w:szCs w:val="24"/>
              <w:lang w:val="en-US"/>
            </w:rPr>
          </w:rPrChange>
        </w:rPr>
        <w:fldChar w:fldCharType="begin"/>
      </w:r>
      <w:r w:rsidR="003E69F4" w:rsidRPr="008364B0">
        <w:rPr>
          <w:rFonts w:ascii="Times New Roman" w:eastAsia="Times New Roman" w:hAnsi="Times New Roman" w:cs="Times New Roman"/>
          <w:sz w:val="24"/>
          <w:szCs w:val="24"/>
          <w:lang w:val="en-US"/>
          <w:rPrChange w:id="79" w:author="Ezekiel Ogundepo" w:date="2022-11-06T20:48:00Z">
            <w:rPr>
              <w:rFonts w:ascii="Times New Roman" w:eastAsia="Times New Roman" w:hAnsi="Times New Roman" w:cs="Times New Roman"/>
              <w:color w:val="FF0000"/>
              <w:sz w:val="24"/>
              <w:szCs w:val="24"/>
              <w:lang w:val="en-US"/>
            </w:rPr>
          </w:rPrChange>
        </w:rPr>
        <w:instrText xml:space="preserve"> ADDIN ZOTERO_ITEM CSL_CITATION {"citationID":"fwMlEnxg","properties":{"formattedCitation":"[2]","plainCitation":"[2]","noteIndex":0},"citationItems":[{"id":99,"uris":["http://zotero.org/users/local/2a3hGqw7/items/4BVY6DBV"],"itemData":{"id":99,"type":"paper-conference","abstract":"As huge amount of information is produced in medical associations (healing facilities, therapeutic focuses) yet this information is not properly utilized. The health care system is \"data rich\" however \"knowledge poor \". There is an absence of successful analysis methods to find connections and patterns in health care data. Data mining methods can help as remedy in this circumstance. For this reason, different data mining techniques can be utilized. The paper intends to give details about various techniques of knowledge abstraction by using data mining methods that are being used in today's research for prediction of heart disease. In this paper, data mining methods namely, Naive Bayes, Neural network, Decision tree algorithm are analyzed on medical data sets using algorithms.","container-title":"2015 International Conference on Futuristic Trends on Computational Analysis and Knowledge Management (ABLAZE)","DOI":"10.1109/ABLAZE.2015.7154917","event-title":"2015 International Conference on Futuristic Trends on Computational Analysis and Knowledge Management (ABLAZE)","page":"520-525","source":"IEEE Xplore","title":"Predictions in heart disease using techniques of data mining","author":[{"family":"Gandhi","given":"Monika"},{"family":"Singh","given":"Shailendra Narayan"}],"issued":{"date-parts":[["2015",2]]}}}],"schema":"https://github.com/citation-style-language/schema/raw/master/csl-citation.json"} </w:instrText>
      </w:r>
      <w:r w:rsidR="00620C25" w:rsidRPr="008364B0">
        <w:rPr>
          <w:rFonts w:ascii="Times New Roman" w:eastAsia="Times New Roman" w:hAnsi="Times New Roman" w:cs="Times New Roman"/>
          <w:sz w:val="24"/>
          <w:szCs w:val="24"/>
          <w:lang w:val="en-US"/>
          <w:rPrChange w:id="80" w:author="Ezekiel Ogundepo" w:date="2022-11-06T20:48:00Z">
            <w:rPr>
              <w:rFonts w:ascii="Times New Roman" w:eastAsia="Times New Roman" w:hAnsi="Times New Roman" w:cs="Times New Roman"/>
              <w:color w:val="FF0000"/>
              <w:sz w:val="24"/>
              <w:szCs w:val="24"/>
              <w:lang w:val="en-US"/>
            </w:rPr>
          </w:rPrChange>
        </w:rPr>
        <w:fldChar w:fldCharType="separate"/>
      </w:r>
      <w:r w:rsidR="003E69F4" w:rsidRPr="008364B0">
        <w:rPr>
          <w:rFonts w:ascii="Times New Roman" w:hAnsi="Times New Roman" w:cs="Times New Roman"/>
          <w:sz w:val="24"/>
        </w:rPr>
        <w:t>[2]</w:t>
      </w:r>
      <w:r w:rsidR="00620C25" w:rsidRPr="008364B0">
        <w:rPr>
          <w:rFonts w:ascii="Times New Roman" w:eastAsia="Times New Roman" w:hAnsi="Times New Roman" w:cs="Times New Roman"/>
          <w:sz w:val="24"/>
          <w:szCs w:val="24"/>
          <w:lang w:val="en-US"/>
          <w:rPrChange w:id="81" w:author="Ezekiel Ogundepo" w:date="2022-11-06T20:48:00Z">
            <w:rPr>
              <w:rFonts w:ascii="Times New Roman" w:eastAsia="Times New Roman" w:hAnsi="Times New Roman" w:cs="Times New Roman"/>
              <w:color w:val="FF0000"/>
              <w:sz w:val="24"/>
              <w:szCs w:val="24"/>
              <w:lang w:val="en-US"/>
            </w:rPr>
          </w:rPrChange>
        </w:rPr>
        <w:fldChar w:fldCharType="end"/>
      </w:r>
      <w:ins w:id="82" w:author="Ezekiel Ogundepo" w:date="2022-11-05T16:13:00Z">
        <w:del w:id="83" w:author="Ezekiel Ogundepo" w:date="2022-11-06T20:09:00Z">
          <w:r w:rsidR="00BC1EBD" w:rsidRPr="008364B0" w:rsidDel="00620C25">
            <w:rPr>
              <w:rFonts w:ascii="Times New Roman" w:eastAsia="Times New Roman" w:hAnsi="Times New Roman" w:cs="Times New Roman"/>
              <w:sz w:val="24"/>
              <w:szCs w:val="24"/>
              <w:lang w:val="en-US"/>
              <w:rPrChange w:id="84" w:author="Ezekiel Ogundepo" w:date="2022-11-06T20:48:00Z">
                <w:rPr>
                  <w:rFonts w:ascii="Times New Roman" w:eastAsia="Times New Roman" w:hAnsi="Times New Roman" w:cs="Times New Roman"/>
                  <w:color w:val="FF0000"/>
                  <w:sz w:val="24"/>
                  <w:szCs w:val="24"/>
                  <w:lang w:val="en-US"/>
                </w:rPr>
              </w:rPrChange>
            </w:rPr>
            <w:delText>[12]</w:delText>
          </w:r>
        </w:del>
        <w:r w:rsidR="00BC1EBD" w:rsidRPr="008364B0">
          <w:rPr>
            <w:rFonts w:ascii="Times New Roman" w:eastAsia="Times New Roman" w:hAnsi="Times New Roman" w:cs="Times New Roman"/>
            <w:sz w:val="24"/>
            <w:szCs w:val="24"/>
            <w:lang w:val="en-US"/>
            <w:rPrChange w:id="85" w:author="Ezekiel Ogundepo" w:date="2022-11-06T20:48:00Z">
              <w:rPr>
                <w:rFonts w:ascii="Times New Roman" w:eastAsia="Times New Roman" w:hAnsi="Times New Roman" w:cs="Times New Roman"/>
                <w:color w:val="FF0000"/>
                <w:sz w:val="24"/>
                <w:szCs w:val="24"/>
                <w:lang w:val="en-US"/>
              </w:rPr>
            </w:rPrChange>
          </w:rPr>
          <w:t>, the ML method using Neural Networks is introduced, and its findings are more accurate and reliable</w:t>
        </w:r>
      </w:ins>
      <w:ins w:id="86" w:author="Ezekiel Ogundepo" w:date="2022-11-05T16:35:00Z">
        <w:r w:rsidR="00F24CBE" w:rsidRPr="008364B0">
          <w:rPr>
            <w:rFonts w:ascii="Times New Roman" w:eastAsia="Times New Roman" w:hAnsi="Times New Roman" w:cs="Times New Roman"/>
            <w:sz w:val="24"/>
            <w:szCs w:val="24"/>
            <w:lang w:val="en-US"/>
            <w:rPrChange w:id="87" w:author="Ezekiel Ogundepo" w:date="2022-11-06T20:48:00Z">
              <w:rPr>
                <w:rFonts w:ascii="Times New Roman" w:eastAsia="Times New Roman" w:hAnsi="Times New Roman" w:cs="Times New Roman"/>
                <w:color w:val="FF0000"/>
                <w:sz w:val="24"/>
                <w:szCs w:val="24"/>
                <w:lang w:val="en-US"/>
              </w:rPr>
            </w:rPrChange>
          </w:rPr>
          <w:t>.</w:t>
        </w:r>
      </w:ins>
      <w:ins w:id="88" w:author="Ezekiel Ogundepo" w:date="2022-11-06T21:14:00Z">
        <w:r w:rsidR="00971E66">
          <w:rPr>
            <w:rFonts w:ascii="Times New Roman" w:eastAsia="Times New Roman" w:hAnsi="Times New Roman" w:cs="Times New Roman"/>
            <w:sz w:val="24"/>
            <w:szCs w:val="24"/>
            <w:lang w:val="en-US"/>
          </w:rPr>
          <w:t xml:space="preserve"> </w:t>
        </w:r>
        <w:r w:rsidR="00971E66" w:rsidRPr="000C27D3">
          <w:rPr>
            <w:rFonts w:ascii="Times New Roman" w:hAnsi="Times New Roman" w:cs="Times New Roman"/>
            <w:sz w:val="24"/>
            <w:szCs w:val="24"/>
            <w:rPrChange w:id="89" w:author="Ezekiel Ogundepo" w:date="2022-11-06T21:18:00Z">
              <w:rPr>
                <w:rFonts w:ascii="Times New Roman" w:eastAsia="Times New Roman" w:hAnsi="Times New Roman" w:cs="Times New Roman"/>
                <w:color w:val="FF0000"/>
                <w:sz w:val="24"/>
                <w:szCs w:val="24"/>
                <w:lang w:val="en-US"/>
              </w:rPr>
            </w:rPrChange>
          </w:rPr>
          <w:fldChar w:fldCharType="begin"/>
        </w:r>
        <w:r w:rsidR="00971E66" w:rsidRPr="000C27D3">
          <w:rPr>
            <w:rFonts w:ascii="Times New Roman" w:hAnsi="Times New Roman" w:cs="Times New Roman"/>
            <w:sz w:val="24"/>
            <w:szCs w:val="24"/>
            <w:rPrChange w:id="90" w:author="Ezekiel Ogundepo" w:date="2022-11-06T21:18:00Z">
              <w:rPr>
                <w:rFonts w:ascii="Times New Roman" w:eastAsia="Times New Roman" w:hAnsi="Times New Roman" w:cs="Times New Roman"/>
                <w:color w:val="FF0000"/>
                <w:sz w:val="24"/>
                <w:szCs w:val="24"/>
                <w:lang w:val="en-US"/>
              </w:rPr>
            </w:rPrChange>
          </w:rPr>
          <w:instrText xml:space="preserve"> ADDIN ZOTERO_ITEM CSL_CITATION {"citationID":"3nAXqJdp","properties":{"formattedCitation":"(Patel et al. 2013)","plainCitation":"(Patel et al. 2013)","dontUpdate":true,"noteIndex":0},"citationItems":[{"id":16,"uris":["http://zotero.org/users/local/2a3hGqw7/items/NXGZYILX"],"itemData":{"id":16,"type":"article-journal","container-title":"IOSR Journal of Agriculture and Veterinary Science (IOSR-JAVS)","issue":"2","page":"61–64","source":"Google Scholar","title":"Predict the diagnosis of heart disease patients using classification mining techniques","volume":"4","author":[{"family":"Patel","given":"Shamsher Bahadur"},{"family":"Yadav","given":"Pramod Kumar"},{"family":"Shukla","given":"D. P."}],"issued":{"date-parts":[["2013"]]}}}],"schema":"https://github.com/citation-style-language/schema/raw/master/csl-citation.json"} </w:instrText>
        </w:r>
        <w:r w:rsidR="00971E66" w:rsidRPr="000C27D3">
          <w:rPr>
            <w:rFonts w:ascii="Times New Roman" w:hAnsi="Times New Roman" w:cs="Times New Roman"/>
            <w:sz w:val="24"/>
            <w:szCs w:val="24"/>
            <w:rPrChange w:id="91" w:author="Ezekiel Ogundepo" w:date="2022-11-06T21:18:00Z">
              <w:rPr>
                <w:rFonts w:ascii="Times New Roman" w:eastAsia="Times New Roman" w:hAnsi="Times New Roman" w:cs="Times New Roman"/>
                <w:color w:val="FF0000"/>
                <w:sz w:val="24"/>
                <w:szCs w:val="24"/>
                <w:lang w:val="en-US"/>
              </w:rPr>
            </w:rPrChange>
          </w:rPr>
          <w:fldChar w:fldCharType="separate"/>
        </w:r>
        <w:r w:rsidR="00971E66" w:rsidRPr="000C27D3">
          <w:rPr>
            <w:rFonts w:ascii="Times New Roman" w:hAnsi="Times New Roman" w:cs="Times New Roman"/>
            <w:sz w:val="24"/>
            <w:szCs w:val="24"/>
            <w:rPrChange w:id="92" w:author="Ezekiel Ogundepo" w:date="2022-11-06T21:18:00Z">
              <w:rPr>
                <w:rFonts w:ascii="Times New Roman" w:hAnsi="Times New Roman" w:cs="Times New Roman"/>
                <w:color w:val="FF0000"/>
                <w:sz w:val="24"/>
              </w:rPr>
            </w:rPrChange>
          </w:rPr>
          <w:t>Patel et al. (2013)</w:t>
        </w:r>
        <w:r w:rsidR="00971E66" w:rsidRPr="000C27D3">
          <w:rPr>
            <w:rFonts w:ascii="Times New Roman" w:hAnsi="Times New Roman" w:cs="Times New Roman"/>
            <w:sz w:val="24"/>
            <w:szCs w:val="24"/>
            <w:rPrChange w:id="93" w:author="Ezekiel Ogundepo" w:date="2022-11-06T21:18:00Z">
              <w:rPr>
                <w:rFonts w:ascii="Times New Roman" w:eastAsia="Times New Roman" w:hAnsi="Times New Roman" w:cs="Times New Roman"/>
                <w:color w:val="FF0000"/>
                <w:sz w:val="24"/>
                <w:szCs w:val="24"/>
                <w:lang w:val="en-US"/>
              </w:rPr>
            </w:rPrChange>
          </w:rPr>
          <w:fldChar w:fldCharType="end"/>
        </w:r>
      </w:ins>
      <w:ins w:id="94" w:author="Ezekiel Ogundepo" w:date="2022-11-05T16:35:00Z">
        <w:del w:id="95" w:author="Ezekiel Ogundepo" w:date="2022-11-06T21:14:00Z">
          <w:r w:rsidR="00F24CBE" w:rsidRPr="008364B0" w:rsidDel="00971E66">
            <w:rPr>
              <w:rFonts w:ascii="Times New Roman" w:eastAsia="Times New Roman" w:hAnsi="Times New Roman" w:cs="Times New Roman"/>
              <w:sz w:val="24"/>
              <w:szCs w:val="24"/>
              <w:lang w:val="en-US"/>
              <w:rPrChange w:id="96" w:author="Ezekiel Ogundepo" w:date="2022-11-06T20:48:00Z">
                <w:rPr>
                  <w:rFonts w:ascii="Times New Roman" w:eastAsia="Times New Roman" w:hAnsi="Times New Roman" w:cs="Times New Roman"/>
                  <w:color w:val="FF0000"/>
                  <w:sz w:val="24"/>
                  <w:szCs w:val="24"/>
                  <w:lang w:val="en-US"/>
                </w:rPr>
              </w:rPrChange>
            </w:rPr>
            <w:delText xml:space="preserve"> </w:delText>
          </w:r>
        </w:del>
      </w:ins>
      <w:ins w:id="97" w:author="Ezekiel Ogundepo" w:date="2022-11-06T21:14:00Z">
        <w:r w:rsidR="00971E66">
          <w:rPr>
            <w:rFonts w:ascii="Times New Roman" w:eastAsia="Times New Roman" w:hAnsi="Times New Roman" w:cs="Times New Roman"/>
            <w:sz w:val="24"/>
            <w:szCs w:val="24"/>
            <w:lang w:val="en-US"/>
          </w:rPr>
          <w:t xml:space="preserve"> </w:t>
        </w:r>
      </w:ins>
      <w:r w:rsidR="00971E66">
        <w:rPr>
          <w:rFonts w:ascii="Times New Roman" w:eastAsia="Times New Roman" w:hAnsi="Times New Roman" w:cs="Times New Roman"/>
          <w:sz w:val="24"/>
          <w:szCs w:val="24"/>
          <w:lang w:val="en-US"/>
        </w:rPr>
        <w:fldChar w:fldCharType="begin"/>
      </w:r>
      <w:r w:rsidR="00971E66">
        <w:rPr>
          <w:rFonts w:ascii="Times New Roman" w:eastAsia="Times New Roman" w:hAnsi="Times New Roman" w:cs="Times New Roman"/>
          <w:sz w:val="24"/>
          <w:szCs w:val="24"/>
          <w:lang w:val="en-US"/>
        </w:rPr>
        <w:instrText xml:space="preserve"> ADDIN ZOTERO_ITEM CSL_CITATION {"citationID":"nDFDknJh","properties":{"formattedCitation":"[12]","plainCitation":"[12]","noteIndex":0},"citationItems":[{"id":16,"uris":["http://zotero.org/users/local/2a3hGqw7/items/NXGZYILX"],"itemData":{"id":16,"type":"article-journal","container-title":"IOSR Journal of Agriculture and Veterinary Science (IOSR-JAVS)","issue":"2","page":"61–64","source":"Google Scholar","title":"Predict the diagnosis of heart disease patients using classification mining techniques","volume":"4","author":[{"family":"Patel","given":"Shamsher Bahadur"},{"family":"Yadav","given":"Pramod Kumar"},{"family":"Shukla","given":"D. P."}],"issued":{"date-parts":[["2013"]]}}}],"schema":"https://github.com/citation-style-language/schema/raw/master/csl-citation.json"} </w:instrText>
      </w:r>
      <w:r w:rsidR="00971E66">
        <w:rPr>
          <w:rFonts w:ascii="Times New Roman" w:eastAsia="Times New Roman" w:hAnsi="Times New Roman" w:cs="Times New Roman"/>
          <w:sz w:val="24"/>
          <w:szCs w:val="24"/>
          <w:lang w:val="en-US"/>
        </w:rPr>
        <w:fldChar w:fldCharType="separate"/>
      </w:r>
      <w:r w:rsidR="00971E66" w:rsidRPr="00971E66">
        <w:rPr>
          <w:rFonts w:ascii="Times New Roman" w:hAnsi="Times New Roman" w:cs="Times New Roman"/>
          <w:sz w:val="24"/>
        </w:rPr>
        <w:t>[12]</w:t>
      </w:r>
      <w:r w:rsidR="00971E66">
        <w:rPr>
          <w:rFonts w:ascii="Times New Roman" w:eastAsia="Times New Roman" w:hAnsi="Times New Roman" w:cs="Times New Roman"/>
          <w:sz w:val="24"/>
          <w:szCs w:val="24"/>
          <w:lang w:val="en-US"/>
        </w:rPr>
        <w:fldChar w:fldCharType="end"/>
      </w:r>
      <w:ins w:id="98" w:author="Ezekiel Ogundepo" w:date="2022-11-06T21:14:00Z">
        <w:r w:rsidR="00971E66">
          <w:rPr>
            <w:rFonts w:ascii="Times New Roman" w:eastAsia="Times New Roman" w:hAnsi="Times New Roman" w:cs="Times New Roman"/>
            <w:sz w:val="24"/>
            <w:szCs w:val="24"/>
            <w:lang w:val="en-US"/>
          </w:rPr>
          <w:t xml:space="preserve"> </w:t>
        </w:r>
      </w:ins>
      <w:del w:id="99" w:author="Ezekiel Ogundepo" w:date="2022-11-06T21:14:00Z">
        <w:r w:rsidR="0067407A" w:rsidRPr="008364B0" w:rsidDel="00971E66">
          <w:rPr>
            <w:rFonts w:ascii="Times New Roman" w:eastAsia="Times New Roman" w:hAnsi="Times New Roman" w:cs="Times New Roman"/>
            <w:color w:val="FF0000"/>
            <w:sz w:val="24"/>
            <w:szCs w:val="24"/>
            <w:lang w:val="en-US"/>
            <w:rPrChange w:id="100" w:author="Ezekiel Ogundepo" w:date="2022-11-06T20:50:00Z">
              <w:rPr>
                <w:rFonts w:ascii="Times New Roman" w:eastAsia="Times New Roman" w:hAnsi="Times New Roman" w:cs="Times New Roman"/>
                <w:sz w:val="24"/>
                <w:szCs w:val="24"/>
                <w:lang w:val="en-US"/>
              </w:rPr>
            </w:rPrChange>
          </w:rPr>
          <w:fldChar w:fldCharType="begin"/>
        </w:r>
        <w:r w:rsidR="002C50D6" w:rsidRPr="008364B0" w:rsidDel="00971E66">
          <w:rPr>
            <w:rFonts w:ascii="Times New Roman" w:eastAsia="Times New Roman" w:hAnsi="Times New Roman" w:cs="Times New Roman"/>
            <w:color w:val="FF0000"/>
            <w:sz w:val="24"/>
            <w:szCs w:val="24"/>
            <w:lang w:val="en-US"/>
            <w:rPrChange w:id="101" w:author="Ezekiel Ogundepo" w:date="2022-11-06T20:50:00Z">
              <w:rPr>
                <w:rFonts w:ascii="Times New Roman" w:eastAsia="Times New Roman" w:hAnsi="Times New Roman" w:cs="Times New Roman"/>
                <w:sz w:val="24"/>
                <w:szCs w:val="24"/>
                <w:lang w:val="en-US"/>
              </w:rPr>
            </w:rPrChange>
          </w:rPr>
          <w:delInstrText xml:space="preserve"> ADDIN ZOTERO_ITEM CSL_CITATION {"citationID":"3nAXqJdp","properties":{"formattedCitation":"(Patel et al. 2013)","plainCitation":"(Patel et al. 2013)","dontUpdate":true,"noteIndex":0},"citationItems":[{"id":16,"uris":["http://zotero.org/users/local/2a3hGqw7/items/NXGZYILX"],"itemData":{"id":16,"type":"article-journal","container-title":"IOSR Journal of Agriculture and Veterinary Science (IOSR-JAVS)","issue":"2","page":"61–64","source":"Google Scholar","title":"Predict the diagnosis of heart disease patients using classification mining techniques","volume":"4","author":[{"family":"Patel","given":"Shamsher Bahadur"},{"family":"Yadav","given":"Pramod Kumar"},{"family":"Shukla","given":"D. P."}],"issued":{"date-parts":[["2013"]]}}}],"schema":"https://github.com/citation-style-language/schema/raw/master/csl-citation.json"} </w:delInstrText>
        </w:r>
        <w:r w:rsidR="0067407A" w:rsidRPr="008364B0" w:rsidDel="00971E66">
          <w:rPr>
            <w:rFonts w:ascii="Times New Roman" w:eastAsia="Times New Roman" w:hAnsi="Times New Roman" w:cs="Times New Roman"/>
            <w:color w:val="FF0000"/>
            <w:sz w:val="24"/>
            <w:szCs w:val="24"/>
            <w:lang w:val="en-US"/>
            <w:rPrChange w:id="102" w:author="Ezekiel Ogundepo" w:date="2022-11-06T20:50:00Z">
              <w:rPr>
                <w:rFonts w:ascii="Times New Roman" w:eastAsia="Times New Roman" w:hAnsi="Times New Roman" w:cs="Times New Roman"/>
                <w:sz w:val="24"/>
                <w:szCs w:val="24"/>
                <w:lang w:val="en-US"/>
              </w:rPr>
            </w:rPrChange>
          </w:rPr>
          <w:fldChar w:fldCharType="separate"/>
        </w:r>
        <w:r w:rsidR="0067407A" w:rsidRPr="008364B0" w:rsidDel="00971E66">
          <w:rPr>
            <w:rFonts w:ascii="Times New Roman" w:hAnsi="Times New Roman" w:cs="Times New Roman"/>
            <w:color w:val="FF0000"/>
            <w:sz w:val="24"/>
            <w:rPrChange w:id="103" w:author="Ezekiel Ogundepo" w:date="2022-11-06T20:50:00Z">
              <w:rPr>
                <w:rFonts w:ascii="Times New Roman" w:hAnsi="Times New Roman" w:cs="Times New Roman"/>
                <w:sz w:val="24"/>
              </w:rPr>
            </w:rPrChange>
          </w:rPr>
          <w:delText xml:space="preserve">Patel et al. </w:delText>
        </w:r>
        <w:r w:rsidR="00063DEC" w:rsidRPr="008364B0" w:rsidDel="00971E66">
          <w:rPr>
            <w:rFonts w:ascii="Times New Roman" w:hAnsi="Times New Roman" w:cs="Times New Roman"/>
            <w:color w:val="FF0000"/>
            <w:sz w:val="24"/>
            <w:rPrChange w:id="104" w:author="Ezekiel Ogundepo" w:date="2022-11-06T20:50:00Z">
              <w:rPr>
                <w:rFonts w:ascii="Times New Roman" w:hAnsi="Times New Roman" w:cs="Times New Roman"/>
                <w:sz w:val="24"/>
              </w:rPr>
            </w:rPrChange>
          </w:rPr>
          <w:delText>(</w:delText>
        </w:r>
        <w:r w:rsidR="0067407A" w:rsidRPr="008364B0" w:rsidDel="00971E66">
          <w:rPr>
            <w:rFonts w:ascii="Times New Roman" w:hAnsi="Times New Roman" w:cs="Times New Roman"/>
            <w:color w:val="FF0000"/>
            <w:sz w:val="24"/>
            <w:rPrChange w:id="105" w:author="Ezekiel Ogundepo" w:date="2022-11-06T20:50:00Z">
              <w:rPr>
                <w:rFonts w:ascii="Times New Roman" w:hAnsi="Times New Roman" w:cs="Times New Roman"/>
                <w:sz w:val="24"/>
              </w:rPr>
            </w:rPrChange>
          </w:rPr>
          <w:delText>2013)</w:delText>
        </w:r>
        <w:r w:rsidR="0067407A" w:rsidRPr="008364B0" w:rsidDel="00971E66">
          <w:rPr>
            <w:rFonts w:ascii="Times New Roman" w:eastAsia="Times New Roman" w:hAnsi="Times New Roman" w:cs="Times New Roman"/>
            <w:color w:val="FF0000"/>
            <w:sz w:val="24"/>
            <w:szCs w:val="24"/>
            <w:lang w:val="en-US"/>
            <w:rPrChange w:id="106" w:author="Ezekiel Ogundepo" w:date="2022-11-06T20:50:00Z">
              <w:rPr>
                <w:rFonts w:ascii="Times New Roman" w:eastAsia="Times New Roman" w:hAnsi="Times New Roman" w:cs="Times New Roman"/>
                <w:sz w:val="24"/>
                <w:szCs w:val="24"/>
                <w:lang w:val="en-US"/>
              </w:rPr>
            </w:rPrChange>
          </w:rPr>
          <w:fldChar w:fldCharType="end"/>
        </w:r>
        <w:r w:rsidR="00D86BB6" w:rsidRPr="008364B0" w:rsidDel="00971E66">
          <w:rPr>
            <w:rFonts w:ascii="Times New Roman" w:eastAsia="Times New Roman" w:hAnsi="Times New Roman" w:cs="Times New Roman"/>
            <w:color w:val="FF0000"/>
            <w:sz w:val="24"/>
            <w:szCs w:val="24"/>
            <w:lang w:val="en-US"/>
            <w:rPrChange w:id="107" w:author="Ezekiel Ogundepo" w:date="2022-11-06T20:50:00Z">
              <w:rPr>
                <w:rFonts w:ascii="Times New Roman" w:eastAsia="Times New Roman" w:hAnsi="Times New Roman" w:cs="Times New Roman"/>
                <w:sz w:val="24"/>
                <w:szCs w:val="24"/>
                <w:lang w:val="en-US"/>
              </w:rPr>
            </w:rPrChange>
          </w:rPr>
          <w:delText xml:space="preserve"> [6]</w:delText>
        </w:r>
      </w:del>
      <w:del w:id="108" w:author="Ezekiel Ogundepo" w:date="2022-11-06T21:15:00Z">
        <w:r w:rsidR="000157B1" w:rsidRPr="008364B0" w:rsidDel="00971E66">
          <w:rPr>
            <w:rFonts w:ascii="Times New Roman" w:eastAsia="Times New Roman" w:hAnsi="Times New Roman" w:cs="Times New Roman"/>
            <w:color w:val="FF0000"/>
            <w:sz w:val="24"/>
            <w:szCs w:val="24"/>
            <w:lang w:val="en-US"/>
            <w:rPrChange w:id="109" w:author="Ezekiel Ogundepo" w:date="2022-11-06T20:50:00Z">
              <w:rPr>
                <w:rFonts w:ascii="Times New Roman" w:eastAsia="Times New Roman" w:hAnsi="Times New Roman" w:cs="Times New Roman"/>
                <w:sz w:val="24"/>
                <w:szCs w:val="24"/>
                <w:lang w:val="en-US"/>
              </w:rPr>
            </w:rPrChange>
          </w:rPr>
          <w:delText xml:space="preserve"> </w:delText>
        </w:r>
      </w:del>
      <w:r w:rsidR="000157B1" w:rsidRPr="006F1E80">
        <w:rPr>
          <w:rFonts w:ascii="Times New Roman" w:eastAsia="Times New Roman" w:hAnsi="Times New Roman" w:cs="Times New Roman"/>
          <w:sz w:val="24"/>
          <w:szCs w:val="24"/>
          <w:lang w:val="en-US"/>
        </w:rPr>
        <w:t xml:space="preserve">used Naive Bayes, classification by clustering, and Decision Tree with </w:t>
      </w:r>
      <w:r w:rsidR="00C57673" w:rsidRPr="006F1E80">
        <w:rPr>
          <w:rFonts w:ascii="Times New Roman" w:eastAsia="Times New Roman" w:hAnsi="Times New Roman" w:cs="Times New Roman"/>
          <w:sz w:val="24"/>
          <w:szCs w:val="24"/>
          <w:lang w:val="en-US"/>
        </w:rPr>
        <w:t>fewer</w:t>
      </w:r>
      <w:r w:rsidR="000157B1" w:rsidRPr="006F1E80">
        <w:rPr>
          <w:rFonts w:ascii="Times New Roman" w:eastAsia="Times New Roman" w:hAnsi="Times New Roman" w:cs="Times New Roman"/>
          <w:sz w:val="24"/>
          <w:szCs w:val="24"/>
          <w:lang w:val="en-US"/>
        </w:rPr>
        <w:t xml:space="preserve"> features to predict heart </w:t>
      </w:r>
      <w:r w:rsidR="000157B1" w:rsidRPr="00471183">
        <w:rPr>
          <w:rFonts w:ascii="Times New Roman" w:eastAsia="Times New Roman" w:hAnsi="Times New Roman" w:cs="Times New Roman"/>
          <w:sz w:val="24"/>
          <w:szCs w:val="24"/>
          <w:lang w:val="en-US"/>
        </w:rPr>
        <w:t>disease risk.</w:t>
      </w:r>
      <w:r w:rsidR="00817EE2" w:rsidRPr="00471183">
        <w:rPr>
          <w:rFonts w:ascii="Times New Roman" w:eastAsia="Times New Roman" w:hAnsi="Times New Roman" w:cs="Times New Roman"/>
          <w:sz w:val="24"/>
          <w:szCs w:val="24"/>
          <w:lang w:val="en-US"/>
        </w:rPr>
        <w:t xml:space="preserve"> </w:t>
      </w:r>
      <w:r w:rsidR="00B55DB4" w:rsidRPr="00471183">
        <w:rPr>
          <w:rFonts w:ascii="Times New Roman" w:eastAsia="Times New Roman" w:hAnsi="Times New Roman" w:cs="Times New Roman"/>
          <w:sz w:val="24"/>
          <w:szCs w:val="24"/>
          <w:lang w:val="en-US"/>
        </w:rPr>
        <w:fldChar w:fldCharType="begin"/>
      </w:r>
      <w:r w:rsidR="002C50D6" w:rsidRPr="00471183">
        <w:rPr>
          <w:rFonts w:ascii="Times New Roman" w:eastAsia="Times New Roman" w:hAnsi="Times New Roman" w:cs="Times New Roman"/>
          <w:sz w:val="24"/>
          <w:szCs w:val="24"/>
          <w:lang w:val="en-US"/>
        </w:rPr>
        <w:instrText xml:space="preserve"> ADDIN ZOTERO_ITEM CSL_CITATION {"citationID":"2yfvN5FY","properties":{"formattedCitation":"(Yahya et al. 2014)","plainCitation":"(Yahya et al. 2014)","dontUpdate":true,"noteIndex":0},"citationItems":[{"id":18,"uris":["http://zotero.org/users/local/2a3hGqw7/items/C6RLIXMI"],"itemData":{"id":18,"type":"article-journal","container-title":"Turkiye Klinikleri Journal of Biostatistics","issue":"1","source":"Google Scholar","title":"Microarray-based Classification of Histopathologic Responses of Locally Advanced Rectal Carcinomas to Neoadjuvant Radiochemotherapy Treatment.","volume":"6","author":[{"family":"Yahya","given":"Waheed Babatunde"},{"family":"Rosenberg","given":"Robert"},{"family":"Ulm","given":"Kurt"}],"issued":{"date-parts":[["2014"]]}}}],"schema":"https://github.com/citation-style-language/schema/raw/master/csl-citation.json"} </w:instrText>
      </w:r>
      <w:r w:rsidR="00B55DB4" w:rsidRPr="00471183">
        <w:rPr>
          <w:rFonts w:ascii="Times New Roman" w:eastAsia="Times New Roman" w:hAnsi="Times New Roman" w:cs="Times New Roman"/>
          <w:sz w:val="24"/>
          <w:szCs w:val="24"/>
          <w:lang w:val="en-US"/>
        </w:rPr>
        <w:fldChar w:fldCharType="separate"/>
      </w:r>
      <w:r w:rsidR="00B55DB4" w:rsidRPr="00471183">
        <w:rPr>
          <w:rFonts w:ascii="Times New Roman" w:hAnsi="Times New Roman" w:cs="Times New Roman"/>
          <w:sz w:val="24"/>
        </w:rPr>
        <w:t>Yahya et al. (2014)</w:t>
      </w:r>
      <w:r w:rsidR="00B55DB4" w:rsidRPr="00471183">
        <w:rPr>
          <w:rFonts w:ascii="Times New Roman" w:eastAsia="Times New Roman" w:hAnsi="Times New Roman" w:cs="Times New Roman"/>
          <w:sz w:val="24"/>
          <w:szCs w:val="24"/>
          <w:lang w:val="en-US"/>
        </w:rPr>
        <w:fldChar w:fldCharType="end"/>
      </w:r>
      <w:r w:rsidR="000449E1" w:rsidRPr="00471183">
        <w:rPr>
          <w:rFonts w:ascii="Times New Roman" w:eastAsia="Times New Roman" w:hAnsi="Times New Roman" w:cs="Times New Roman"/>
          <w:sz w:val="24"/>
          <w:szCs w:val="24"/>
          <w:lang w:val="en-US"/>
        </w:rPr>
        <w:t xml:space="preserve"> </w:t>
      </w:r>
      <w:del w:id="110" w:author="Ezekiel Ogundepo" w:date="2022-11-06T21:18:00Z">
        <w:r w:rsidR="00742387" w:rsidRPr="00471183" w:rsidDel="000C27D3">
          <w:rPr>
            <w:rFonts w:ascii="Times New Roman" w:eastAsia="Times New Roman" w:hAnsi="Times New Roman" w:cs="Times New Roman"/>
            <w:sz w:val="24"/>
            <w:szCs w:val="24"/>
            <w:lang w:val="en-US"/>
          </w:rPr>
          <w:delText>[21]</w:delText>
        </w:r>
      </w:del>
      <w:r w:rsidR="000C27D3" w:rsidRPr="00471183">
        <w:rPr>
          <w:rFonts w:ascii="Times New Roman" w:eastAsia="Times New Roman" w:hAnsi="Times New Roman" w:cs="Times New Roman"/>
          <w:sz w:val="24"/>
          <w:szCs w:val="24"/>
          <w:lang w:val="en-US"/>
          <w:rPrChange w:id="111" w:author="Ezekiel Ogundepo" w:date="2022-11-06T21:41:00Z">
            <w:rPr>
              <w:rFonts w:ascii="Times New Roman" w:eastAsia="Times New Roman" w:hAnsi="Times New Roman" w:cs="Times New Roman"/>
              <w:color w:val="FF0000"/>
              <w:sz w:val="24"/>
              <w:szCs w:val="24"/>
              <w:lang w:val="en-US"/>
            </w:rPr>
          </w:rPrChange>
        </w:rPr>
        <w:fldChar w:fldCharType="begin"/>
      </w:r>
      <w:r w:rsidR="00183431" w:rsidRPr="00471183">
        <w:rPr>
          <w:rFonts w:ascii="Times New Roman" w:eastAsia="Times New Roman" w:hAnsi="Times New Roman" w:cs="Times New Roman"/>
          <w:sz w:val="24"/>
          <w:szCs w:val="24"/>
          <w:lang w:val="en-US"/>
          <w:rPrChange w:id="112" w:author="Ezekiel Ogundepo" w:date="2022-11-06T21:41:00Z">
            <w:rPr>
              <w:rFonts w:ascii="Times New Roman" w:eastAsia="Times New Roman" w:hAnsi="Times New Roman" w:cs="Times New Roman"/>
              <w:color w:val="FF0000"/>
              <w:sz w:val="24"/>
              <w:szCs w:val="24"/>
              <w:lang w:val="en-US"/>
            </w:rPr>
          </w:rPrChange>
        </w:rPr>
        <w:instrText xml:space="preserve"> ADDIN ZOTERO_ITEM CSL_CITATION {"citationID":"hKgkbMv7","properties":{"formattedCitation":"[13]","plainCitation":"[13]","noteIndex":0},"citationItems":[{"id":18,"uris":["http://zotero.org/users/local/2a3hGqw7/items/C6RLIXMI"],"itemData":{"id":18,"type":"article-journal","container-title":"Turkiye Klinikleri Journal of Biostatistics","issue":"1","source":"Google Scholar","title":"Microarray-based Classification of Histopathologic Responses of Locally Advanced Rectal Carcinomas to Neoadjuvant Radiochemotherapy Treatment.","volume":"6","author":[{"family":"Yahya","given":"Waheed Babatunde"},{"family":"Rosenberg","given":"Robert"},{"family":"Ulm","given":"Kurt"}],"issued":{"date-parts":[["2014"]]}}}],"schema":"https://github.com/citation-style-language/schema/raw/master/csl-citation.json"} </w:instrText>
      </w:r>
      <w:r w:rsidR="000C27D3" w:rsidRPr="00471183">
        <w:rPr>
          <w:rFonts w:ascii="Times New Roman" w:eastAsia="Times New Roman" w:hAnsi="Times New Roman" w:cs="Times New Roman"/>
          <w:sz w:val="24"/>
          <w:szCs w:val="24"/>
          <w:lang w:val="en-US"/>
          <w:rPrChange w:id="113" w:author="Ezekiel Ogundepo" w:date="2022-11-06T21:41:00Z">
            <w:rPr>
              <w:rFonts w:ascii="Times New Roman" w:eastAsia="Times New Roman" w:hAnsi="Times New Roman" w:cs="Times New Roman"/>
              <w:color w:val="FF0000"/>
              <w:sz w:val="24"/>
              <w:szCs w:val="24"/>
              <w:lang w:val="en-US"/>
            </w:rPr>
          </w:rPrChange>
        </w:rPr>
        <w:fldChar w:fldCharType="separate"/>
      </w:r>
      <w:r w:rsidR="00183431" w:rsidRPr="00471183">
        <w:rPr>
          <w:rFonts w:ascii="Times New Roman" w:hAnsi="Times New Roman" w:cs="Times New Roman"/>
          <w:sz w:val="24"/>
        </w:rPr>
        <w:t>[13]</w:t>
      </w:r>
      <w:r w:rsidR="000C27D3" w:rsidRPr="00471183">
        <w:rPr>
          <w:rFonts w:ascii="Times New Roman" w:eastAsia="Times New Roman" w:hAnsi="Times New Roman" w:cs="Times New Roman"/>
          <w:sz w:val="24"/>
          <w:szCs w:val="24"/>
          <w:lang w:val="en-US"/>
          <w:rPrChange w:id="114" w:author="Ezekiel Ogundepo" w:date="2022-11-06T21:41:00Z">
            <w:rPr>
              <w:rFonts w:ascii="Times New Roman" w:eastAsia="Times New Roman" w:hAnsi="Times New Roman" w:cs="Times New Roman"/>
              <w:color w:val="FF0000"/>
              <w:sz w:val="24"/>
              <w:szCs w:val="24"/>
              <w:lang w:val="en-US"/>
            </w:rPr>
          </w:rPrChange>
        </w:rPr>
        <w:fldChar w:fldCharType="end"/>
      </w:r>
      <w:r w:rsidR="00742387" w:rsidRPr="00471183">
        <w:rPr>
          <w:rFonts w:ascii="Times New Roman" w:eastAsia="Times New Roman" w:hAnsi="Times New Roman" w:cs="Times New Roman"/>
          <w:sz w:val="24"/>
          <w:szCs w:val="24"/>
          <w:lang w:val="en-US"/>
        </w:rPr>
        <w:t xml:space="preserve"> </w:t>
      </w:r>
      <w:r w:rsidR="000449E1" w:rsidRPr="00471183">
        <w:rPr>
          <w:rFonts w:ascii="Times New Roman" w:eastAsia="Times New Roman" w:hAnsi="Times New Roman" w:cs="Times New Roman"/>
          <w:sz w:val="24"/>
          <w:szCs w:val="24"/>
          <w:lang w:val="en-US"/>
        </w:rPr>
        <w:t xml:space="preserve">developed a sequential-based feature selection and classification method to efficiently select the core gene biomarkers to predict the histopathological responses of 43 patients with locally advanced rectal carcinomas. </w:t>
      </w:r>
      <w:r w:rsidR="00B22181" w:rsidRPr="00471183">
        <w:rPr>
          <w:rFonts w:ascii="Times New Roman" w:eastAsia="Times New Roman" w:hAnsi="Times New Roman" w:cs="Times New Roman"/>
          <w:sz w:val="24"/>
          <w:szCs w:val="24"/>
          <w:lang w:val="en-US"/>
        </w:rPr>
        <w:fldChar w:fldCharType="begin"/>
      </w:r>
      <w:r w:rsidR="005F5010">
        <w:rPr>
          <w:rFonts w:ascii="Times New Roman" w:eastAsia="Times New Roman" w:hAnsi="Times New Roman" w:cs="Times New Roman"/>
          <w:sz w:val="24"/>
          <w:szCs w:val="24"/>
          <w:lang w:val="en-US"/>
        </w:rPr>
        <w:instrText xml:space="preserve"> ADDIN ZOTERO_ITEM CSL_CITATION {"citationID":"5hnrI0Wl","properties":{"formattedCitation":"(Pouriyeh et al. 2017)","plainCitation":"(Pouriyeh et al. 2017)","dontUpdate":true,"noteIndex":0},"citationItems":[{"id":"O4vHeWLk/qog5yFnl","uris":["http://zotero.org/users/local/2a3hGqw7/items/NW9EM6JM"],"itemData":{"id":22,"type":"paper-conference","container-title":"2017 IEEE symposium on computers and communications (ISCC)","DOI":"10.1109/ISCC.2017.8024530","page":"204–207","publisher":"IEEE","source":"Google Scholar","title":"A comprehensive investigation and comparison of machine learning techniques in the domain of heart disease","author":[{"family":"Pouriyeh","given":"Seyedamin"},{"family":"Vahid","given":"Sara"},{"family":"Sannino","given":"Giovanna"},{"family":"De Pietro","given":"Giuseppe"},{"family":"Arabnia","given":"Hamid"},{"family":"Gutierrez","given":"Juan"}],"issued":{"date-parts":[["2017"]]}}}],"schema":"https://github.com/citation-style-language/schema/raw/master/csl-citation.json"} </w:instrText>
      </w:r>
      <w:r w:rsidR="00B22181" w:rsidRPr="00471183">
        <w:rPr>
          <w:rFonts w:ascii="Times New Roman" w:eastAsia="Times New Roman" w:hAnsi="Times New Roman" w:cs="Times New Roman"/>
          <w:sz w:val="24"/>
          <w:szCs w:val="24"/>
          <w:lang w:val="en-US"/>
        </w:rPr>
        <w:fldChar w:fldCharType="separate"/>
      </w:r>
      <w:proofErr w:type="spellStart"/>
      <w:r w:rsidR="00B22181" w:rsidRPr="00471183">
        <w:rPr>
          <w:rFonts w:ascii="Times New Roman" w:hAnsi="Times New Roman" w:cs="Times New Roman"/>
          <w:sz w:val="24"/>
        </w:rPr>
        <w:t>Pouriyeh</w:t>
      </w:r>
      <w:proofErr w:type="spellEnd"/>
      <w:r w:rsidR="00B22181" w:rsidRPr="00471183">
        <w:rPr>
          <w:rFonts w:ascii="Times New Roman" w:hAnsi="Times New Roman" w:cs="Times New Roman"/>
          <w:sz w:val="24"/>
        </w:rPr>
        <w:t xml:space="preserve"> et al. (2017)</w:t>
      </w:r>
      <w:r w:rsidR="00B22181" w:rsidRPr="00471183">
        <w:rPr>
          <w:rFonts w:ascii="Times New Roman" w:eastAsia="Times New Roman" w:hAnsi="Times New Roman" w:cs="Times New Roman"/>
          <w:sz w:val="24"/>
          <w:szCs w:val="24"/>
          <w:lang w:val="en-US"/>
        </w:rPr>
        <w:fldChar w:fldCharType="end"/>
      </w:r>
      <w:r w:rsidR="00544246" w:rsidRPr="00471183">
        <w:rPr>
          <w:rFonts w:ascii="Times New Roman" w:eastAsia="Times New Roman" w:hAnsi="Times New Roman" w:cs="Times New Roman"/>
          <w:sz w:val="24"/>
          <w:szCs w:val="24"/>
          <w:lang w:val="en-US"/>
        </w:rPr>
        <w:t xml:space="preserve"> </w:t>
      </w:r>
      <w:r w:rsidR="00183431" w:rsidRPr="00471183">
        <w:rPr>
          <w:rFonts w:ascii="Times New Roman" w:eastAsia="Times New Roman" w:hAnsi="Times New Roman" w:cs="Times New Roman"/>
          <w:sz w:val="24"/>
          <w:szCs w:val="24"/>
          <w:lang w:val="en-US"/>
          <w:rPrChange w:id="115" w:author="Ezekiel Ogundepo" w:date="2022-11-06T21:41:00Z">
            <w:rPr>
              <w:rFonts w:ascii="Times New Roman" w:eastAsia="Times New Roman" w:hAnsi="Times New Roman" w:cs="Times New Roman"/>
              <w:color w:val="FF0000"/>
              <w:sz w:val="24"/>
              <w:szCs w:val="24"/>
              <w:lang w:val="en-US"/>
            </w:rPr>
          </w:rPrChange>
        </w:rPr>
        <w:fldChar w:fldCharType="begin"/>
      </w:r>
      <w:r w:rsidR="005F5010">
        <w:rPr>
          <w:rFonts w:ascii="Times New Roman" w:eastAsia="Times New Roman" w:hAnsi="Times New Roman" w:cs="Times New Roman"/>
          <w:sz w:val="24"/>
          <w:szCs w:val="24"/>
          <w:lang w:val="en-US"/>
        </w:rPr>
        <w:instrText xml:space="preserve"> ADDIN ZOTERO_ITEM CSL_CITATION {"citationID":"rfIUFWpx","properties":{"formattedCitation":"[14]","plainCitation":"[14]","noteIndex":0},"citationItems":[{"id":"O4vHeWLk/qog5yFnl","uris":["http://zotero.org/users/local/2a3hGqw7/items/NW9EM6JM"],"itemData":{"id":"pIXUP6Fv/fnXN6mEd","type":"paper-conference","container-title":"2017 IEEE symposium on computers and communications (ISCC)","DOI":"10.1109/ISCC.2017.8024530","page":"204–207","publisher":"IEEE","source":"Google Scholar","title":"A comprehensive investigation and comparison of machine learning techniques in the domain of heart disease","author":[{"family":"Pouriyeh","given":"Seyedamin"},{"family":"Vahid","given":"Sara"},{"family":"Sannino","given":"Giovanna"},{"family":"De Pietro","given":"Giuseppe"},{"family":"Arabnia","given":"Hamid"},{"family":"Gutierrez","given":"Juan"}],"issued":{"date-parts":[["2017"]]}}}],"schema":"https://github.com/citation-style-language/schema/raw/master/csl-citation.json"} </w:instrText>
      </w:r>
      <w:r w:rsidR="00183431" w:rsidRPr="00471183">
        <w:rPr>
          <w:rFonts w:ascii="Times New Roman" w:eastAsia="Times New Roman" w:hAnsi="Times New Roman" w:cs="Times New Roman"/>
          <w:sz w:val="24"/>
          <w:szCs w:val="24"/>
          <w:lang w:val="en-US"/>
          <w:rPrChange w:id="116" w:author="Ezekiel Ogundepo" w:date="2022-11-06T21:41:00Z">
            <w:rPr>
              <w:rFonts w:ascii="Times New Roman" w:eastAsia="Times New Roman" w:hAnsi="Times New Roman" w:cs="Times New Roman"/>
              <w:color w:val="FF0000"/>
              <w:sz w:val="24"/>
              <w:szCs w:val="24"/>
              <w:lang w:val="en-US"/>
            </w:rPr>
          </w:rPrChange>
        </w:rPr>
        <w:fldChar w:fldCharType="separate"/>
      </w:r>
      <w:r w:rsidR="00183431" w:rsidRPr="00471183">
        <w:rPr>
          <w:rFonts w:ascii="Times New Roman" w:hAnsi="Times New Roman" w:cs="Times New Roman"/>
          <w:sz w:val="24"/>
        </w:rPr>
        <w:t>[14]</w:t>
      </w:r>
      <w:r w:rsidR="00183431" w:rsidRPr="00471183">
        <w:rPr>
          <w:rFonts w:ascii="Times New Roman" w:eastAsia="Times New Roman" w:hAnsi="Times New Roman" w:cs="Times New Roman"/>
          <w:sz w:val="24"/>
          <w:szCs w:val="24"/>
          <w:lang w:val="en-US"/>
          <w:rPrChange w:id="117" w:author="Ezekiel Ogundepo" w:date="2022-11-06T21:41:00Z">
            <w:rPr>
              <w:rFonts w:ascii="Times New Roman" w:eastAsia="Times New Roman" w:hAnsi="Times New Roman" w:cs="Times New Roman"/>
              <w:color w:val="FF0000"/>
              <w:sz w:val="24"/>
              <w:szCs w:val="24"/>
              <w:lang w:val="en-US"/>
            </w:rPr>
          </w:rPrChange>
        </w:rPr>
        <w:fldChar w:fldCharType="end"/>
      </w:r>
      <w:del w:id="118" w:author="Ezekiel Ogundepo" w:date="2022-11-06T21:19:00Z">
        <w:r w:rsidR="00544246" w:rsidRPr="00471183" w:rsidDel="00183431">
          <w:rPr>
            <w:rFonts w:ascii="Times New Roman" w:eastAsia="Times New Roman" w:hAnsi="Times New Roman" w:cs="Times New Roman"/>
            <w:sz w:val="24"/>
            <w:szCs w:val="24"/>
            <w:lang w:val="en-US"/>
          </w:rPr>
          <w:delText>[8]</w:delText>
        </w:r>
      </w:del>
      <w:r w:rsidR="000449E1" w:rsidRPr="00471183">
        <w:rPr>
          <w:rFonts w:ascii="Times New Roman" w:eastAsia="Times New Roman" w:hAnsi="Times New Roman" w:cs="Times New Roman"/>
          <w:sz w:val="24"/>
          <w:szCs w:val="24"/>
          <w:lang w:val="en-US"/>
        </w:rPr>
        <w:t xml:space="preserve"> investigated and compared </w:t>
      </w:r>
      <w:r w:rsidR="000449E1" w:rsidRPr="006F1E80">
        <w:rPr>
          <w:rFonts w:ascii="Times New Roman" w:eastAsia="Times New Roman" w:hAnsi="Times New Roman" w:cs="Times New Roman"/>
          <w:sz w:val="24"/>
          <w:szCs w:val="24"/>
          <w:lang w:val="en-US"/>
        </w:rPr>
        <w:t xml:space="preserve">the accuracy of seven classifiers for </w:t>
      </w:r>
      <w:r w:rsidR="000449E1" w:rsidRPr="006F1E80">
        <w:rPr>
          <w:rFonts w:ascii="Times New Roman" w:eastAsia="Times New Roman" w:hAnsi="Times New Roman" w:cs="Times New Roman"/>
          <w:sz w:val="24"/>
          <w:szCs w:val="24"/>
          <w:lang w:val="en-US"/>
        </w:rPr>
        <w:lastRenderedPageBreak/>
        <w:t>predicting heart disease in the Cleveland data. The experiments</w:t>
      </w:r>
      <w:r w:rsidR="00373200" w:rsidRPr="006F1E80">
        <w:rPr>
          <w:rFonts w:ascii="Times New Roman" w:eastAsia="Times New Roman" w:hAnsi="Times New Roman" w:cs="Times New Roman"/>
          <w:sz w:val="24"/>
          <w:szCs w:val="24"/>
          <w:lang w:val="en-US"/>
        </w:rPr>
        <w:t>’</w:t>
      </w:r>
      <w:r w:rsidR="000449E1" w:rsidRPr="006F1E80">
        <w:rPr>
          <w:rFonts w:ascii="Times New Roman" w:eastAsia="Times New Roman" w:hAnsi="Times New Roman" w:cs="Times New Roman"/>
          <w:sz w:val="24"/>
          <w:szCs w:val="24"/>
          <w:lang w:val="en-US"/>
        </w:rPr>
        <w:t xml:space="preserve"> results indicate that the SVM method using the boosting technique outperformed other methods. </w:t>
      </w:r>
      <w:r w:rsidR="002024CE" w:rsidRPr="006F1E80">
        <w:rPr>
          <w:rFonts w:ascii="Times New Roman" w:eastAsia="Times New Roman" w:hAnsi="Times New Roman" w:cs="Times New Roman"/>
          <w:sz w:val="24"/>
          <w:szCs w:val="24"/>
          <w:lang w:val="en-US"/>
        </w:rPr>
        <w:fldChar w:fldCharType="begin"/>
      </w:r>
      <w:r w:rsidR="002C50D6" w:rsidRPr="006F1E80">
        <w:rPr>
          <w:rFonts w:ascii="Times New Roman" w:eastAsia="Times New Roman" w:hAnsi="Times New Roman" w:cs="Times New Roman"/>
          <w:sz w:val="24"/>
          <w:szCs w:val="24"/>
          <w:lang w:val="en-US"/>
        </w:rPr>
        <w:instrText xml:space="preserve"> ADDIN ZOTERO_ITEM CSL_CITATION {"citationID":"pIDKmhap","properties":{"formattedCitation":"(Latha and Jeeva 2019)","plainCitation":"(Latha and Jeeva 2019)","dontUpdate":true,"noteIndex":0},"citationItems":[{"id":24,"uris":["http://zotero.org/users/local/2a3hGqw7/items/8RTW3SAP"],"itemData":{"id":24,"type":"article-journal","container-title":"Informatics in Medicine Unlocked","DOI":"10.1016/j.imu.2019.100203","note":"publisher: Elsevier","page":"100203","source":"Google Scholar","title":"Improving the accuracy of prediction of heart disease risk based on ensemble classification techniques","volume":"16","author":[{"family":"Latha","given":"C. Beulah Christalin"},{"family":"Jeeva","given":"S. Carolin"}],"issued":{"date-parts":[["2019"]]}}}],"schema":"https://github.com/citation-style-language/schema/raw/master/csl-citation.json"} </w:instrText>
      </w:r>
      <w:r w:rsidR="002024CE" w:rsidRPr="006F1E80">
        <w:rPr>
          <w:rFonts w:ascii="Times New Roman" w:eastAsia="Times New Roman" w:hAnsi="Times New Roman" w:cs="Times New Roman"/>
          <w:sz w:val="24"/>
          <w:szCs w:val="24"/>
          <w:lang w:val="en-US"/>
        </w:rPr>
        <w:fldChar w:fldCharType="separate"/>
      </w:r>
      <w:r w:rsidR="002024CE" w:rsidRPr="006F1E80">
        <w:rPr>
          <w:rFonts w:ascii="Times New Roman" w:hAnsi="Times New Roman" w:cs="Times New Roman"/>
          <w:sz w:val="24"/>
        </w:rPr>
        <w:t>Latha and Jeeva (2019)</w:t>
      </w:r>
      <w:r w:rsidR="002024CE" w:rsidRPr="006F1E80">
        <w:rPr>
          <w:rFonts w:ascii="Times New Roman" w:eastAsia="Times New Roman" w:hAnsi="Times New Roman" w:cs="Times New Roman"/>
          <w:sz w:val="24"/>
          <w:szCs w:val="24"/>
          <w:lang w:val="en-US"/>
        </w:rPr>
        <w:fldChar w:fldCharType="end"/>
      </w:r>
      <w:ins w:id="119" w:author="Ezekiel Ogundepo" w:date="2022-11-06T21:39:00Z">
        <w:r w:rsidR="00994A27">
          <w:rPr>
            <w:rFonts w:ascii="Times New Roman" w:eastAsia="Times New Roman" w:hAnsi="Times New Roman" w:cs="Times New Roman"/>
            <w:sz w:val="24"/>
            <w:szCs w:val="24"/>
            <w:lang w:val="en-US"/>
          </w:rPr>
          <w:t xml:space="preserve"> </w:t>
        </w:r>
      </w:ins>
      <w:r w:rsidR="00994A27">
        <w:rPr>
          <w:rFonts w:ascii="Times New Roman" w:eastAsia="Times New Roman" w:hAnsi="Times New Roman" w:cs="Times New Roman"/>
          <w:sz w:val="24"/>
          <w:szCs w:val="24"/>
          <w:lang w:val="en-US"/>
        </w:rPr>
        <w:fldChar w:fldCharType="begin"/>
      </w:r>
      <w:r w:rsidR="00994A27">
        <w:rPr>
          <w:rFonts w:ascii="Times New Roman" w:eastAsia="Times New Roman" w:hAnsi="Times New Roman" w:cs="Times New Roman"/>
          <w:sz w:val="24"/>
          <w:szCs w:val="24"/>
          <w:lang w:val="en-US"/>
        </w:rPr>
        <w:instrText xml:space="preserve"> ADDIN ZOTERO_ITEM CSL_CITATION {"citationID":"0KeO6VeX","properties":{"formattedCitation":"[15]","plainCitation":"[15]","noteIndex":0},"citationItems":[{"id":24,"uris":["http://zotero.org/users/local/2a3hGqw7/items/8RTW3SAP"],"itemData":{"id":24,"type":"article-journal","container-title":"Informatics in Medicine Unlocked","DOI":"10.1016/j.imu.2019.100203","note":"publisher: Elsevier","page":"100203","source":"Google Scholar","title":"Improving the accuracy of prediction of heart disease risk based on ensemble classification techniques","volume":"16","author":[{"family":"Latha","given":"C. Beulah Christalin"},{"family":"Jeeva","given":"S. Carolin"}],"issued":{"date-parts":[["2019"]]}}}],"schema":"https://github.com/citation-style-language/schema/raw/master/csl-citation.json"} </w:instrText>
      </w:r>
      <w:r w:rsidR="00994A27">
        <w:rPr>
          <w:rFonts w:ascii="Times New Roman" w:eastAsia="Times New Roman" w:hAnsi="Times New Roman" w:cs="Times New Roman"/>
          <w:sz w:val="24"/>
          <w:szCs w:val="24"/>
          <w:lang w:val="en-US"/>
        </w:rPr>
        <w:fldChar w:fldCharType="separate"/>
      </w:r>
      <w:r w:rsidR="00994A27" w:rsidRPr="00994A27">
        <w:rPr>
          <w:rFonts w:ascii="Times New Roman" w:hAnsi="Times New Roman" w:cs="Times New Roman"/>
          <w:sz w:val="24"/>
        </w:rPr>
        <w:t>[15]</w:t>
      </w:r>
      <w:r w:rsidR="00994A27">
        <w:rPr>
          <w:rFonts w:ascii="Times New Roman" w:eastAsia="Times New Roman" w:hAnsi="Times New Roman" w:cs="Times New Roman"/>
          <w:sz w:val="24"/>
          <w:szCs w:val="24"/>
          <w:lang w:val="en-US"/>
        </w:rPr>
        <w:fldChar w:fldCharType="end"/>
      </w:r>
      <w:del w:id="120" w:author="Ezekiel Ogundepo" w:date="2022-11-06T21:40:00Z">
        <w:r w:rsidR="000449E1" w:rsidRPr="006F1E80" w:rsidDel="00994A27">
          <w:rPr>
            <w:rFonts w:ascii="Times New Roman" w:eastAsia="Times New Roman" w:hAnsi="Times New Roman" w:cs="Times New Roman"/>
            <w:sz w:val="24"/>
            <w:szCs w:val="24"/>
            <w:lang w:val="en-US"/>
          </w:rPr>
          <w:delText xml:space="preserve"> </w:delText>
        </w:r>
      </w:del>
      <w:del w:id="121" w:author="Ezekiel Ogundepo" w:date="2022-11-06T21:39:00Z">
        <w:r w:rsidR="0072729E" w:rsidRPr="006F1E80" w:rsidDel="00994A27">
          <w:rPr>
            <w:rFonts w:ascii="Times New Roman" w:eastAsia="Times New Roman" w:hAnsi="Times New Roman" w:cs="Times New Roman"/>
            <w:sz w:val="24"/>
            <w:szCs w:val="24"/>
            <w:lang w:val="en-US"/>
          </w:rPr>
          <w:delText>[9]</w:delText>
        </w:r>
      </w:del>
      <w:del w:id="122" w:author="Ezekiel Ogundepo" w:date="2022-11-06T21:40:00Z">
        <w:r w:rsidR="00994A27" w:rsidRPr="00994A27" w:rsidDel="00994A27">
          <w:rPr>
            <w:rFonts w:ascii="Times New Roman" w:eastAsia="Times New Roman" w:hAnsi="Times New Roman" w:cs="Times New Roman"/>
            <w:sz w:val="24"/>
            <w:szCs w:val="24"/>
            <w:lang w:val="en-US"/>
          </w:rPr>
          <w:delText>[15]</w:delText>
        </w:r>
      </w:del>
      <w:r w:rsidR="0072729E" w:rsidRPr="006F1E80">
        <w:rPr>
          <w:rFonts w:ascii="Times New Roman" w:eastAsia="Times New Roman" w:hAnsi="Times New Roman" w:cs="Times New Roman"/>
          <w:sz w:val="24"/>
          <w:szCs w:val="24"/>
          <w:lang w:val="en-US"/>
        </w:rPr>
        <w:t xml:space="preserve"> </w:t>
      </w:r>
      <w:r w:rsidR="000449E1" w:rsidRPr="006F1E80">
        <w:rPr>
          <w:rFonts w:ascii="Times New Roman" w:eastAsia="Times New Roman" w:hAnsi="Times New Roman" w:cs="Times New Roman"/>
          <w:sz w:val="24"/>
          <w:szCs w:val="24"/>
          <w:lang w:val="en-US"/>
        </w:rPr>
        <w:t>used an ensemble technique to predict the risk of heart disease, and the result showed ensemble methods could increase accuracy by 7%.</w:t>
      </w:r>
    </w:p>
    <w:p w14:paraId="55FA86FD" w14:textId="27A3C609" w:rsidR="00A93195" w:rsidRPr="006F1E80" w:rsidRDefault="00A93195" w:rsidP="00B66DCE">
      <w:pPr>
        <w:spacing w:line="360" w:lineRule="auto"/>
        <w:jc w:val="both"/>
        <w:rPr>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 xml:space="preserve">This work aims to evaluate the performances of ten classifiers such as Logistic regression, Random Forest, Decision Tree, Naive Bayes, k-Nearest </w:t>
      </w:r>
      <w:r w:rsidR="00C2072B" w:rsidRPr="006F1E80">
        <w:rPr>
          <w:rFonts w:ascii="Times New Roman" w:eastAsia="Times New Roman" w:hAnsi="Times New Roman" w:cs="Times New Roman"/>
          <w:sz w:val="24"/>
          <w:szCs w:val="24"/>
          <w:lang w:val="en-US"/>
        </w:rPr>
        <w:t>Neighbor</w:t>
      </w:r>
      <w:r w:rsidRPr="006F1E80">
        <w:rPr>
          <w:rFonts w:ascii="Times New Roman" w:eastAsia="Times New Roman" w:hAnsi="Times New Roman" w:cs="Times New Roman"/>
          <w:sz w:val="24"/>
          <w:szCs w:val="24"/>
          <w:lang w:val="en-US"/>
        </w:rPr>
        <w:t xml:space="preserve">, Extreme Gradient Tree, Conditional Random Forests, Linear Discriminant Analysis, Artificial Neural Network and Support Vector Machine in predicting heart disease. The results </w:t>
      </w:r>
      <w:r w:rsidR="0069139A" w:rsidRPr="006F1E80">
        <w:rPr>
          <w:rFonts w:ascii="Times New Roman" w:eastAsia="Times New Roman" w:hAnsi="Times New Roman" w:cs="Times New Roman"/>
          <w:sz w:val="24"/>
          <w:szCs w:val="24"/>
          <w:lang w:val="en-US"/>
        </w:rPr>
        <w:t>from</w:t>
      </w:r>
      <w:r w:rsidRPr="006F1E80">
        <w:rPr>
          <w:rFonts w:ascii="Times New Roman" w:eastAsia="Times New Roman" w:hAnsi="Times New Roman" w:cs="Times New Roman"/>
          <w:sz w:val="24"/>
          <w:szCs w:val="24"/>
          <w:lang w:val="en-US"/>
        </w:rPr>
        <w:t xml:space="preserve"> this work would serve as a </w:t>
      </w:r>
      <w:r w:rsidR="00C57673" w:rsidRPr="006F1E80">
        <w:rPr>
          <w:rFonts w:ascii="Times New Roman" w:eastAsia="Times New Roman" w:hAnsi="Times New Roman" w:cs="Times New Roman"/>
          <w:sz w:val="24"/>
          <w:szCs w:val="24"/>
          <w:lang w:val="en-US"/>
        </w:rPr>
        <w:t>help</w:t>
      </w:r>
      <w:r w:rsidRPr="006F1E80">
        <w:rPr>
          <w:rFonts w:ascii="Times New Roman" w:eastAsia="Times New Roman" w:hAnsi="Times New Roman" w:cs="Times New Roman"/>
          <w:sz w:val="24"/>
          <w:szCs w:val="24"/>
          <w:lang w:val="en-US"/>
        </w:rPr>
        <w:t>ful guide in a future study in choosing the appropriate machine learning technique(s) to analy</w:t>
      </w:r>
      <w:r w:rsidR="006B0031" w:rsidRPr="006F1E80">
        <w:rPr>
          <w:rFonts w:ascii="Times New Roman" w:eastAsia="Times New Roman" w:hAnsi="Times New Roman" w:cs="Times New Roman"/>
          <w:sz w:val="24"/>
          <w:szCs w:val="24"/>
          <w:lang w:val="en-US"/>
        </w:rPr>
        <w:t>z</w:t>
      </w:r>
      <w:r w:rsidRPr="006F1E80">
        <w:rPr>
          <w:rFonts w:ascii="Times New Roman" w:eastAsia="Times New Roman" w:hAnsi="Times New Roman" w:cs="Times New Roman"/>
          <w:sz w:val="24"/>
          <w:szCs w:val="24"/>
          <w:lang w:val="en-US"/>
        </w:rPr>
        <w:t>e the kind of data presented in this work as there is no free lunch of statistical machine learning models</w:t>
      </w:r>
      <w:r w:rsidR="00752883" w:rsidRPr="006F1E80">
        <w:rPr>
          <w:rFonts w:ascii="Times New Roman" w:eastAsia="Times New Roman" w:hAnsi="Times New Roman" w:cs="Times New Roman"/>
          <w:sz w:val="24"/>
          <w:szCs w:val="24"/>
          <w:lang w:val="en-US"/>
        </w:rPr>
        <w:t xml:space="preserve"> </w:t>
      </w:r>
      <w:r w:rsidR="00471183">
        <w:rPr>
          <w:rFonts w:ascii="Times New Roman" w:eastAsia="Times New Roman" w:hAnsi="Times New Roman" w:cs="Times New Roman"/>
          <w:sz w:val="24"/>
          <w:szCs w:val="24"/>
          <w:lang w:val="en-US"/>
        </w:rPr>
        <w:fldChar w:fldCharType="begin"/>
      </w:r>
      <w:r w:rsidR="00132D4D">
        <w:rPr>
          <w:rFonts w:ascii="Times New Roman" w:eastAsia="Times New Roman" w:hAnsi="Times New Roman" w:cs="Times New Roman"/>
          <w:sz w:val="24"/>
          <w:szCs w:val="24"/>
          <w:lang w:val="en-US"/>
        </w:rPr>
        <w:instrText xml:space="preserve"> ADDIN ZOTERO_ITEM CSL_CITATION {"citationID":"5bnsx5bE","properties":{"formattedCitation":"[16]","plainCitation":"[16]","noteIndex":0},"citationItems":[{"id":26,"uris":["http://zotero.org/users/local/2a3hGqw7/items/BQBKTL6G"],"itemData":{"id":26,"type":"article-journal","container-title":"Math. Appl","DOI":"10.13164/ma.2019.11","page":"173–188","source":"Google Scholar","title":"AN EMPIRICAL DEMONSTRATION OF THE NO FREE LUNCH THEOREM","volume":"8","author":[{"family":"OGUNDEPO","given":"EZEKIEL ADEBAYO"},{"family":"FOKOUÉ","given":"ERNEST"}],"issued":{"date-parts":[["2019"]]}}}],"schema":"https://github.com/citation-style-language/schema/raw/master/csl-citation.json"} </w:instrText>
      </w:r>
      <w:r w:rsidR="00471183">
        <w:rPr>
          <w:rFonts w:ascii="Times New Roman" w:eastAsia="Times New Roman" w:hAnsi="Times New Roman" w:cs="Times New Roman"/>
          <w:sz w:val="24"/>
          <w:szCs w:val="24"/>
          <w:lang w:val="en-US"/>
        </w:rPr>
        <w:fldChar w:fldCharType="separate"/>
      </w:r>
      <w:r w:rsidR="00132D4D" w:rsidRPr="00132D4D">
        <w:rPr>
          <w:rFonts w:ascii="Times New Roman" w:hAnsi="Times New Roman" w:cs="Times New Roman"/>
          <w:sz w:val="24"/>
        </w:rPr>
        <w:t>[16]</w:t>
      </w:r>
      <w:r w:rsidR="00471183">
        <w:rPr>
          <w:rFonts w:ascii="Times New Roman" w:eastAsia="Times New Roman" w:hAnsi="Times New Roman" w:cs="Times New Roman"/>
          <w:sz w:val="24"/>
          <w:szCs w:val="24"/>
          <w:lang w:val="en-US"/>
        </w:rPr>
        <w:fldChar w:fldCharType="end"/>
      </w:r>
      <w:del w:id="123" w:author="Ezekiel Ogundepo" w:date="2022-11-06T21:41:00Z">
        <w:r w:rsidR="00752883" w:rsidRPr="008364B0" w:rsidDel="00471183">
          <w:rPr>
            <w:rFonts w:ascii="Times New Roman" w:eastAsia="Times New Roman" w:hAnsi="Times New Roman" w:cs="Times New Roman"/>
            <w:color w:val="FF0000"/>
            <w:sz w:val="24"/>
            <w:szCs w:val="24"/>
            <w:lang w:val="en-US"/>
            <w:rPrChange w:id="124" w:author="Ezekiel Ogundepo" w:date="2022-11-06T20:51:00Z">
              <w:rPr>
                <w:rFonts w:ascii="Times New Roman" w:eastAsia="Times New Roman" w:hAnsi="Times New Roman" w:cs="Times New Roman"/>
                <w:sz w:val="24"/>
                <w:szCs w:val="24"/>
                <w:lang w:val="en-US"/>
              </w:rPr>
            </w:rPrChange>
          </w:rPr>
          <w:delText>[10]</w:delText>
        </w:r>
      </w:del>
      <w:r w:rsidRPr="008364B0">
        <w:rPr>
          <w:rFonts w:ascii="Times New Roman" w:eastAsia="Times New Roman" w:hAnsi="Times New Roman" w:cs="Times New Roman"/>
          <w:color w:val="FF0000"/>
          <w:sz w:val="24"/>
          <w:szCs w:val="24"/>
          <w:lang w:val="en-US"/>
          <w:rPrChange w:id="125" w:author="Ezekiel Ogundepo" w:date="2022-11-06T20:51:00Z">
            <w:rPr>
              <w:rFonts w:ascii="Times New Roman" w:eastAsia="Times New Roman" w:hAnsi="Times New Roman" w:cs="Times New Roman"/>
              <w:sz w:val="24"/>
              <w:szCs w:val="24"/>
              <w:lang w:val="en-US"/>
            </w:rPr>
          </w:rPrChange>
        </w:rPr>
        <w:t>.</w:t>
      </w:r>
    </w:p>
    <w:p w14:paraId="25BE26F8" w14:textId="7D52350A" w:rsidR="00001DF4" w:rsidRPr="006F1E80" w:rsidRDefault="0062580E" w:rsidP="00DF1EF5">
      <w:pPr>
        <w:pStyle w:val="Heading1"/>
        <w:rPr>
          <w:sz w:val="24"/>
          <w:szCs w:val="28"/>
        </w:rPr>
      </w:pPr>
      <w:bookmarkStart w:id="126" w:name="_2.0_Materials_and"/>
      <w:bookmarkEnd w:id="126"/>
      <w:r w:rsidRPr="006F1E80">
        <w:rPr>
          <w:sz w:val="24"/>
          <w:szCs w:val="28"/>
        </w:rPr>
        <w:t>2.</w:t>
      </w:r>
      <w:del w:id="127" w:author="Ezekiel Ogundepo" w:date="2022-11-06T18:33:00Z">
        <w:r w:rsidRPr="006F1E80" w:rsidDel="00FA4425">
          <w:rPr>
            <w:sz w:val="24"/>
            <w:szCs w:val="28"/>
          </w:rPr>
          <w:delText>0</w:delText>
        </w:r>
      </w:del>
      <w:r w:rsidRPr="006F1E80">
        <w:rPr>
          <w:sz w:val="24"/>
          <w:szCs w:val="28"/>
        </w:rPr>
        <w:tab/>
      </w:r>
      <w:r w:rsidR="00001DF4" w:rsidRPr="006F1E80">
        <w:rPr>
          <w:sz w:val="24"/>
          <w:szCs w:val="28"/>
        </w:rPr>
        <w:t>Material</w:t>
      </w:r>
      <w:r w:rsidR="00C26F5D" w:rsidRPr="006F1E80">
        <w:rPr>
          <w:sz w:val="24"/>
          <w:szCs w:val="28"/>
        </w:rPr>
        <w:t>s</w:t>
      </w:r>
      <w:r w:rsidR="00001DF4" w:rsidRPr="006F1E80">
        <w:rPr>
          <w:sz w:val="24"/>
          <w:szCs w:val="28"/>
        </w:rPr>
        <w:t xml:space="preserve"> and methods</w:t>
      </w:r>
    </w:p>
    <w:p w14:paraId="0AE9B5FD" w14:textId="43F20B43" w:rsidR="00356F67" w:rsidRPr="006F1E80" w:rsidRDefault="0062580E" w:rsidP="007A0458">
      <w:pPr>
        <w:pStyle w:val="Heading2"/>
        <w:rPr>
          <w:b/>
          <w:bCs w:val="0"/>
        </w:rPr>
      </w:pPr>
      <w:r w:rsidRPr="006F1E80">
        <w:rPr>
          <w:b/>
          <w:bCs w:val="0"/>
        </w:rPr>
        <w:t>2.1</w:t>
      </w:r>
      <w:r w:rsidRPr="006F1E80">
        <w:rPr>
          <w:b/>
          <w:bCs w:val="0"/>
        </w:rPr>
        <w:tab/>
      </w:r>
      <w:r w:rsidR="00C506DC" w:rsidRPr="006F1E80">
        <w:rPr>
          <w:b/>
          <w:bCs w:val="0"/>
        </w:rPr>
        <w:t>Material</w:t>
      </w:r>
      <w:r w:rsidR="00C26F5D" w:rsidRPr="006F1E80">
        <w:rPr>
          <w:b/>
          <w:bCs w:val="0"/>
        </w:rPr>
        <w:t>s</w:t>
      </w:r>
    </w:p>
    <w:p w14:paraId="5AF6EF02" w14:textId="00CFD60C" w:rsidR="000163D0" w:rsidRDefault="005F0512" w:rsidP="004916BD">
      <w:pPr>
        <w:pStyle w:val="NormalWeb"/>
        <w:shd w:val="clear" w:color="auto" w:fill="FFFFFF"/>
        <w:spacing w:before="0" w:beforeAutospacing="0" w:after="150" w:line="360" w:lineRule="auto"/>
        <w:jc w:val="both"/>
        <w:rPr>
          <w:ins w:id="128" w:author="Ezekiel Ogundepo" w:date="2022-10-20T15:56:00Z"/>
        </w:rPr>
      </w:pPr>
      <w:r w:rsidRPr="006F1E80">
        <w:t xml:space="preserve">This study employed two heart disease datasets open to the public at the UCI (University of California, Irvine C.A) Machine Learning Repository. The first data, </w:t>
      </w:r>
      <w:r w:rsidR="00F85457" w:rsidRPr="006F1E80">
        <w:t>hereafter called the Cleveland data, were obtained from a heart disease study in the Cleveland database</w:t>
      </w:r>
      <w:r w:rsidR="006A5DDB" w:rsidRPr="006F1E80">
        <w:t xml:space="preserve"> </w:t>
      </w:r>
      <w:r w:rsidR="006A5DDB" w:rsidRPr="006F1E80">
        <w:fldChar w:fldCharType="begin"/>
      </w:r>
      <w:r w:rsidR="00132D4D">
        <w:instrText xml:space="preserve"> ADDIN ZOTERO_ITEM CSL_CITATION {"citationID":"juMzpFtc","properties":{"formattedCitation":"[17]","plainCitation":"[17]","noteIndex":0},"citationItems":[{"id":28,"uris":["http://zotero.org/users/local/2a3hGqw7/items/A5ZAD6TH"],"itemData":{"id":28,"type":"article-journal","container-title":"The UCI KDD Archive","source":"Google Scholar","title":"Heart disease data set","URL":"http://archive.ics.uci.edu/ml/datasets/Heart+Disease","author":[{"family":"Janosi","given":"Andras"},{"family":"Steinbrunn","given":"William"},{"family":"Pfisterer","given":"Matthias"},{"family":"Detrano","given":"Robert"}],"issued":{"date-parts":[["1988"]]}}}],"schema":"https://github.com/citation-style-language/schema/raw/master/csl-citation.json"} </w:instrText>
      </w:r>
      <w:r w:rsidR="006A5DDB" w:rsidRPr="006F1E80">
        <w:fldChar w:fldCharType="separate"/>
      </w:r>
      <w:r w:rsidR="00132D4D" w:rsidRPr="00132D4D">
        <w:t>[17]</w:t>
      </w:r>
      <w:r w:rsidR="006A5DDB" w:rsidRPr="006F1E80">
        <w:fldChar w:fldCharType="end"/>
      </w:r>
      <w:r w:rsidR="006A5DDB" w:rsidRPr="006F1E80">
        <w:t xml:space="preserve"> </w:t>
      </w:r>
      <w:r w:rsidR="00F85457" w:rsidRPr="006F1E80">
        <w:t>and are</w:t>
      </w:r>
      <w:r w:rsidRPr="006F1E80">
        <w:t xml:space="preserve"> available</w:t>
      </w:r>
      <w:r w:rsidR="00F85457" w:rsidRPr="006F1E80">
        <w:t xml:space="preserve"> </w:t>
      </w:r>
      <w:r w:rsidRPr="006F1E80">
        <w:t>at </w:t>
      </w:r>
      <w:hyperlink r:id="rId9" w:tgtFrame="_blank" w:history="1">
        <w:r w:rsidRPr="006F1E80">
          <w:rPr>
            <w:rStyle w:val="Emphasis"/>
          </w:rPr>
          <w:t>https://bit.ly/cleveland-heart-disease-database</w:t>
        </w:r>
      </w:hyperlink>
      <w:r w:rsidRPr="006F1E80">
        <w:rPr>
          <w:rStyle w:val="Emphasis"/>
        </w:rPr>
        <w:t xml:space="preserve">. </w:t>
      </w:r>
      <w:r w:rsidRPr="006F1E80">
        <w:rPr>
          <w:rStyle w:val="Emphasis"/>
          <w:i w:val="0"/>
          <w:iCs w:val="0"/>
        </w:rPr>
        <w:t>Th</w:t>
      </w:r>
      <w:r w:rsidRPr="006F1E80">
        <w:rPr>
          <w:i/>
          <w:iCs/>
        </w:rPr>
        <w:t xml:space="preserve">e </w:t>
      </w:r>
      <w:r w:rsidRPr="006F1E80">
        <w:t xml:space="preserve">second data, hereafter called the Statlog, were obtained from the Statlog heart disease database </w:t>
      </w:r>
      <w:r w:rsidR="001A7E74" w:rsidRPr="006F1E80">
        <w:fldChar w:fldCharType="begin"/>
      </w:r>
      <w:r w:rsidR="00132D4D">
        <w:instrText xml:space="preserve"> ADDIN ZOTERO_ITEM CSL_CITATION {"citationID":"6on8MXpT","properties":{"formattedCitation":"[18]","plainCitation":"[18]","noteIndex":0},"citationItems":[{"id":29,"uris":["http://zotero.org/users/local/2a3hGqw7/items/WCKA8YGI"],"itemData":{"id":29,"type":"article-journal","source":"Google Scholar","title":"UCI machine learning repository","URL":"http://archive.ics.uci.edu/ml/datasets/statlog+(heart)","author":[{"family":"Dua","given":"Dheeru"},{"family":"Graff","given":"Casey"}],"issued":{"date-parts":[["2017"]]}}}],"schema":"https://github.com/citation-style-language/schema/raw/master/csl-citation.json"} </w:instrText>
      </w:r>
      <w:r w:rsidR="001A7E74" w:rsidRPr="006F1E80">
        <w:fldChar w:fldCharType="separate"/>
      </w:r>
      <w:r w:rsidR="00132D4D" w:rsidRPr="00132D4D">
        <w:t>[18]</w:t>
      </w:r>
      <w:r w:rsidR="001A7E74" w:rsidRPr="006F1E80">
        <w:fldChar w:fldCharType="end"/>
      </w:r>
      <w:r w:rsidR="001A7E74" w:rsidRPr="006F1E80">
        <w:t xml:space="preserve"> </w:t>
      </w:r>
      <w:r w:rsidRPr="006F1E80">
        <w:t>and is available at </w:t>
      </w:r>
      <w:hyperlink r:id="rId10" w:tgtFrame="_blank" w:history="1">
        <w:r w:rsidRPr="006F1E80">
          <w:rPr>
            <w:rStyle w:val="Emphasis"/>
          </w:rPr>
          <w:t>https://bit.ly/statlog-heart-disease-database</w:t>
        </w:r>
      </w:hyperlink>
      <w:r w:rsidRPr="006F1E80">
        <w:t xml:space="preserve">. </w:t>
      </w:r>
    </w:p>
    <w:p w14:paraId="2E6D9FA4" w14:textId="6A815F34" w:rsidR="00FC4B39" w:rsidRDefault="00FC4B39" w:rsidP="004916BD">
      <w:pPr>
        <w:pStyle w:val="NormalWeb"/>
        <w:shd w:val="clear" w:color="auto" w:fill="FFFFFF"/>
        <w:spacing w:before="0" w:beforeAutospacing="0" w:after="150" w:line="360" w:lineRule="auto"/>
        <w:jc w:val="both"/>
        <w:rPr>
          <w:ins w:id="129" w:author="Ezekiel Ogundepo" w:date="2022-10-20T15:56:00Z"/>
        </w:rPr>
      </w:pPr>
      <w:ins w:id="130" w:author="Ezekiel Ogundepo" w:date="2022-10-20T15:56:00Z">
        <w:r w:rsidRPr="00FC4B39">
          <w:rPr>
            <w:noProof/>
            <w:lang w:val="en-GB"/>
          </w:rPr>
          <w:drawing>
            <wp:inline distT="0" distB="0" distL="0" distR="0" wp14:anchorId="002E43AF" wp14:editId="29811381">
              <wp:extent cx="6467975" cy="2012950"/>
              <wp:effectExtent l="0" t="0" r="9525" b="6350"/>
              <wp:docPr id="56" name="Picture 10">
                <a:extLst xmlns:a="http://schemas.openxmlformats.org/drawingml/2006/main">
                  <a:ext uri="{FF2B5EF4-FFF2-40B4-BE49-F238E27FC236}">
                    <a16:creationId xmlns:a16="http://schemas.microsoft.com/office/drawing/2014/main" id="{C7ECF123-E9AA-445E-BC41-A3CBA23AB7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7ECF123-E9AA-445E-BC41-A3CBA23AB799}"/>
                          </a:ext>
                        </a:extLst>
                      </pic:cNvPr>
                      <pic:cNvPicPr>
                        <a:picLocks noChangeAspect="1"/>
                      </pic:cNvPicPr>
                    </pic:nvPicPr>
                    <pic:blipFill>
                      <a:blip r:embed="rId11"/>
                      <a:stretch>
                        <a:fillRect/>
                      </a:stretch>
                    </pic:blipFill>
                    <pic:spPr>
                      <a:xfrm>
                        <a:off x="0" y="0"/>
                        <a:ext cx="6476721" cy="2015672"/>
                      </a:xfrm>
                      <a:prstGeom prst="rect">
                        <a:avLst/>
                      </a:prstGeom>
                    </pic:spPr>
                  </pic:pic>
                </a:graphicData>
              </a:graphic>
            </wp:inline>
          </w:drawing>
        </w:r>
      </w:ins>
    </w:p>
    <w:p w14:paraId="2EB356FA" w14:textId="1FFCA3DC" w:rsidR="000163D0" w:rsidRDefault="000163D0" w:rsidP="004916BD">
      <w:pPr>
        <w:pStyle w:val="NormalWeb"/>
        <w:shd w:val="clear" w:color="auto" w:fill="FFFFFF"/>
        <w:spacing w:before="0" w:beforeAutospacing="0" w:after="150" w:line="360" w:lineRule="auto"/>
        <w:jc w:val="both"/>
        <w:rPr>
          <w:ins w:id="131" w:author="Ezekiel Ogundepo" w:date="2022-10-20T15:02:00Z"/>
        </w:rPr>
      </w:pPr>
      <w:ins w:id="132" w:author="Ezekiel Ogundepo" w:date="2022-10-20T15:02:00Z">
        <w:r w:rsidRPr="00FB74E2">
          <w:rPr>
            <w:b/>
            <w:bCs/>
            <w:rPrChange w:id="133" w:author="Ezekiel Ogundepo" w:date="2022-10-29T17:07:00Z">
              <w:rPr/>
            </w:rPrChange>
          </w:rPr>
          <w:t>Fig. 1.</w:t>
        </w:r>
        <w:r w:rsidRPr="000163D0">
          <w:t xml:space="preserve"> A glimpse of the </w:t>
        </w:r>
      </w:ins>
      <w:ins w:id="134" w:author="Ezekiel Ogundepo" w:date="2022-10-20T15:34:00Z">
        <w:r w:rsidR="00665341">
          <w:t xml:space="preserve">heart disease </w:t>
        </w:r>
      </w:ins>
      <w:ins w:id="135" w:author="Ezekiel Ogundepo" w:date="2022-10-20T15:02:00Z">
        <w:r w:rsidRPr="000163D0">
          <w:t>data</w:t>
        </w:r>
      </w:ins>
    </w:p>
    <w:p w14:paraId="2E2C04E7" w14:textId="55885265" w:rsidR="005F0512" w:rsidRPr="006F1E80" w:rsidRDefault="005F0512" w:rsidP="004916BD">
      <w:pPr>
        <w:pStyle w:val="NormalWeb"/>
        <w:shd w:val="clear" w:color="auto" w:fill="FFFFFF"/>
        <w:spacing w:before="0" w:beforeAutospacing="0" w:after="150" w:line="360" w:lineRule="auto"/>
        <w:jc w:val="both"/>
      </w:pPr>
      <w:r w:rsidRPr="006F1E80">
        <w:lastRenderedPageBreak/>
        <w:t xml:space="preserve">The two datasets have </w:t>
      </w:r>
      <w:r w:rsidR="00F85457" w:rsidRPr="006F1E80">
        <w:t>thirteen (</w:t>
      </w:r>
      <w:r w:rsidRPr="006F1E80">
        <w:t>13</w:t>
      </w:r>
      <w:r w:rsidR="00F85457" w:rsidRPr="006F1E80">
        <w:t>)</w:t>
      </w:r>
      <w:r w:rsidRPr="006F1E80">
        <w:t xml:space="preserve"> features, representing the bio-clinical variables obtained on heart disease patients and their cardiovascular </w:t>
      </w:r>
      <w:r w:rsidRPr="00C67E7B">
        <w:t>statistics</w:t>
      </w:r>
      <w:ins w:id="136" w:author="Ezekiel Ogundepo" w:date="2022-10-29T18:36:00Z">
        <w:r w:rsidR="00E664E1" w:rsidRPr="00C67E7B">
          <w:t xml:space="preserve"> as shown in Figure 1</w:t>
        </w:r>
      </w:ins>
      <w:r w:rsidRPr="006F1E80">
        <w:t>. These prognostic variables were used in the various models in this study to predict whether a patient has heart disease or not. </w:t>
      </w:r>
    </w:p>
    <w:p w14:paraId="233B38AC" w14:textId="58C2F56E" w:rsidR="001007A0" w:rsidRPr="006F1E80" w:rsidRDefault="001007A0" w:rsidP="00966AE0">
      <w:pPr>
        <w:pStyle w:val="NormalWeb"/>
        <w:shd w:val="clear" w:color="auto" w:fill="FFFFFF"/>
        <w:spacing w:before="0" w:beforeAutospacing="0" w:after="0" w:afterAutospacing="0" w:line="360" w:lineRule="auto"/>
        <w:jc w:val="both"/>
      </w:pPr>
      <w:r w:rsidRPr="006F1E80">
        <w:t>The Cleveland dataset has 303 patients, out of which 139 (45.9%) patients had heart disease, and 164 (54.1%) patients did not have the condition. However, during the preprocessing of the Cleveland dataset, we removed six (6) patients with incomplete information, which reduced the total samples to 297 patients, out of which 137 (46%) patients had heart disease</w:t>
      </w:r>
      <w:r w:rsidR="00646415" w:rsidRPr="006F1E80">
        <w:t>,</w:t>
      </w:r>
      <w:r w:rsidRPr="006F1E80">
        <w:t xml:space="preserve"> and 160 (54%) did not have the condition. The Statlog data contained 270 patients, out of which 120 (44.4%) patients had heart disease, and 150 (55.6%) patients did not have the condition.</w:t>
      </w:r>
    </w:p>
    <w:p w14:paraId="78552418" w14:textId="63B2C43C" w:rsidR="00F813CE" w:rsidRPr="006F1E80" w:rsidRDefault="00B84E44" w:rsidP="00F813CE">
      <w:pPr>
        <w:pStyle w:val="NormalWeb"/>
        <w:shd w:val="clear" w:color="auto" w:fill="FFFFFF"/>
        <w:spacing w:after="0" w:afterAutospacing="0" w:line="360" w:lineRule="auto"/>
        <w:jc w:val="center"/>
      </w:pPr>
      <w:r w:rsidRPr="006F1E80">
        <w:rPr>
          <w:noProof/>
        </w:rPr>
        <w:drawing>
          <wp:inline distT="0" distB="0" distL="0" distR="0" wp14:anchorId="09EFD492" wp14:editId="2778926C">
            <wp:extent cx="3974733" cy="2678698"/>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28358" cy="2714838"/>
                    </a:xfrm>
                    <a:prstGeom prst="rect">
                      <a:avLst/>
                    </a:prstGeom>
                    <a:noFill/>
                    <a:ln>
                      <a:noFill/>
                    </a:ln>
                  </pic:spPr>
                </pic:pic>
              </a:graphicData>
            </a:graphic>
          </wp:inline>
        </w:drawing>
      </w:r>
    </w:p>
    <w:p w14:paraId="3C5D24B6" w14:textId="5F289A9A" w:rsidR="0018584C" w:rsidRDefault="00F813CE">
      <w:pPr>
        <w:pStyle w:val="NormalWeb"/>
        <w:shd w:val="clear" w:color="auto" w:fill="FFFFFF"/>
        <w:spacing w:before="0" w:beforeAutospacing="0" w:after="150" w:line="360" w:lineRule="auto"/>
        <w:rPr>
          <w:ins w:id="137" w:author="Ezekiel Ogundepo" w:date="2022-11-06T17:58:00Z"/>
          <w:bCs/>
          <w:sz w:val="22"/>
          <w:szCs w:val="22"/>
        </w:rPr>
        <w:pPrChange w:id="138" w:author="Ezekiel Ogundepo" w:date="2022-11-06T17:59:00Z">
          <w:pPr>
            <w:pStyle w:val="NormalWeb"/>
            <w:shd w:val="clear" w:color="auto" w:fill="FFFFFF"/>
            <w:spacing w:before="0" w:beforeAutospacing="0" w:after="150" w:line="360" w:lineRule="auto"/>
            <w:jc w:val="center"/>
          </w:pPr>
        </w:pPrChange>
      </w:pPr>
      <w:r w:rsidRPr="006F1E80">
        <w:rPr>
          <w:b/>
          <w:bCs/>
          <w:sz w:val="22"/>
          <w:szCs w:val="22"/>
        </w:rPr>
        <w:t>Fig</w:t>
      </w:r>
      <w:r w:rsidR="000D76F2">
        <w:rPr>
          <w:b/>
          <w:bCs/>
          <w:sz w:val="22"/>
          <w:szCs w:val="22"/>
        </w:rPr>
        <w:t>.</w:t>
      </w:r>
      <w:r w:rsidRPr="006F1E80">
        <w:rPr>
          <w:b/>
          <w:bCs/>
          <w:sz w:val="22"/>
          <w:szCs w:val="22"/>
        </w:rPr>
        <w:t xml:space="preserve"> </w:t>
      </w:r>
      <w:ins w:id="139" w:author="Ezekiel Ogundepo" w:date="2022-10-29T19:32:00Z">
        <w:r w:rsidR="00C67E7B">
          <w:rPr>
            <w:b/>
            <w:bCs/>
            <w:sz w:val="22"/>
            <w:szCs w:val="22"/>
          </w:rPr>
          <w:t>2</w:t>
        </w:r>
      </w:ins>
      <w:del w:id="140" w:author="Ezekiel Ogundepo" w:date="2022-10-29T19:32:00Z">
        <w:r w:rsidRPr="006F1E80" w:rsidDel="00C67E7B">
          <w:rPr>
            <w:b/>
            <w:bCs/>
            <w:sz w:val="22"/>
            <w:szCs w:val="22"/>
          </w:rPr>
          <w:delText>1</w:delText>
        </w:r>
      </w:del>
      <w:r w:rsidRPr="006F1E80">
        <w:rPr>
          <w:b/>
          <w:bCs/>
          <w:sz w:val="22"/>
          <w:szCs w:val="22"/>
        </w:rPr>
        <w:t xml:space="preserve"> </w:t>
      </w:r>
      <w:del w:id="141" w:author="Ezekiel Ogundepo" w:date="2022-11-06T17:59:00Z">
        <w:r w:rsidRPr="006F1E80" w:rsidDel="0018584C">
          <w:rPr>
            <w:bCs/>
            <w:sz w:val="22"/>
            <w:szCs w:val="22"/>
          </w:rPr>
          <w:delText xml:space="preserve">A </w:delText>
        </w:r>
        <w:r w:rsidR="00B84E44" w:rsidRPr="006F1E80" w:rsidDel="0018584C">
          <w:rPr>
            <w:bCs/>
            <w:sz w:val="22"/>
            <w:szCs w:val="22"/>
          </w:rPr>
          <w:delText>bar</w:delText>
        </w:r>
        <w:r w:rsidRPr="006F1E80" w:rsidDel="0018584C">
          <w:rPr>
            <w:bCs/>
            <w:sz w:val="22"/>
            <w:szCs w:val="22"/>
          </w:rPr>
          <w:delText xml:space="preserve"> chart showing the distribution of heart disease status between </w:delText>
        </w:r>
        <w:r w:rsidR="00D03400" w:rsidRPr="006F1E80" w:rsidDel="0018584C">
          <w:rPr>
            <w:bCs/>
            <w:sz w:val="22"/>
            <w:szCs w:val="22"/>
          </w:rPr>
          <w:delText>Cleveland</w:delText>
        </w:r>
        <w:r w:rsidRPr="006F1E80" w:rsidDel="0018584C">
          <w:rPr>
            <w:bCs/>
            <w:sz w:val="22"/>
            <w:szCs w:val="22"/>
          </w:rPr>
          <w:delText xml:space="preserve"> and </w:delText>
        </w:r>
        <w:r w:rsidR="00D03400" w:rsidRPr="006F1E80" w:rsidDel="0018584C">
          <w:rPr>
            <w:bCs/>
            <w:sz w:val="22"/>
            <w:szCs w:val="22"/>
          </w:rPr>
          <w:delText>Statlog</w:delText>
        </w:r>
        <w:r w:rsidRPr="006F1E80" w:rsidDel="0018584C">
          <w:rPr>
            <w:bCs/>
            <w:sz w:val="22"/>
            <w:szCs w:val="22"/>
          </w:rPr>
          <w:delText xml:space="preserve"> heart disease datasets</w:delText>
        </w:r>
      </w:del>
      <w:ins w:id="142" w:author="Ezekiel Ogundepo" w:date="2022-11-06T17:59:00Z">
        <w:r w:rsidR="0018584C">
          <w:rPr>
            <w:bCs/>
            <w:sz w:val="22"/>
            <w:szCs w:val="22"/>
          </w:rPr>
          <w:t>D</w:t>
        </w:r>
        <w:r w:rsidR="0018584C" w:rsidRPr="0018584C">
          <w:rPr>
            <w:bCs/>
            <w:sz w:val="22"/>
            <w:szCs w:val="22"/>
          </w:rPr>
          <w:t xml:space="preserve">istribution of heart disease status </w:t>
        </w:r>
      </w:ins>
      <w:ins w:id="143" w:author="Ezekiel Ogundepo" w:date="2022-11-06T18:01:00Z">
        <w:r w:rsidR="0018584C">
          <w:rPr>
            <w:bCs/>
            <w:sz w:val="22"/>
            <w:szCs w:val="22"/>
          </w:rPr>
          <w:t>in the</w:t>
        </w:r>
      </w:ins>
      <w:ins w:id="144" w:author="Ezekiel Ogundepo" w:date="2022-11-06T17:59:00Z">
        <w:r w:rsidR="0018584C" w:rsidRPr="0018584C">
          <w:rPr>
            <w:bCs/>
            <w:sz w:val="22"/>
            <w:szCs w:val="22"/>
          </w:rPr>
          <w:t xml:space="preserve"> Cleveland and Statlog heart disease datasets</w:t>
        </w:r>
      </w:ins>
    </w:p>
    <w:p w14:paraId="2F2AEA41" w14:textId="33C23F4B" w:rsidR="0018584C" w:rsidRPr="00FA4425" w:rsidDel="0018584C" w:rsidRDefault="0018584C" w:rsidP="00F813CE">
      <w:pPr>
        <w:pStyle w:val="NormalWeb"/>
        <w:shd w:val="clear" w:color="auto" w:fill="FFFFFF"/>
        <w:spacing w:before="0" w:beforeAutospacing="0" w:after="150" w:line="360" w:lineRule="auto"/>
        <w:jc w:val="center"/>
        <w:rPr>
          <w:del w:id="145" w:author="Ezekiel Ogundepo" w:date="2022-11-06T18:00:00Z"/>
          <w:bCs/>
          <w:sz w:val="22"/>
          <w:szCs w:val="22"/>
        </w:rPr>
      </w:pPr>
    </w:p>
    <w:p w14:paraId="6E263A44" w14:textId="2472AE0A" w:rsidR="00B676B9" w:rsidRPr="00FA4425" w:rsidRDefault="0062580E">
      <w:pPr>
        <w:pStyle w:val="Heading3"/>
        <w:rPr>
          <w:b w:val="0"/>
          <w:rPrChange w:id="146" w:author="Ezekiel Ogundepo" w:date="2022-11-06T18:34:00Z">
            <w:rPr>
              <w:b/>
            </w:rPr>
          </w:rPrChange>
        </w:rPr>
        <w:pPrChange w:id="147" w:author="Ezekiel Ogundepo" w:date="2022-11-06T18:34:00Z">
          <w:pPr>
            <w:pStyle w:val="NormalWeb"/>
            <w:shd w:val="clear" w:color="auto" w:fill="FFFFFF"/>
            <w:spacing w:after="0" w:afterAutospacing="0" w:line="360" w:lineRule="auto"/>
            <w:jc w:val="both"/>
          </w:pPr>
        </w:pPrChange>
      </w:pPr>
      <w:bookmarkStart w:id="148" w:name="_2.1.1_The_Training"/>
      <w:bookmarkEnd w:id="148"/>
      <w:r w:rsidRPr="00FA4425">
        <w:rPr>
          <w:color w:val="auto"/>
          <w:rPrChange w:id="149" w:author="Ezekiel Ogundepo" w:date="2022-11-06T18:34:00Z">
            <w:rPr>
              <w:b/>
            </w:rPr>
          </w:rPrChange>
        </w:rPr>
        <w:t>2.1.1</w:t>
      </w:r>
      <w:r w:rsidRPr="00FA4425">
        <w:rPr>
          <w:color w:val="auto"/>
          <w:rPrChange w:id="150" w:author="Ezekiel Ogundepo" w:date="2022-11-06T18:34:00Z">
            <w:rPr>
              <w:b/>
            </w:rPr>
          </w:rPrChange>
        </w:rPr>
        <w:tab/>
      </w:r>
      <w:r w:rsidR="00B676B9" w:rsidRPr="00FA4425">
        <w:rPr>
          <w:color w:val="auto"/>
          <w:rPrChange w:id="151" w:author="Ezekiel Ogundepo" w:date="2022-11-06T18:34:00Z">
            <w:rPr>
              <w:b/>
            </w:rPr>
          </w:rPrChange>
        </w:rPr>
        <w:t>The Training and Validation Data</w:t>
      </w:r>
    </w:p>
    <w:p w14:paraId="76890E85" w14:textId="27505F77" w:rsidR="00F85457" w:rsidRPr="006F1E80" w:rsidRDefault="00F85457" w:rsidP="00F85457">
      <w:pPr>
        <w:pStyle w:val="NormalWeb"/>
        <w:shd w:val="clear" w:color="auto" w:fill="FFFFFF"/>
        <w:spacing w:before="240" w:beforeAutospacing="0" w:after="150" w:line="360" w:lineRule="auto"/>
        <w:jc w:val="both"/>
      </w:pPr>
      <w:r w:rsidRPr="006F1E80">
        <w:t xml:space="preserve">This study used the Cleveland dataset as the training data to build all the ten classification models. The Statlog dataset, although entirely independent of the Cleveland data, is similar in structure to the Cleveland data was used as the validation data for efficiency and assessment of the extent of reproducibility of the results.  </w:t>
      </w:r>
    </w:p>
    <w:p w14:paraId="2EC65126" w14:textId="00BE0FE5" w:rsidR="00AB7BB7" w:rsidRPr="006F1E80" w:rsidRDefault="00AB7BB7">
      <w:pPr>
        <w:pStyle w:val="NormalWeb"/>
        <w:shd w:val="clear" w:color="auto" w:fill="FFFFFF"/>
        <w:spacing w:after="240" w:afterAutospacing="0" w:line="360" w:lineRule="auto"/>
        <w:jc w:val="both"/>
        <w:pPrChange w:id="152" w:author="Ezekiel Ogundepo" w:date="2022-11-06T18:15:00Z">
          <w:pPr>
            <w:pStyle w:val="NormalWeb"/>
            <w:shd w:val="clear" w:color="auto" w:fill="FFFFFF"/>
            <w:spacing w:after="150" w:line="360" w:lineRule="auto"/>
            <w:jc w:val="both"/>
          </w:pPr>
        </w:pPrChange>
      </w:pPr>
      <w:r w:rsidRPr="006F1E80">
        <w:lastRenderedPageBreak/>
        <w:t>Table 1 shows the descriptive statistics of the continuous variables in Cleveland heart disease data. The patients</w:t>
      </w:r>
      <w:r w:rsidR="00373200" w:rsidRPr="006F1E80">
        <w:t>’</w:t>
      </w:r>
      <w:r w:rsidRPr="006F1E80">
        <w:t xml:space="preserve"> mean age was 54.54 years with a standard deviation of 9.05 years, while the minimum and maximum ages were 29 and 77 years, respectively. </w:t>
      </w:r>
      <w:moveFromRangeStart w:id="153" w:author="Ezekiel Ogundepo" w:date="2022-10-29T19:39:00Z" w:name="move117964788"/>
      <w:moveFrom w:id="154" w:author="Ezekiel Ogundepo" w:date="2022-10-29T19:39:00Z">
        <w:r w:rsidRPr="006F1E80" w:rsidDel="00C67E7B">
          <w:t>Table</w:t>
        </w:r>
        <w:r w:rsidR="00646415" w:rsidRPr="006F1E80" w:rsidDel="00C67E7B">
          <w:t>s</w:t>
        </w:r>
        <w:r w:rsidRPr="006F1E80" w:rsidDel="00C67E7B">
          <w:t xml:space="preserve"> 2 and 4 show a detailed exploratory data analysis using the Chi-square test of independence for Cleveland and Statlog heart disease datasets; to get more insight </w:t>
        </w:r>
        <w:r w:rsidR="003404EB" w:rsidRPr="006F1E80" w:rsidDel="00C67E7B">
          <w:t>into the features that are useful in determining whether a patient has heart disease</w:t>
        </w:r>
        <w:r w:rsidRPr="006F1E80" w:rsidDel="00C67E7B">
          <w:t xml:space="preserve"> before applying standard machine learning models for the class prediction.</w:t>
        </w:r>
      </w:moveFrom>
      <w:moveFromRangeEnd w:id="153"/>
    </w:p>
    <w:p w14:paraId="261EF5ED" w14:textId="6FCA2ABC" w:rsidR="005859AF" w:rsidRPr="006F1E80" w:rsidRDefault="005859AF" w:rsidP="001E5D43">
      <w:pPr>
        <w:pStyle w:val="Default"/>
        <w:spacing w:line="360" w:lineRule="auto"/>
        <w:jc w:val="center"/>
        <w:rPr>
          <w:rFonts w:ascii="Times New Roman" w:hAnsi="Times New Roman" w:cs="Times New Roman"/>
          <w:bCs/>
          <w:color w:val="auto"/>
          <w:sz w:val="22"/>
          <w:szCs w:val="22"/>
        </w:rPr>
      </w:pPr>
      <w:r w:rsidRPr="006F1E80">
        <w:rPr>
          <w:rFonts w:ascii="Times New Roman" w:hAnsi="Times New Roman" w:cs="Times New Roman"/>
          <w:b/>
          <w:bCs/>
          <w:color w:val="auto"/>
          <w:sz w:val="22"/>
          <w:szCs w:val="22"/>
          <w:shd w:val="clear" w:color="auto" w:fill="FFFFFF"/>
        </w:rPr>
        <w:t xml:space="preserve">Table 1: </w:t>
      </w:r>
      <w:r w:rsidRPr="006F1E80">
        <w:rPr>
          <w:rFonts w:ascii="Times New Roman" w:hAnsi="Times New Roman" w:cs="Times New Roman"/>
          <w:bCs/>
          <w:color w:val="auto"/>
          <w:sz w:val="22"/>
          <w:szCs w:val="22"/>
          <w:shd w:val="clear" w:color="auto" w:fill="FFFFFF"/>
        </w:rPr>
        <w:t xml:space="preserve">Summary statistics of </w:t>
      </w:r>
      <w:r w:rsidR="003F4000" w:rsidRPr="006F1E80">
        <w:rPr>
          <w:rFonts w:ascii="Times New Roman" w:hAnsi="Times New Roman" w:cs="Times New Roman"/>
          <w:bCs/>
          <w:color w:val="auto"/>
          <w:sz w:val="22"/>
          <w:szCs w:val="22"/>
          <w:shd w:val="clear" w:color="auto" w:fill="FFFFFF"/>
        </w:rPr>
        <w:t xml:space="preserve">the </w:t>
      </w:r>
      <w:r w:rsidRPr="006F1E80">
        <w:rPr>
          <w:rFonts w:ascii="Times New Roman" w:hAnsi="Times New Roman" w:cs="Times New Roman"/>
          <w:bCs/>
          <w:color w:val="auto"/>
          <w:sz w:val="22"/>
          <w:szCs w:val="22"/>
          <w:shd w:val="clear" w:color="auto" w:fill="FFFFFF"/>
        </w:rPr>
        <w:t xml:space="preserve">continuous features </w:t>
      </w:r>
      <w:r w:rsidR="00715527" w:rsidRPr="006F1E80">
        <w:rPr>
          <w:rFonts w:ascii="Times New Roman" w:hAnsi="Times New Roman" w:cs="Times New Roman"/>
          <w:bCs/>
          <w:color w:val="auto"/>
          <w:sz w:val="22"/>
          <w:szCs w:val="22"/>
          <w:shd w:val="clear" w:color="auto" w:fill="FFFFFF"/>
        </w:rPr>
        <w:t>in</w:t>
      </w:r>
      <w:r w:rsidRPr="006F1E80">
        <w:rPr>
          <w:rFonts w:ascii="Times New Roman" w:hAnsi="Times New Roman" w:cs="Times New Roman"/>
          <w:bCs/>
          <w:color w:val="auto"/>
          <w:sz w:val="22"/>
          <w:szCs w:val="22"/>
          <w:shd w:val="clear" w:color="auto" w:fill="FFFFFF"/>
        </w:rPr>
        <w:t xml:space="preserve"> </w:t>
      </w:r>
      <w:r w:rsidR="00B44BEA" w:rsidRPr="006F1E80">
        <w:rPr>
          <w:rFonts w:ascii="Times New Roman" w:hAnsi="Times New Roman" w:cs="Times New Roman"/>
          <w:bCs/>
          <w:color w:val="auto"/>
          <w:sz w:val="22"/>
          <w:szCs w:val="22"/>
          <w:shd w:val="clear" w:color="auto" w:fill="FFFFFF"/>
        </w:rPr>
        <w:t>the</w:t>
      </w:r>
      <w:r w:rsidR="00715527" w:rsidRPr="006F1E80">
        <w:rPr>
          <w:rFonts w:ascii="Times New Roman" w:hAnsi="Times New Roman" w:cs="Times New Roman"/>
          <w:bCs/>
          <w:color w:val="auto"/>
          <w:sz w:val="22"/>
          <w:szCs w:val="22"/>
          <w:shd w:val="clear" w:color="auto" w:fill="FFFFFF"/>
        </w:rPr>
        <w:t xml:space="preserve"> </w:t>
      </w:r>
      <w:r w:rsidRPr="006F1E80">
        <w:rPr>
          <w:rFonts w:ascii="Times New Roman" w:hAnsi="Times New Roman" w:cs="Times New Roman"/>
          <w:bCs/>
          <w:color w:val="auto"/>
          <w:sz w:val="22"/>
          <w:szCs w:val="22"/>
          <w:shd w:val="clear" w:color="auto" w:fill="FFFFFF"/>
        </w:rPr>
        <w:t xml:space="preserve">Cleveland </w:t>
      </w:r>
      <w:r w:rsidR="006909BB" w:rsidRPr="006F1E80">
        <w:rPr>
          <w:rStyle w:val="fontstyle01"/>
          <w:rFonts w:ascii="Times New Roman" w:hAnsi="Times New Roman" w:cs="Times New Roman"/>
          <w:bCs/>
          <w:color w:val="auto"/>
          <w:sz w:val="22"/>
          <w:szCs w:val="22"/>
        </w:rPr>
        <w:t xml:space="preserve">heart disease </w:t>
      </w:r>
      <w:r w:rsidRPr="006F1E80">
        <w:rPr>
          <w:rFonts w:ascii="Times New Roman" w:hAnsi="Times New Roman" w:cs="Times New Roman"/>
          <w:bCs/>
          <w:color w:val="auto"/>
          <w:sz w:val="22"/>
          <w:szCs w:val="22"/>
          <w:shd w:val="clear" w:color="auto" w:fill="FFFFFF"/>
        </w:rPr>
        <w:t>dataset</w:t>
      </w:r>
    </w:p>
    <w:tbl>
      <w:tblPr>
        <w:tblStyle w:val="PlainTable2"/>
        <w:tblW w:w="4972" w:type="pct"/>
        <w:jc w:val="center"/>
        <w:tblLook w:val="0620" w:firstRow="1" w:lastRow="0" w:firstColumn="0" w:lastColumn="0" w:noHBand="1" w:noVBand="1"/>
      </w:tblPr>
      <w:tblGrid>
        <w:gridCol w:w="3043"/>
        <w:gridCol w:w="1224"/>
        <w:gridCol w:w="1105"/>
        <w:gridCol w:w="1095"/>
        <w:gridCol w:w="985"/>
        <w:gridCol w:w="1856"/>
      </w:tblGrid>
      <w:tr w:rsidR="006F1E80" w:rsidRPr="006F1E80" w14:paraId="15C3A7B1" w14:textId="77777777" w:rsidTr="00403250">
        <w:trPr>
          <w:cnfStyle w:val="100000000000" w:firstRow="1" w:lastRow="0" w:firstColumn="0" w:lastColumn="0" w:oddVBand="0" w:evenVBand="0" w:oddHBand="0" w:evenHBand="0" w:firstRowFirstColumn="0" w:firstRowLastColumn="0" w:lastRowFirstColumn="0" w:lastRowLastColumn="0"/>
          <w:trHeight w:val="300"/>
          <w:jc w:val="center"/>
        </w:trPr>
        <w:tc>
          <w:tcPr>
            <w:tcW w:w="1635" w:type="pct"/>
            <w:noWrap/>
            <w:hideMark/>
          </w:tcPr>
          <w:p w14:paraId="0CCD4C82" w14:textId="3422DC5F" w:rsidR="005859AF" w:rsidRPr="006F1E80" w:rsidRDefault="00E93A30" w:rsidP="001E5D43">
            <w:pPr>
              <w:rPr>
                <w:rFonts w:ascii="Times New Roman" w:eastAsia="Times New Roman" w:hAnsi="Times New Roman" w:cs="Times New Roman"/>
                <w:sz w:val="20"/>
                <w:szCs w:val="20"/>
                <w:lang w:val="en-US"/>
              </w:rPr>
            </w:pPr>
            <w:bookmarkStart w:id="155" w:name="_Hlk55994859"/>
            <w:r w:rsidRPr="006F1E80">
              <w:rPr>
                <w:rFonts w:ascii="Times New Roman" w:eastAsia="Times New Roman" w:hAnsi="Times New Roman" w:cs="Times New Roman"/>
                <w:sz w:val="20"/>
                <w:szCs w:val="20"/>
                <w:lang w:val="en-US"/>
              </w:rPr>
              <w:t>Determinants</w:t>
            </w:r>
          </w:p>
        </w:tc>
        <w:tc>
          <w:tcPr>
            <w:tcW w:w="658" w:type="pct"/>
            <w:noWrap/>
            <w:hideMark/>
          </w:tcPr>
          <w:p w14:paraId="3AFCCEAD" w14:textId="77777777" w:rsidR="005859AF" w:rsidRPr="006F1E80" w:rsidRDefault="005859AF" w:rsidP="001E5D43">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Minimum</w:t>
            </w:r>
          </w:p>
        </w:tc>
        <w:tc>
          <w:tcPr>
            <w:tcW w:w="594" w:type="pct"/>
            <w:noWrap/>
            <w:hideMark/>
          </w:tcPr>
          <w:p w14:paraId="0F918636" w14:textId="77777777" w:rsidR="005859AF" w:rsidRPr="006F1E80" w:rsidRDefault="005859AF" w:rsidP="001E5D43">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Maximum</w:t>
            </w:r>
          </w:p>
        </w:tc>
        <w:tc>
          <w:tcPr>
            <w:tcW w:w="588" w:type="pct"/>
            <w:noWrap/>
            <w:hideMark/>
          </w:tcPr>
          <w:p w14:paraId="5CD68468" w14:textId="77777777" w:rsidR="005859AF" w:rsidRPr="006F1E80" w:rsidRDefault="005859AF" w:rsidP="001E5D43">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Mean</w:t>
            </w:r>
          </w:p>
        </w:tc>
        <w:tc>
          <w:tcPr>
            <w:tcW w:w="529" w:type="pct"/>
            <w:noWrap/>
            <w:hideMark/>
          </w:tcPr>
          <w:p w14:paraId="2CA26BDD" w14:textId="77777777" w:rsidR="005859AF" w:rsidRPr="006F1E80" w:rsidRDefault="005859AF" w:rsidP="001E5D43">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Median</w:t>
            </w:r>
          </w:p>
        </w:tc>
        <w:tc>
          <w:tcPr>
            <w:tcW w:w="997" w:type="pct"/>
            <w:noWrap/>
            <w:hideMark/>
          </w:tcPr>
          <w:p w14:paraId="6E10CE35" w14:textId="77777777" w:rsidR="005859AF" w:rsidRPr="006F1E80" w:rsidRDefault="005859AF" w:rsidP="001E5D43">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Standard deviation</w:t>
            </w:r>
          </w:p>
        </w:tc>
      </w:tr>
      <w:tr w:rsidR="006F1E80" w:rsidRPr="006F1E80" w14:paraId="31774DF7" w14:textId="77777777" w:rsidTr="0059165B">
        <w:trPr>
          <w:trHeight w:val="300"/>
          <w:jc w:val="center"/>
        </w:trPr>
        <w:tc>
          <w:tcPr>
            <w:tcW w:w="1635" w:type="pct"/>
            <w:noWrap/>
            <w:hideMark/>
          </w:tcPr>
          <w:p w14:paraId="0E04DC17" w14:textId="69CBFEE0" w:rsidR="005859AF" w:rsidRPr="006F1E80" w:rsidRDefault="00F307A9" w:rsidP="0059165B">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A</w:t>
            </w:r>
            <w:r w:rsidR="005859AF" w:rsidRPr="006F1E80">
              <w:rPr>
                <w:rFonts w:ascii="Times New Roman" w:eastAsia="Times New Roman" w:hAnsi="Times New Roman" w:cs="Times New Roman"/>
                <w:sz w:val="20"/>
                <w:szCs w:val="20"/>
                <w:lang w:val="en-US"/>
              </w:rPr>
              <w:t xml:space="preserve">ge </w:t>
            </w:r>
            <w:r w:rsidRPr="006F1E80">
              <w:rPr>
                <w:rFonts w:ascii="Times New Roman" w:eastAsia="Times New Roman" w:hAnsi="Times New Roman" w:cs="Times New Roman"/>
                <w:sz w:val="20"/>
                <w:szCs w:val="20"/>
                <w:lang w:val="en-US"/>
              </w:rPr>
              <w:t>(</w:t>
            </w:r>
            <w:r w:rsidR="005859AF" w:rsidRPr="006F1E80">
              <w:rPr>
                <w:rFonts w:ascii="Times New Roman" w:eastAsia="Times New Roman" w:hAnsi="Times New Roman" w:cs="Times New Roman"/>
                <w:sz w:val="20"/>
                <w:szCs w:val="20"/>
                <w:lang w:val="en-US"/>
              </w:rPr>
              <w:t>in years</w:t>
            </w:r>
            <w:r w:rsidRPr="006F1E80">
              <w:rPr>
                <w:rFonts w:ascii="Times New Roman" w:eastAsia="Times New Roman" w:hAnsi="Times New Roman" w:cs="Times New Roman"/>
                <w:sz w:val="20"/>
                <w:szCs w:val="20"/>
                <w:lang w:val="en-US"/>
              </w:rPr>
              <w:t>)</w:t>
            </w:r>
          </w:p>
        </w:tc>
        <w:tc>
          <w:tcPr>
            <w:tcW w:w="658" w:type="pct"/>
            <w:noWrap/>
            <w:hideMark/>
          </w:tcPr>
          <w:p w14:paraId="6B7C06F7"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29</w:t>
            </w:r>
          </w:p>
        </w:tc>
        <w:tc>
          <w:tcPr>
            <w:tcW w:w="594" w:type="pct"/>
            <w:noWrap/>
            <w:hideMark/>
          </w:tcPr>
          <w:p w14:paraId="10241CCE"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77</w:t>
            </w:r>
          </w:p>
        </w:tc>
        <w:tc>
          <w:tcPr>
            <w:tcW w:w="588" w:type="pct"/>
            <w:noWrap/>
            <w:hideMark/>
          </w:tcPr>
          <w:p w14:paraId="5471D40A"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54.5421</w:t>
            </w:r>
          </w:p>
        </w:tc>
        <w:tc>
          <w:tcPr>
            <w:tcW w:w="529" w:type="pct"/>
            <w:noWrap/>
            <w:hideMark/>
          </w:tcPr>
          <w:p w14:paraId="2DE06F3B"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56</w:t>
            </w:r>
          </w:p>
        </w:tc>
        <w:tc>
          <w:tcPr>
            <w:tcW w:w="997" w:type="pct"/>
            <w:noWrap/>
            <w:hideMark/>
          </w:tcPr>
          <w:p w14:paraId="1617FDFB"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9.0497</w:t>
            </w:r>
          </w:p>
        </w:tc>
      </w:tr>
      <w:tr w:rsidR="006F1E80" w:rsidRPr="006F1E80" w14:paraId="0E9B1D6F" w14:textId="77777777" w:rsidTr="0059165B">
        <w:trPr>
          <w:trHeight w:val="300"/>
          <w:jc w:val="center"/>
        </w:trPr>
        <w:tc>
          <w:tcPr>
            <w:tcW w:w="1635" w:type="pct"/>
            <w:noWrap/>
            <w:hideMark/>
          </w:tcPr>
          <w:p w14:paraId="48F6D705" w14:textId="51FDBCFA" w:rsidR="005859AF" w:rsidRPr="006F1E80" w:rsidRDefault="00F307A9" w:rsidP="0059165B">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R</w:t>
            </w:r>
            <w:r w:rsidR="005859AF" w:rsidRPr="006F1E80">
              <w:rPr>
                <w:rFonts w:ascii="Times New Roman" w:eastAsia="Times New Roman" w:hAnsi="Times New Roman" w:cs="Times New Roman"/>
                <w:sz w:val="20"/>
                <w:szCs w:val="20"/>
                <w:lang w:val="en-US"/>
              </w:rPr>
              <w:t>esting blood pressure</w:t>
            </w:r>
            <w:r w:rsidR="00DB04C7" w:rsidRPr="006F1E80">
              <w:rPr>
                <w:rFonts w:ascii="Times New Roman" w:eastAsia="Times New Roman" w:hAnsi="Times New Roman" w:cs="Times New Roman"/>
                <w:sz w:val="20"/>
                <w:szCs w:val="20"/>
                <w:lang w:val="en-US"/>
              </w:rPr>
              <w:t xml:space="preserve"> in mm Hg</w:t>
            </w:r>
          </w:p>
        </w:tc>
        <w:tc>
          <w:tcPr>
            <w:tcW w:w="658" w:type="pct"/>
            <w:noWrap/>
            <w:hideMark/>
          </w:tcPr>
          <w:p w14:paraId="40A3AFEF"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94</w:t>
            </w:r>
          </w:p>
        </w:tc>
        <w:tc>
          <w:tcPr>
            <w:tcW w:w="594" w:type="pct"/>
            <w:noWrap/>
            <w:hideMark/>
          </w:tcPr>
          <w:p w14:paraId="62A14AD9"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200</w:t>
            </w:r>
          </w:p>
        </w:tc>
        <w:tc>
          <w:tcPr>
            <w:tcW w:w="588" w:type="pct"/>
            <w:noWrap/>
            <w:hideMark/>
          </w:tcPr>
          <w:p w14:paraId="60C15DAB"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131.6936</w:t>
            </w:r>
          </w:p>
        </w:tc>
        <w:tc>
          <w:tcPr>
            <w:tcW w:w="529" w:type="pct"/>
            <w:noWrap/>
            <w:hideMark/>
          </w:tcPr>
          <w:p w14:paraId="7533461B"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130</w:t>
            </w:r>
          </w:p>
        </w:tc>
        <w:tc>
          <w:tcPr>
            <w:tcW w:w="997" w:type="pct"/>
            <w:noWrap/>
            <w:hideMark/>
          </w:tcPr>
          <w:p w14:paraId="4B15639B"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17.7628</w:t>
            </w:r>
          </w:p>
        </w:tc>
      </w:tr>
      <w:tr w:rsidR="006F1E80" w:rsidRPr="006F1E80" w14:paraId="22F6CA56" w14:textId="77777777" w:rsidTr="0059165B">
        <w:trPr>
          <w:trHeight w:val="300"/>
          <w:jc w:val="center"/>
        </w:trPr>
        <w:tc>
          <w:tcPr>
            <w:tcW w:w="1635" w:type="pct"/>
            <w:noWrap/>
            <w:hideMark/>
          </w:tcPr>
          <w:p w14:paraId="6FC4E2EB" w14:textId="0E47A85A" w:rsidR="005859AF" w:rsidRPr="006F1E80" w:rsidRDefault="00F307A9" w:rsidP="0059165B">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w:t>
            </w:r>
            <w:r w:rsidR="005859AF" w:rsidRPr="006F1E80">
              <w:rPr>
                <w:rFonts w:ascii="Times New Roman" w:eastAsia="Times New Roman" w:hAnsi="Times New Roman" w:cs="Times New Roman"/>
                <w:sz w:val="20"/>
                <w:szCs w:val="20"/>
                <w:lang w:val="en-US"/>
              </w:rPr>
              <w:t>erum cholestoral in mg/dl</w:t>
            </w:r>
          </w:p>
        </w:tc>
        <w:tc>
          <w:tcPr>
            <w:tcW w:w="658" w:type="pct"/>
            <w:noWrap/>
            <w:hideMark/>
          </w:tcPr>
          <w:p w14:paraId="6F424907"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126</w:t>
            </w:r>
          </w:p>
        </w:tc>
        <w:tc>
          <w:tcPr>
            <w:tcW w:w="594" w:type="pct"/>
            <w:noWrap/>
            <w:hideMark/>
          </w:tcPr>
          <w:p w14:paraId="5CF894E4"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564</w:t>
            </w:r>
          </w:p>
        </w:tc>
        <w:tc>
          <w:tcPr>
            <w:tcW w:w="588" w:type="pct"/>
            <w:noWrap/>
            <w:hideMark/>
          </w:tcPr>
          <w:p w14:paraId="4774D8B4"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247.3502</w:t>
            </w:r>
          </w:p>
        </w:tc>
        <w:tc>
          <w:tcPr>
            <w:tcW w:w="529" w:type="pct"/>
            <w:noWrap/>
            <w:hideMark/>
          </w:tcPr>
          <w:p w14:paraId="68AA3E1D"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243</w:t>
            </w:r>
          </w:p>
        </w:tc>
        <w:tc>
          <w:tcPr>
            <w:tcW w:w="997" w:type="pct"/>
            <w:noWrap/>
            <w:hideMark/>
          </w:tcPr>
          <w:p w14:paraId="661DDEBC"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51.9976</w:t>
            </w:r>
          </w:p>
        </w:tc>
      </w:tr>
      <w:tr w:rsidR="006F1E80" w:rsidRPr="006F1E80" w14:paraId="0A052513" w14:textId="77777777" w:rsidTr="0059165B">
        <w:trPr>
          <w:trHeight w:val="300"/>
          <w:jc w:val="center"/>
        </w:trPr>
        <w:tc>
          <w:tcPr>
            <w:tcW w:w="1635" w:type="pct"/>
            <w:noWrap/>
            <w:hideMark/>
          </w:tcPr>
          <w:p w14:paraId="70BCF844" w14:textId="6E123CE4" w:rsidR="005859AF" w:rsidRPr="006F1E80" w:rsidRDefault="00F307A9" w:rsidP="0059165B">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w:t>
            </w:r>
            <w:r w:rsidR="005859AF" w:rsidRPr="006F1E80">
              <w:rPr>
                <w:rFonts w:ascii="Times New Roman" w:eastAsia="Times New Roman" w:hAnsi="Times New Roman" w:cs="Times New Roman"/>
                <w:sz w:val="20"/>
                <w:szCs w:val="20"/>
                <w:lang w:val="en-US"/>
              </w:rPr>
              <w:t>aximum heart rate achieved</w:t>
            </w:r>
          </w:p>
        </w:tc>
        <w:tc>
          <w:tcPr>
            <w:tcW w:w="658" w:type="pct"/>
            <w:noWrap/>
            <w:hideMark/>
          </w:tcPr>
          <w:p w14:paraId="1C8D3D4B"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71</w:t>
            </w:r>
          </w:p>
        </w:tc>
        <w:tc>
          <w:tcPr>
            <w:tcW w:w="594" w:type="pct"/>
            <w:noWrap/>
            <w:hideMark/>
          </w:tcPr>
          <w:p w14:paraId="717531FF"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202</w:t>
            </w:r>
          </w:p>
        </w:tc>
        <w:tc>
          <w:tcPr>
            <w:tcW w:w="588" w:type="pct"/>
            <w:noWrap/>
            <w:hideMark/>
          </w:tcPr>
          <w:p w14:paraId="380BF5FA"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149.5993</w:t>
            </w:r>
          </w:p>
        </w:tc>
        <w:tc>
          <w:tcPr>
            <w:tcW w:w="529" w:type="pct"/>
            <w:noWrap/>
            <w:hideMark/>
          </w:tcPr>
          <w:p w14:paraId="3DE858DA"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153</w:t>
            </w:r>
          </w:p>
        </w:tc>
        <w:tc>
          <w:tcPr>
            <w:tcW w:w="997" w:type="pct"/>
            <w:noWrap/>
            <w:hideMark/>
          </w:tcPr>
          <w:p w14:paraId="15A585A7"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22.9416</w:t>
            </w:r>
          </w:p>
        </w:tc>
      </w:tr>
      <w:tr w:rsidR="006F1E80" w:rsidRPr="006F1E80" w14:paraId="251C6F38" w14:textId="77777777" w:rsidTr="0059165B">
        <w:trPr>
          <w:trHeight w:val="300"/>
          <w:jc w:val="center"/>
        </w:trPr>
        <w:tc>
          <w:tcPr>
            <w:tcW w:w="1635" w:type="pct"/>
            <w:noWrap/>
            <w:hideMark/>
          </w:tcPr>
          <w:p w14:paraId="026BEF5F" w14:textId="77777777" w:rsidR="005859AF" w:rsidRPr="006F1E80" w:rsidRDefault="005859AF" w:rsidP="0059165B">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ST depression</w:t>
            </w:r>
          </w:p>
        </w:tc>
        <w:tc>
          <w:tcPr>
            <w:tcW w:w="658" w:type="pct"/>
            <w:noWrap/>
            <w:hideMark/>
          </w:tcPr>
          <w:p w14:paraId="01CABC19"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w:t>
            </w:r>
          </w:p>
        </w:tc>
        <w:tc>
          <w:tcPr>
            <w:tcW w:w="594" w:type="pct"/>
            <w:noWrap/>
            <w:hideMark/>
          </w:tcPr>
          <w:p w14:paraId="599EC17B"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6.2</w:t>
            </w:r>
          </w:p>
        </w:tc>
        <w:tc>
          <w:tcPr>
            <w:tcW w:w="588" w:type="pct"/>
            <w:noWrap/>
            <w:hideMark/>
          </w:tcPr>
          <w:p w14:paraId="3A717794"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1.0556</w:t>
            </w:r>
          </w:p>
        </w:tc>
        <w:tc>
          <w:tcPr>
            <w:tcW w:w="529" w:type="pct"/>
            <w:noWrap/>
            <w:hideMark/>
          </w:tcPr>
          <w:p w14:paraId="2E052A2E"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0.8</w:t>
            </w:r>
          </w:p>
        </w:tc>
        <w:tc>
          <w:tcPr>
            <w:tcW w:w="997" w:type="pct"/>
            <w:noWrap/>
            <w:hideMark/>
          </w:tcPr>
          <w:p w14:paraId="172FF025"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1.1661</w:t>
            </w:r>
          </w:p>
        </w:tc>
      </w:tr>
      <w:bookmarkEnd w:id="155"/>
    </w:tbl>
    <w:p w14:paraId="4254C1D0" w14:textId="27A4FA4A" w:rsidR="00955D98" w:rsidDel="00C67E7B" w:rsidRDefault="00955D98">
      <w:pPr>
        <w:spacing w:after="0" w:line="240" w:lineRule="auto"/>
        <w:rPr>
          <w:del w:id="156" w:author="Ezekiel Ogundepo" w:date="2022-10-29T19:39:00Z"/>
          <w:rStyle w:val="fontstyle01"/>
          <w:rFonts w:ascii="Times New Roman" w:hAnsi="Times New Roman" w:cs="Times New Roman"/>
          <w:b/>
          <w:bCs/>
          <w:color w:val="auto"/>
          <w:sz w:val="22"/>
          <w:szCs w:val="22"/>
        </w:rPr>
        <w:pPrChange w:id="157" w:author="Ezekiel Ogundepo" w:date="2022-11-06T18:15:00Z">
          <w:pPr>
            <w:spacing w:line="240" w:lineRule="auto"/>
          </w:pPr>
        </w:pPrChange>
      </w:pPr>
    </w:p>
    <w:p w14:paraId="374B9A98" w14:textId="67BA8F0F" w:rsidR="00C7656A" w:rsidRPr="006F1E80" w:rsidRDefault="00C7656A" w:rsidP="00C7656A">
      <w:pPr>
        <w:pStyle w:val="NormalWeb"/>
        <w:shd w:val="clear" w:color="auto" w:fill="FFFFFF"/>
        <w:spacing w:after="150" w:line="360" w:lineRule="auto"/>
        <w:jc w:val="both"/>
        <w:rPr>
          <w:ins w:id="158" w:author="Ezekiel Ogundepo" w:date="2022-10-29T19:42:00Z"/>
        </w:rPr>
      </w:pPr>
      <w:ins w:id="159" w:author="Ezekiel Ogundepo" w:date="2022-10-29T19:42:00Z">
        <w:r w:rsidRPr="006F1E80">
          <w:t xml:space="preserve">For the Statlog heart disease data, the mean age of the patients in the sample was 54.53 years with a standard deviation of 9.11 years, while the minimum and maximum ages were 29 and 77 years, respectively, are shown in Table </w:t>
        </w:r>
        <w:r>
          <w:t>2</w:t>
        </w:r>
        <w:r w:rsidRPr="006F1E80">
          <w:t>.</w:t>
        </w:r>
      </w:ins>
    </w:p>
    <w:p w14:paraId="6A769A66" w14:textId="09F01E48" w:rsidR="00C7656A" w:rsidRPr="006F1E80" w:rsidRDefault="00C7656A" w:rsidP="00C7656A">
      <w:pPr>
        <w:pStyle w:val="Default"/>
        <w:spacing w:line="360" w:lineRule="auto"/>
        <w:jc w:val="center"/>
        <w:rPr>
          <w:ins w:id="160" w:author="Ezekiel Ogundepo" w:date="2022-10-29T19:42:00Z"/>
          <w:rFonts w:ascii="Times New Roman" w:hAnsi="Times New Roman" w:cs="Times New Roman"/>
          <w:bCs/>
          <w:color w:val="auto"/>
          <w:sz w:val="22"/>
          <w:szCs w:val="22"/>
        </w:rPr>
      </w:pPr>
      <w:ins w:id="161" w:author="Ezekiel Ogundepo" w:date="2022-10-29T19:42:00Z">
        <w:r w:rsidRPr="006F1E80">
          <w:rPr>
            <w:rFonts w:ascii="Times New Roman" w:hAnsi="Times New Roman" w:cs="Times New Roman"/>
            <w:b/>
            <w:bCs/>
            <w:color w:val="auto"/>
            <w:sz w:val="22"/>
            <w:szCs w:val="22"/>
            <w:shd w:val="clear" w:color="auto" w:fill="FFFFFF"/>
          </w:rPr>
          <w:t xml:space="preserve">Table </w:t>
        </w:r>
        <w:r>
          <w:rPr>
            <w:rFonts w:ascii="Times New Roman" w:hAnsi="Times New Roman" w:cs="Times New Roman"/>
            <w:b/>
            <w:bCs/>
            <w:color w:val="auto"/>
            <w:sz w:val="22"/>
            <w:szCs w:val="22"/>
            <w:shd w:val="clear" w:color="auto" w:fill="FFFFFF"/>
          </w:rPr>
          <w:t>2</w:t>
        </w:r>
        <w:r w:rsidRPr="006F1E80">
          <w:rPr>
            <w:rFonts w:ascii="Times New Roman" w:hAnsi="Times New Roman" w:cs="Times New Roman"/>
            <w:b/>
            <w:bCs/>
            <w:color w:val="auto"/>
            <w:sz w:val="22"/>
            <w:szCs w:val="22"/>
            <w:shd w:val="clear" w:color="auto" w:fill="FFFFFF"/>
          </w:rPr>
          <w:t xml:space="preserve">: </w:t>
        </w:r>
        <w:r w:rsidRPr="006F1E80">
          <w:rPr>
            <w:rFonts w:ascii="Times New Roman" w:hAnsi="Times New Roman" w:cs="Times New Roman"/>
            <w:bCs/>
            <w:color w:val="auto"/>
            <w:sz w:val="22"/>
            <w:szCs w:val="22"/>
            <w:shd w:val="clear" w:color="auto" w:fill="FFFFFF"/>
          </w:rPr>
          <w:t>Summary statistics of the continuous features in the Statlog heart disease dataset</w:t>
        </w:r>
      </w:ins>
    </w:p>
    <w:tbl>
      <w:tblPr>
        <w:tblStyle w:val="PlainTable2"/>
        <w:tblW w:w="4998" w:type="pct"/>
        <w:tblLook w:val="0620" w:firstRow="1" w:lastRow="0" w:firstColumn="0" w:lastColumn="0" w:noHBand="1" w:noVBand="1"/>
      </w:tblPr>
      <w:tblGrid>
        <w:gridCol w:w="3509"/>
        <w:gridCol w:w="1072"/>
        <w:gridCol w:w="1106"/>
        <w:gridCol w:w="941"/>
        <w:gridCol w:w="872"/>
        <w:gridCol w:w="1856"/>
      </w:tblGrid>
      <w:tr w:rsidR="00C7656A" w:rsidRPr="006F1E80" w14:paraId="578C112D" w14:textId="77777777" w:rsidTr="00132D4D">
        <w:trPr>
          <w:cnfStyle w:val="100000000000" w:firstRow="1" w:lastRow="0" w:firstColumn="0" w:lastColumn="0" w:oddVBand="0" w:evenVBand="0" w:oddHBand="0" w:evenHBand="0" w:firstRowFirstColumn="0" w:firstRowLastColumn="0" w:lastRowFirstColumn="0" w:lastRowLastColumn="0"/>
          <w:trHeight w:val="315"/>
          <w:ins w:id="162" w:author="Ezekiel Ogundepo" w:date="2022-10-29T19:42:00Z"/>
        </w:trPr>
        <w:tc>
          <w:tcPr>
            <w:tcW w:w="1875" w:type="pct"/>
            <w:noWrap/>
            <w:hideMark/>
          </w:tcPr>
          <w:p w14:paraId="630E2B72" w14:textId="77777777" w:rsidR="00C7656A" w:rsidRPr="006F1E80" w:rsidRDefault="00C7656A" w:rsidP="00132D4D">
            <w:pPr>
              <w:rPr>
                <w:ins w:id="163" w:author="Ezekiel Ogundepo" w:date="2022-10-29T19:42:00Z"/>
                <w:rFonts w:ascii="Times New Roman" w:eastAsia="Times New Roman" w:hAnsi="Times New Roman" w:cs="Times New Roman"/>
                <w:sz w:val="20"/>
                <w:szCs w:val="20"/>
                <w:lang w:val="en-US"/>
              </w:rPr>
            </w:pPr>
            <w:ins w:id="164" w:author="Ezekiel Ogundepo" w:date="2022-10-29T19:42:00Z">
              <w:r w:rsidRPr="006F1E80">
                <w:rPr>
                  <w:rFonts w:ascii="Times New Roman" w:eastAsia="Times New Roman" w:hAnsi="Times New Roman" w:cs="Times New Roman"/>
                  <w:sz w:val="20"/>
                  <w:szCs w:val="20"/>
                  <w:lang w:val="en-US"/>
                </w:rPr>
                <w:t>Determinants</w:t>
              </w:r>
            </w:ins>
          </w:p>
        </w:tc>
        <w:tc>
          <w:tcPr>
            <w:tcW w:w="573" w:type="pct"/>
            <w:noWrap/>
            <w:hideMark/>
          </w:tcPr>
          <w:p w14:paraId="31A59FF0" w14:textId="77777777" w:rsidR="00C7656A" w:rsidRPr="006F1E80" w:rsidRDefault="00C7656A" w:rsidP="00132D4D">
            <w:pPr>
              <w:jc w:val="right"/>
              <w:rPr>
                <w:ins w:id="165" w:author="Ezekiel Ogundepo" w:date="2022-10-29T19:42:00Z"/>
                <w:rFonts w:ascii="Times New Roman" w:eastAsia="Times New Roman" w:hAnsi="Times New Roman" w:cs="Times New Roman"/>
                <w:sz w:val="20"/>
                <w:szCs w:val="20"/>
                <w:lang w:val="en-US"/>
              </w:rPr>
            </w:pPr>
            <w:ins w:id="166" w:author="Ezekiel Ogundepo" w:date="2022-10-29T19:42:00Z">
              <w:r w:rsidRPr="006F1E80">
                <w:rPr>
                  <w:rFonts w:ascii="Times New Roman" w:eastAsia="Times New Roman" w:hAnsi="Times New Roman" w:cs="Times New Roman"/>
                  <w:sz w:val="20"/>
                  <w:szCs w:val="20"/>
                  <w:lang w:val="en-US"/>
                </w:rPr>
                <w:t>Minimum</w:t>
              </w:r>
            </w:ins>
          </w:p>
        </w:tc>
        <w:tc>
          <w:tcPr>
            <w:tcW w:w="591" w:type="pct"/>
            <w:noWrap/>
            <w:hideMark/>
          </w:tcPr>
          <w:p w14:paraId="39F586C4" w14:textId="77777777" w:rsidR="00C7656A" w:rsidRPr="006F1E80" w:rsidRDefault="00C7656A" w:rsidP="00132D4D">
            <w:pPr>
              <w:jc w:val="right"/>
              <w:rPr>
                <w:ins w:id="167" w:author="Ezekiel Ogundepo" w:date="2022-10-29T19:42:00Z"/>
                <w:rFonts w:ascii="Times New Roman" w:eastAsia="Times New Roman" w:hAnsi="Times New Roman" w:cs="Times New Roman"/>
                <w:sz w:val="20"/>
                <w:szCs w:val="20"/>
                <w:lang w:val="en-US"/>
              </w:rPr>
            </w:pPr>
            <w:ins w:id="168" w:author="Ezekiel Ogundepo" w:date="2022-10-29T19:42:00Z">
              <w:r w:rsidRPr="006F1E80">
                <w:rPr>
                  <w:rFonts w:ascii="Times New Roman" w:eastAsia="Times New Roman" w:hAnsi="Times New Roman" w:cs="Times New Roman"/>
                  <w:sz w:val="20"/>
                  <w:szCs w:val="20"/>
                  <w:lang w:val="en-US"/>
                </w:rPr>
                <w:t>Maximum</w:t>
              </w:r>
            </w:ins>
          </w:p>
        </w:tc>
        <w:tc>
          <w:tcPr>
            <w:tcW w:w="503" w:type="pct"/>
            <w:noWrap/>
            <w:hideMark/>
          </w:tcPr>
          <w:p w14:paraId="1B3FD91C" w14:textId="77777777" w:rsidR="00C7656A" w:rsidRPr="006F1E80" w:rsidRDefault="00C7656A" w:rsidP="00132D4D">
            <w:pPr>
              <w:jc w:val="right"/>
              <w:rPr>
                <w:ins w:id="169" w:author="Ezekiel Ogundepo" w:date="2022-10-29T19:42:00Z"/>
                <w:rFonts w:ascii="Times New Roman" w:eastAsia="Times New Roman" w:hAnsi="Times New Roman" w:cs="Times New Roman"/>
                <w:sz w:val="20"/>
                <w:szCs w:val="20"/>
                <w:lang w:val="en-US"/>
              </w:rPr>
            </w:pPr>
            <w:ins w:id="170" w:author="Ezekiel Ogundepo" w:date="2022-10-29T19:42:00Z">
              <w:r w:rsidRPr="006F1E80">
                <w:rPr>
                  <w:rFonts w:ascii="Times New Roman" w:eastAsia="Times New Roman" w:hAnsi="Times New Roman" w:cs="Times New Roman"/>
                  <w:sz w:val="20"/>
                  <w:szCs w:val="20"/>
                  <w:lang w:val="en-US"/>
                </w:rPr>
                <w:t>Mean</w:t>
              </w:r>
            </w:ins>
          </w:p>
        </w:tc>
        <w:tc>
          <w:tcPr>
            <w:tcW w:w="466" w:type="pct"/>
            <w:noWrap/>
            <w:hideMark/>
          </w:tcPr>
          <w:p w14:paraId="7B78BAB8" w14:textId="77777777" w:rsidR="00C7656A" w:rsidRPr="006F1E80" w:rsidRDefault="00C7656A" w:rsidP="00132D4D">
            <w:pPr>
              <w:jc w:val="right"/>
              <w:rPr>
                <w:ins w:id="171" w:author="Ezekiel Ogundepo" w:date="2022-10-29T19:42:00Z"/>
                <w:rFonts w:ascii="Times New Roman" w:eastAsia="Times New Roman" w:hAnsi="Times New Roman" w:cs="Times New Roman"/>
                <w:sz w:val="20"/>
                <w:szCs w:val="20"/>
                <w:lang w:val="en-US"/>
              </w:rPr>
            </w:pPr>
            <w:ins w:id="172" w:author="Ezekiel Ogundepo" w:date="2022-10-29T19:42:00Z">
              <w:r w:rsidRPr="006F1E80">
                <w:rPr>
                  <w:rFonts w:ascii="Times New Roman" w:eastAsia="Times New Roman" w:hAnsi="Times New Roman" w:cs="Times New Roman"/>
                  <w:sz w:val="20"/>
                  <w:szCs w:val="20"/>
                  <w:lang w:val="en-US"/>
                </w:rPr>
                <w:t>Median</w:t>
              </w:r>
            </w:ins>
          </w:p>
        </w:tc>
        <w:tc>
          <w:tcPr>
            <w:tcW w:w="992" w:type="pct"/>
            <w:noWrap/>
            <w:hideMark/>
          </w:tcPr>
          <w:p w14:paraId="61A023D8" w14:textId="77777777" w:rsidR="00C7656A" w:rsidRPr="006F1E80" w:rsidRDefault="00C7656A" w:rsidP="00132D4D">
            <w:pPr>
              <w:jc w:val="right"/>
              <w:rPr>
                <w:ins w:id="173" w:author="Ezekiel Ogundepo" w:date="2022-10-29T19:42:00Z"/>
                <w:rFonts w:ascii="Times New Roman" w:eastAsia="Times New Roman" w:hAnsi="Times New Roman" w:cs="Times New Roman"/>
                <w:sz w:val="20"/>
                <w:szCs w:val="20"/>
                <w:lang w:val="en-US"/>
              </w:rPr>
            </w:pPr>
            <w:ins w:id="174" w:author="Ezekiel Ogundepo" w:date="2022-10-29T19:42:00Z">
              <w:r w:rsidRPr="006F1E80">
                <w:rPr>
                  <w:rFonts w:ascii="Times New Roman" w:eastAsia="Times New Roman" w:hAnsi="Times New Roman" w:cs="Times New Roman"/>
                  <w:sz w:val="20"/>
                  <w:szCs w:val="20"/>
                  <w:lang w:val="en-US"/>
                </w:rPr>
                <w:t>Standard deviation</w:t>
              </w:r>
            </w:ins>
          </w:p>
        </w:tc>
      </w:tr>
      <w:tr w:rsidR="00C7656A" w:rsidRPr="006F1E80" w14:paraId="0D718122" w14:textId="77777777" w:rsidTr="00132D4D">
        <w:trPr>
          <w:trHeight w:val="300"/>
          <w:ins w:id="175" w:author="Ezekiel Ogundepo" w:date="2022-10-29T19:42:00Z"/>
        </w:trPr>
        <w:tc>
          <w:tcPr>
            <w:tcW w:w="1875" w:type="pct"/>
            <w:noWrap/>
            <w:vAlign w:val="center"/>
            <w:hideMark/>
          </w:tcPr>
          <w:p w14:paraId="337BC0EB" w14:textId="77777777" w:rsidR="00C7656A" w:rsidRPr="006F1E80" w:rsidRDefault="00C7656A" w:rsidP="00132D4D">
            <w:pPr>
              <w:rPr>
                <w:ins w:id="176" w:author="Ezekiel Ogundepo" w:date="2022-10-29T19:42:00Z"/>
                <w:rFonts w:ascii="Times New Roman" w:eastAsia="Times New Roman" w:hAnsi="Times New Roman" w:cs="Times New Roman"/>
                <w:sz w:val="20"/>
                <w:szCs w:val="20"/>
                <w:lang w:val="en-US"/>
              </w:rPr>
            </w:pPr>
            <w:ins w:id="177" w:author="Ezekiel Ogundepo" w:date="2022-10-29T19:42:00Z">
              <w:r w:rsidRPr="006F1E80">
                <w:rPr>
                  <w:rFonts w:ascii="Times New Roman" w:eastAsia="Times New Roman" w:hAnsi="Times New Roman" w:cs="Times New Roman"/>
                  <w:sz w:val="20"/>
                  <w:szCs w:val="20"/>
                  <w:lang w:val="en-US"/>
                </w:rPr>
                <w:t>Age (in years)</w:t>
              </w:r>
            </w:ins>
          </w:p>
        </w:tc>
        <w:tc>
          <w:tcPr>
            <w:tcW w:w="573" w:type="pct"/>
            <w:noWrap/>
            <w:vAlign w:val="center"/>
            <w:hideMark/>
          </w:tcPr>
          <w:p w14:paraId="2DA4BB7B" w14:textId="77777777" w:rsidR="00C7656A" w:rsidRPr="006F1E80" w:rsidRDefault="00C7656A" w:rsidP="00132D4D">
            <w:pPr>
              <w:jc w:val="right"/>
              <w:rPr>
                <w:ins w:id="178" w:author="Ezekiel Ogundepo" w:date="2022-10-29T19:42:00Z"/>
                <w:rFonts w:ascii="Times New Roman" w:eastAsia="Times New Roman" w:hAnsi="Times New Roman" w:cs="Times New Roman"/>
                <w:sz w:val="20"/>
                <w:szCs w:val="20"/>
                <w:lang w:val="en-US"/>
              </w:rPr>
            </w:pPr>
            <w:ins w:id="179" w:author="Ezekiel Ogundepo" w:date="2022-10-29T19:42:00Z">
              <w:r w:rsidRPr="006F1E80">
                <w:rPr>
                  <w:rFonts w:ascii="Times New Roman" w:eastAsia="Times New Roman" w:hAnsi="Times New Roman" w:cs="Times New Roman"/>
                  <w:sz w:val="20"/>
                  <w:szCs w:val="20"/>
                  <w:lang w:val="en-US"/>
                </w:rPr>
                <w:t>29</w:t>
              </w:r>
            </w:ins>
          </w:p>
        </w:tc>
        <w:tc>
          <w:tcPr>
            <w:tcW w:w="591" w:type="pct"/>
            <w:noWrap/>
            <w:vAlign w:val="center"/>
            <w:hideMark/>
          </w:tcPr>
          <w:p w14:paraId="23B93BCC" w14:textId="77777777" w:rsidR="00C7656A" w:rsidRPr="006F1E80" w:rsidRDefault="00C7656A" w:rsidP="00132D4D">
            <w:pPr>
              <w:jc w:val="right"/>
              <w:rPr>
                <w:ins w:id="180" w:author="Ezekiel Ogundepo" w:date="2022-10-29T19:42:00Z"/>
                <w:rFonts w:ascii="Times New Roman" w:eastAsia="Times New Roman" w:hAnsi="Times New Roman" w:cs="Times New Roman"/>
                <w:sz w:val="20"/>
                <w:szCs w:val="20"/>
                <w:lang w:val="en-US"/>
              </w:rPr>
            </w:pPr>
            <w:ins w:id="181" w:author="Ezekiel Ogundepo" w:date="2022-10-29T19:42:00Z">
              <w:r w:rsidRPr="006F1E80">
                <w:rPr>
                  <w:rFonts w:ascii="Times New Roman" w:eastAsia="Times New Roman" w:hAnsi="Times New Roman" w:cs="Times New Roman"/>
                  <w:sz w:val="20"/>
                  <w:szCs w:val="20"/>
                  <w:lang w:val="en-US"/>
                </w:rPr>
                <w:t>77</w:t>
              </w:r>
            </w:ins>
          </w:p>
        </w:tc>
        <w:tc>
          <w:tcPr>
            <w:tcW w:w="503" w:type="pct"/>
            <w:noWrap/>
            <w:vAlign w:val="center"/>
            <w:hideMark/>
          </w:tcPr>
          <w:p w14:paraId="1437B9FC" w14:textId="77777777" w:rsidR="00C7656A" w:rsidRPr="006F1E80" w:rsidRDefault="00C7656A" w:rsidP="00132D4D">
            <w:pPr>
              <w:jc w:val="right"/>
              <w:rPr>
                <w:ins w:id="182" w:author="Ezekiel Ogundepo" w:date="2022-10-29T19:42:00Z"/>
                <w:rFonts w:ascii="Times New Roman" w:eastAsia="Times New Roman" w:hAnsi="Times New Roman" w:cs="Times New Roman"/>
                <w:sz w:val="20"/>
                <w:szCs w:val="20"/>
                <w:lang w:val="en-US"/>
              </w:rPr>
            </w:pPr>
            <w:ins w:id="183" w:author="Ezekiel Ogundepo" w:date="2022-10-29T19:42:00Z">
              <w:r w:rsidRPr="006F1E80">
                <w:rPr>
                  <w:rFonts w:ascii="Times New Roman" w:eastAsia="Times New Roman" w:hAnsi="Times New Roman" w:cs="Times New Roman"/>
                  <w:sz w:val="20"/>
                  <w:szCs w:val="20"/>
                  <w:lang w:val="en-US"/>
                </w:rPr>
                <w:t>54.433</w:t>
              </w:r>
            </w:ins>
          </w:p>
        </w:tc>
        <w:tc>
          <w:tcPr>
            <w:tcW w:w="466" w:type="pct"/>
            <w:noWrap/>
            <w:vAlign w:val="center"/>
            <w:hideMark/>
          </w:tcPr>
          <w:p w14:paraId="38E6A6DA" w14:textId="77777777" w:rsidR="00C7656A" w:rsidRPr="006F1E80" w:rsidRDefault="00C7656A" w:rsidP="00132D4D">
            <w:pPr>
              <w:jc w:val="right"/>
              <w:rPr>
                <w:ins w:id="184" w:author="Ezekiel Ogundepo" w:date="2022-10-29T19:42:00Z"/>
                <w:rFonts w:ascii="Times New Roman" w:eastAsia="Times New Roman" w:hAnsi="Times New Roman" w:cs="Times New Roman"/>
                <w:sz w:val="20"/>
                <w:szCs w:val="20"/>
                <w:lang w:val="en-US"/>
              </w:rPr>
            </w:pPr>
            <w:ins w:id="185" w:author="Ezekiel Ogundepo" w:date="2022-10-29T19:42:00Z">
              <w:r w:rsidRPr="006F1E80">
                <w:rPr>
                  <w:rFonts w:ascii="Times New Roman" w:eastAsia="Times New Roman" w:hAnsi="Times New Roman" w:cs="Times New Roman"/>
                  <w:sz w:val="20"/>
                  <w:szCs w:val="20"/>
                  <w:lang w:val="en-US"/>
                </w:rPr>
                <w:t>55</w:t>
              </w:r>
            </w:ins>
          </w:p>
        </w:tc>
        <w:tc>
          <w:tcPr>
            <w:tcW w:w="992" w:type="pct"/>
            <w:noWrap/>
            <w:vAlign w:val="center"/>
            <w:hideMark/>
          </w:tcPr>
          <w:p w14:paraId="039BDCC7" w14:textId="77777777" w:rsidR="00C7656A" w:rsidRPr="006F1E80" w:rsidRDefault="00C7656A" w:rsidP="00132D4D">
            <w:pPr>
              <w:jc w:val="right"/>
              <w:rPr>
                <w:ins w:id="186" w:author="Ezekiel Ogundepo" w:date="2022-10-29T19:42:00Z"/>
                <w:rFonts w:ascii="Times New Roman" w:eastAsia="Times New Roman" w:hAnsi="Times New Roman" w:cs="Times New Roman"/>
                <w:sz w:val="20"/>
                <w:szCs w:val="20"/>
                <w:lang w:val="en-US"/>
              </w:rPr>
            </w:pPr>
            <w:ins w:id="187" w:author="Ezekiel Ogundepo" w:date="2022-10-29T19:42:00Z">
              <w:r w:rsidRPr="006F1E80">
                <w:rPr>
                  <w:rFonts w:ascii="Times New Roman" w:eastAsia="Times New Roman" w:hAnsi="Times New Roman" w:cs="Times New Roman"/>
                  <w:sz w:val="20"/>
                  <w:szCs w:val="20"/>
                  <w:lang w:val="en-US"/>
                </w:rPr>
                <w:t>9.109</w:t>
              </w:r>
            </w:ins>
          </w:p>
        </w:tc>
      </w:tr>
      <w:tr w:rsidR="00C7656A" w:rsidRPr="006F1E80" w14:paraId="0167C6F5" w14:textId="77777777" w:rsidTr="00132D4D">
        <w:trPr>
          <w:trHeight w:val="300"/>
          <w:ins w:id="188" w:author="Ezekiel Ogundepo" w:date="2022-10-29T19:42:00Z"/>
        </w:trPr>
        <w:tc>
          <w:tcPr>
            <w:tcW w:w="1875" w:type="pct"/>
            <w:noWrap/>
            <w:vAlign w:val="center"/>
            <w:hideMark/>
          </w:tcPr>
          <w:p w14:paraId="5673A9BA" w14:textId="77777777" w:rsidR="00C7656A" w:rsidRPr="006F1E80" w:rsidRDefault="00C7656A" w:rsidP="00132D4D">
            <w:pPr>
              <w:rPr>
                <w:ins w:id="189" w:author="Ezekiel Ogundepo" w:date="2022-10-29T19:42:00Z"/>
                <w:rFonts w:ascii="Times New Roman" w:eastAsia="Times New Roman" w:hAnsi="Times New Roman" w:cs="Times New Roman"/>
                <w:sz w:val="20"/>
                <w:szCs w:val="20"/>
                <w:lang w:val="en-US"/>
              </w:rPr>
            </w:pPr>
            <w:ins w:id="190" w:author="Ezekiel Ogundepo" w:date="2022-10-29T19:42:00Z">
              <w:r w:rsidRPr="006F1E80">
                <w:rPr>
                  <w:rFonts w:ascii="Times New Roman" w:eastAsia="Times New Roman" w:hAnsi="Times New Roman" w:cs="Times New Roman"/>
                  <w:sz w:val="20"/>
                  <w:szCs w:val="20"/>
                  <w:lang w:val="en-US"/>
                </w:rPr>
                <w:t>Resting blood pressure in mm Hg</w:t>
              </w:r>
            </w:ins>
          </w:p>
        </w:tc>
        <w:tc>
          <w:tcPr>
            <w:tcW w:w="573" w:type="pct"/>
            <w:noWrap/>
            <w:vAlign w:val="center"/>
            <w:hideMark/>
          </w:tcPr>
          <w:p w14:paraId="2E431D23" w14:textId="77777777" w:rsidR="00C7656A" w:rsidRPr="006F1E80" w:rsidRDefault="00C7656A" w:rsidP="00132D4D">
            <w:pPr>
              <w:jc w:val="right"/>
              <w:rPr>
                <w:ins w:id="191" w:author="Ezekiel Ogundepo" w:date="2022-10-29T19:42:00Z"/>
                <w:rFonts w:ascii="Times New Roman" w:eastAsia="Times New Roman" w:hAnsi="Times New Roman" w:cs="Times New Roman"/>
                <w:sz w:val="20"/>
                <w:szCs w:val="20"/>
                <w:lang w:val="en-US"/>
              </w:rPr>
            </w:pPr>
            <w:ins w:id="192" w:author="Ezekiel Ogundepo" w:date="2022-10-29T19:42:00Z">
              <w:r w:rsidRPr="006F1E80">
                <w:rPr>
                  <w:rFonts w:ascii="Times New Roman" w:eastAsia="Times New Roman" w:hAnsi="Times New Roman" w:cs="Times New Roman"/>
                  <w:sz w:val="20"/>
                  <w:szCs w:val="20"/>
                  <w:lang w:val="en-US"/>
                </w:rPr>
                <w:t>94</w:t>
              </w:r>
            </w:ins>
          </w:p>
        </w:tc>
        <w:tc>
          <w:tcPr>
            <w:tcW w:w="591" w:type="pct"/>
            <w:noWrap/>
            <w:vAlign w:val="center"/>
            <w:hideMark/>
          </w:tcPr>
          <w:p w14:paraId="5FC19603" w14:textId="77777777" w:rsidR="00C7656A" w:rsidRPr="006F1E80" w:rsidRDefault="00C7656A" w:rsidP="00132D4D">
            <w:pPr>
              <w:jc w:val="right"/>
              <w:rPr>
                <w:ins w:id="193" w:author="Ezekiel Ogundepo" w:date="2022-10-29T19:42:00Z"/>
                <w:rFonts w:ascii="Times New Roman" w:eastAsia="Times New Roman" w:hAnsi="Times New Roman" w:cs="Times New Roman"/>
                <w:sz w:val="20"/>
                <w:szCs w:val="20"/>
                <w:lang w:val="en-US"/>
              </w:rPr>
            </w:pPr>
            <w:ins w:id="194" w:author="Ezekiel Ogundepo" w:date="2022-10-29T19:42:00Z">
              <w:r w:rsidRPr="006F1E80">
                <w:rPr>
                  <w:rFonts w:ascii="Times New Roman" w:eastAsia="Times New Roman" w:hAnsi="Times New Roman" w:cs="Times New Roman"/>
                  <w:sz w:val="20"/>
                  <w:szCs w:val="20"/>
                  <w:lang w:val="en-US"/>
                </w:rPr>
                <w:t>200</w:t>
              </w:r>
            </w:ins>
          </w:p>
        </w:tc>
        <w:tc>
          <w:tcPr>
            <w:tcW w:w="503" w:type="pct"/>
            <w:noWrap/>
            <w:vAlign w:val="center"/>
            <w:hideMark/>
          </w:tcPr>
          <w:p w14:paraId="20A4EA2D" w14:textId="77777777" w:rsidR="00C7656A" w:rsidRPr="006F1E80" w:rsidRDefault="00C7656A" w:rsidP="00132D4D">
            <w:pPr>
              <w:jc w:val="right"/>
              <w:rPr>
                <w:ins w:id="195" w:author="Ezekiel Ogundepo" w:date="2022-10-29T19:42:00Z"/>
                <w:rFonts w:ascii="Times New Roman" w:eastAsia="Times New Roman" w:hAnsi="Times New Roman" w:cs="Times New Roman"/>
                <w:sz w:val="20"/>
                <w:szCs w:val="20"/>
                <w:lang w:val="en-US"/>
              </w:rPr>
            </w:pPr>
            <w:ins w:id="196" w:author="Ezekiel Ogundepo" w:date="2022-10-29T19:42:00Z">
              <w:r w:rsidRPr="006F1E80">
                <w:rPr>
                  <w:rFonts w:ascii="Times New Roman" w:eastAsia="Times New Roman" w:hAnsi="Times New Roman" w:cs="Times New Roman"/>
                  <w:sz w:val="20"/>
                  <w:szCs w:val="20"/>
                  <w:lang w:val="en-US"/>
                </w:rPr>
                <w:t>131.344</w:t>
              </w:r>
            </w:ins>
          </w:p>
        </w:tc>
        <w:tc>
          <w:tcPr>
            <w:tcW w:w="466" w:type="pct"/>
            <w:noWrap/>
            <w:vAlign w:val="center"/>
            <w:hideMark/>
          </w:tcPr>
          <w:p w14:paraId="71B88834" w14:textId="77777777" w:rsidR="00C7656A" w:rsidRPr="006F1E80" w:rsidRDefault="00C7656A" w:rsidP="00132D4D">
            <w:pPr>
              <w:jc w:val="right"/>
              <w:rPr>
                <w:ins w:id="197" w:author="Ezekiel Ogundepo" w:date="2022-10-29T19:42:00Z"/>
                <w:rFonts w:ascii="Times New Roman" w:eastAsia="Times New Roman" w:hAnsi="Times New Roman" w:cs="Times New Roman"/>
                <w:sz w:val="20"/>
                <w:szCs w:val="20"/>
                <w:lang w:val="en-US"/>
              </w:rPr>
            </w:pPr>
            <w:ins w:id="198" w:author="Ezekiel Ogundepo" w:date="2022-10-29T19:42:00Z">
              <w:r w:rsidRPr="006F1E80">
                <w:rPr>
                  <w:rFonts w:ascii="Times New Roman" w:eastAsia="Times New Roman" w:hAnsi="Times New Roman" w:cs="Times New Roman"/>
                  <w:sz w:val="20"/>
                  <w:szCs w:val="20"/>
                  <w:lang w:val="en-US"/>
                </w:rPr>
                <w:t>130</w:t>
              </w:r>
            </w:ins>
          </w:p>
        </w:tc>
        <w:tc>
          <w:tcPr>
            <w:tcW w:w="992" w:type="pct"/>
            <w:noWrap/>
            <w:vAlign w:val="center"/>
            <w:hideMark/>
          </w:tcPr>
          <w:p w14:paraId="4F4E1426" w14:textId="77777777" w:rsidR="00C7656A" w:rsidRPr="006F1E80" w:rsidRDefault="00C7656A" w:rsidP="00132D4D">
            <w:pPr>
              <w:jc w:val="right"/>
              <w:rPr>
                <w:ins w:id="199" w:author="Ezekiel Ogundepo" w:date="2022-10-29T19:42:00Z"/>
                <w:rFonts w:ascii="Times New Roman" w:eastAsia="Times New Roman" w:hAnsi="Times New Roman" w:cs="Times New Roman"/>
                <w:sz w:val="20"/>
                <w:szCs w:val="20"/>
                <w:lang w:val="en-US"/>
              </w:rPr>
            </w:pPr>
            <w:ins w:id="200" w:author="Ezekiel Ogundepo" w:date="2022-10-29T19:42:00Z">
              <w:r w:rsidRPr="006F1E80">
                <w:rPr>
                  <w:rFonts w:ascii="Times New Roman" w:eastAsia="Times New Roman" w:hAnsi="Times New Roman" w:cs="Times New Roman"/>
                  <w:sz w:val="20"/>
                  <w:szCs w:val="20"/>
                  <w:lang w:val="en-US"/>
                </w:rPr>
                <w:t>17.862</w:t>
              </w:r>
            </w:ins>
          </w:p>
        </w:tc>
      </w:tr>
      <w:tr w:rsidR="00C7656A" w:rsidRPr="006F1E80" w14:paraId="0EFCB49C" w14:textId="77777777" w:rsidTr="00132D4D">
        <w:trPr>
          <w:trHeight w:val="300"/>
          <w:ins w:id="201" w:author="Ezekiel Ogundepo" w:date="2022-10-29T19:42:00Z"/>
        </w:trPr>
        <w:tc>
          <w:tcPr>
            <w:tcW w:w="1875" w:type="pct"/>
            <w:noWrap/>
            <w:vAlign w:val="center"/>
            <w:hideMark/>
          </w:tcPr>
          <w:p w14:paraId="05484D9E" w14:textId="77777777" w:rsidR="00C7656A" w:rsidRPr="006F1E80" w:rsidRDefault="00C7656A" w:rsidP="00132D4D">
            <w:pPr>
              <w:rPr>
                <w:ins w:id="202" w:author="Ezekiel Ogundepo" w:date="2022-10-29T19:42:00Z"/>
                <w:rFonts w:ascii="Times New Roman" w:eastAsia="Times New Roman" w:hAnsi="Times New Roman" w:cs="Times New Roman"/>
                <w:sz w:val="20"/>
                <w:szCs w:val="20"/>
                <w:lang w:val="en-US"/>
              </w:rPr>
            </w:pPr>
            <w:ins w:id="203" w:author="Ezekiel Ogundepo" w:date="2022-10-29T19:42:00Z">
              <w:r w:rsidRPr="006F1E80">
                <w:rPr>
                  <w:rFonts w:ascii="Times New Roman" w:eastAsia="Times New Roman" w:hAnsi="Times New Roman" w:cs="Times New Roman"/>
                  <w:sz w:val="20"/>
                  <w:szCs w:val="20"/>
                  <w:lang w:val="en-US"/>
                </w:rPr>
                <w:t>Serum cholesterol in mg/dl</w:t>
              </w:r>
            </w:ins>
          </w:p>
        </w:tc>
        <w:tc>
          <w:tcPr>
            <w:tcW w:w="573" w:type="pct"/>
            <w:noWrap/>
            <w:vAlign w:val="center"/>
            <w:hideMark/>
          </w:tcPr>
          <w:p w14:paraId="41D66B1C" w14:textId="77777777" w:rsidR="00C7656A" w:rsidRPr="006F1E80" w:rsidRDefault="00C7656A" w:rsidP="00132D4D">
            <w:pPr>
              <w:jc w:val="right"/>
              <w:rPr>
                <w:ins w:id="204" w:author="Ezekiel Ogundepo" w:date="2022-10-29T19:42:00Z"/>
                <w:rFonts w:ascii="Times New Roman" w:eastAsia="Times New Roman" w:hAnsi="Times New Roman" w:cs="Times New Roman"/>
                <w:sz w:val="20"/>
                <w:szCs w:val="20"/>
                <w:lang w:val="en-US"/>
              </w:rPr>
            </w:pPr>
            <w:ins w:id="205" w:author="Ezekiel Ogundepo" w:date="2022-10-29T19:42:00Z">
              <w:r w:rsidRPr="006F1E80">
                <w:rPr>
                  <w:rFonts w:ascii="Times New Roman" w:eastAsia="Times New Roman" w:hAnsi="Times New Roman" w:cs="Times New Roman"/>
                  <w:sz w:val="20"/>
                  <w:szCs w:val="20"/>
                  <w:lang w:val="en-US"/>
                </w:rPr>
                <w:t>126</w:t>
              </w:r>
            </w:ins>
          </w:p>
        </w:tc>
        <w:tc>
          <w:tcPr>
            <w:tcW w:w="591" w:type="pct"/>
            <w:noWrap/>
            <w:vAlign w:val="center"/>
            <w:hideMark/>
          </w:tcPr>
          <w:p w14:paraId="59D7E5CC" w14:textId="77777777" w:rsidR="00C7656A" w:rsidRPr="006F1E80" w:rsidRDefault="00C7656A" w:rsidP="00132D4D">
            <w:pPr>
              <w:jc w:val="right"/>
              <w:rPr>
                <w:ins w:id="206" w:author="Ezekiel Ogundepo" w:date="2022-10-29T19:42:00Z"/>
                <w:rFonts w:ascii="Times New Roman" w:eastAsia="Times New Roman" w:hAnsi="Times New Roman" w:cs="Times New Roman"/>
                <w:sz w:val="20"/>
                <w:szCs w:val="20"/>
                <w:lang w:val="en-US"/>
              </w:rPr>
            </w:pPr>
            <w:ins w:id="207" w:author="Ezekiel Ogundepo" w:date="2022-10-29T19:42:00Z">
              <w:r w:rsidRPr="006F1E80">
                <w:rPr>
                  <w:rFonts w:ascii="Times New Roman" w:eastAsia="Times New Roman" w:hAnsi="Times New Roman" w:cs="Times New Roman"/>
                  <w:sz w:val="20"/>
                  <w:szCs w:val="20"/>
                  <w:lang w:val="en-US"/>
                </w:rPr>
                <w:t>564</w:t>
              </w:r>
            </w:ins>
          </w:p>
        </w:tc>
        <w:tc>
          <w:tcPr>
            <w:tcW w:w="503" w:type="pct"/>
            <w:noWrap/>
            <w:vAlign w:val="center"/>
            <w:hideMark/>
          </w:tcPr>
          <w:p w14:paraId="4A97AEC8" w14:textId="77777777" w:rsidR="00C7656A" w:rsidRPr="006F1E80" w:rsidRDefault="00C7656A" w:rsidP="00132D4D">
            <w:pPr>
              <w:jc w:val="right"/>
              <w:rPr>
                <w:ins w:id="208" w:author="Ezekiel Ogundepo" w:date="2022-10-29T19:42:00Z"/>
                <w:rFonts w:ascii="Times New Roman" w:eastAsia="Times New Roman" w:hAnsi="Times New Roman" w:cs="Times New Roman"/>
                <w:sz w:val="20"/>
                <w:szCs w:val="20"/>
                <w:lang w:val="en-US"/>
              </w:rPr>
            </w:pPr>
            <w:ins w:id="209" w:author="Ezekiel Ogundepo" w:date="2022-10-29T19:42:00Z">
              <w:r w:rsidRPr="006F1E80">
                <w:rPr>
                  <w:rFonts w:ascii="Times New Roman" w:eastAsia="Times New Roman" w:hAnsi="Times New Roman" w:cs="Times New Roman"/>
                  <w:sz w:val="20"/>
                  <w:szCs w:val="20"/>
                  <w:lang w:val="en-US"/>
                </w:rPr>
                <w:t>249.659</w:t>
              </w:r>
            </w:ins>
          </w:p>
        </w:tc>
        <w:tc>
          <w:tcPr>
            <w:tcW w:w="466" w:type="pct"/>
            <w:noWrap/>
            <w:vAlign w:val="center"/>
            <w:hideMark/>
          </w:tcPr>
          <w:p w14:paraId="3819092C" w14:textId="77777777" w:rsidR="00C7656A" w:rsidRPr="006F1E80" w:rsidRDefault="00C7656A" w:rsidP="00132D4D">
            <w:pPr>
              <w:jc w:val="right"/>
              <w:rPr>
                <w:ins w:id="210" w:author="Ezekiel Ogundepo" w:date="2022-10-29T19:42:00Z"/>
                <w:rFonts w:ascii="Times New Roman" w:eastAsia="Times New Roman" w:hAnsi="Times New Roman" w:cs="Times New Roman"/>
                <w:sz w:val="20"/>
                <w:szCs w:val="20"/>
                <w:lang w:val="en-US"/>
              </w:rPr>
            </w:pPr>
            <w:ins w:id="211" w:author="Ezekiel Ogundepo" w:date="2022-10-29T19:42:00Z">
              <w:r w:rsidRPr="006F1E80">
                <w:rPr>
                  <w:rFonts w:ascii="Times New Roman" w:eastAsia="Times New Roman" w:hAnsi="Times New Roman" w:cs="Times New Roman"/>
                  <w:sz w:val="20"/>
                  <w:szCs w:val="20"/>
                  <w:lang w:val="en-US"/>
                </w:rPr>
                <w:t>245</w:t>
              </w:r>
            </w:ins>
          </w:p>
        </w:tc>
        <w:tc>
          <w:tcPr>
            <w:tcW w:w="992" w:type="pct"/>
            <w:noWrap/>
            <w:vAlign w:val="center"/>
            <w:hideMark/>
          </w:tcPr>
          <w:p w14:paraId="3381A0A5" w14:textId="77777777" w:rsidR="00C7656A" w:rsidRPr="006F1E80" w:rsidRDefault="00C7656A" w:rsidP="00132D4D">
            <w:pPr>
              <w:jc w:val="right"/>
              <w:rPr>
                <w:ins w:id="212" w:author="Ezekiel Ogundepo" w:date="2022-10-29T19:42:00Z"/>
                <w:rFonts w:ascii="Times New Roman" w:eastAsia="Times New Roman" w:hAnsi="Times New Roman" w:cs="Times New Roman"/>
                <w:sz w:val="20"/>
                <w:szCs w:val="20"/>
                <w:lang w:val="en-US"/>
              </w:rPr>
            </w:pPr>
            <w:ins w:id="213" w:author="Ezekiel Ogundepo" w:date="2022-10-29T19:42:00Z">
              <w:r w:rsidRPr="006F1E80">
                <w:rPr>
                  <w:rFonts w:ascii="Times New Roman" w:eastAsia="Times New Roman" w:hAnsi="Times New Roman" w:cs="Times New Roman"/>
                  <w:sz w:val="20"/>
                  <w:szCs w:val="20"/>
                  <w:lang w:val="en-US"/>
                </w:rPr>
                <w:t>51.686</w:t>
              </w:r>
            </w:ins>
          </w:p>
        </w:tc>
      </w:tr>
      <w:tr w:rsidR="00C7656A" w:rsidRPr="006F1E80" w14:paraId="392422E9" w14:textId="77777777" w:rsidTr="00132D4D">
        <w:trPr>
          <w:trHeight w:val="300"/>
          <w:ins w:id="214" w:author="Ezekiel Ogundepo" w:date="2022-10-29T19:42:00Z"/>
        </w:trPr>
        <w:tc>
          <w:tcPr>
            <w:tcW w:w="1875" w:type="pct"/>
            <w:noWrap/>
            <w:vAlign w:val="center"/>
            <w:hideMark/>
          </w:tcPr>
          <w:p w14:paraId="0FA96FE9" w14:textId="77777777" w:rsidR="00C7656A" w:rsidRPr="006F1E80" w:rsidRDefault="00C7656A" w:rsidP="00132D4D">
            <w:pPr>
              <w:rPr>
                <w:ins w:id="215" w:author="Ezekiel Ogundepo" w:date="2022-10-29T19:42:00Z"/>
                <w:rFonts w:ascii="Times New Roman" w:eastAsia="Times New Roman" w:hAnsi="Times New Roman" w:cs="Times New Roman"/>
                <w:sz w:val="20"/>
                <w:szCs w:val="20"/>
                <w:lang w:val="en-US"/>
              </w:rPr>
            </w:pPr>
            <w:ins w:id="216" w:author="Ezekiel Ogundepo" w:date="2022-10-29T19:42:00Z">
              <w:r w:rsidRPr="006F1E80">
                <w:rPr>
                  <w:rFonts w:ascii="Times New Roman" w:eastAsia="Times New Roman" w:hAnsi="Times New Roman" w:cs="Times New Roman"/>
                  <w:sz w:val="20"/>
                  <w:szCs w:val="20"/>
                  <w:lang w:val="en-US"/>
                </w:rPr>
                <w:t>Maximum heart rate achieved</w:t>
              </w:r>
            </w:ins>
          </w:p>
        </w:tc>
        <w:tc>
          <w:tcPr>
            <w:tcW w:w="573" w:type="pct"/>
            <w:noWrap/>
            <w:vAlign w:val="center"/>
            <w:hideMark/>
          </w:tcPr>
          <w:p w14:paraId="7236E9B3" w14:textId="77777777" w:rsidR="00C7656A" w:rsidRPr="006F1E80" w:rsidRDefault="00C7656A" w:rsidP="00132D4D">
            <w:pPr>
              <w:jc w:val="right"/>
              <w:rPr>
                <w:ins w:id="217" w:author="Ezekiel Ogundepo" w:date="2022-10-29T19:42:00Z"/>
                <w:rFonts w:ascii="Times New Roman" w:eastAsia="Times New Roman" w:hAnsi="Times New Roman" w:cs="Times New Roman"/>
                <w:sz w:val="20"/>
                <w:szCs w:val="20"/>
                <w:lang w:val="en-US"/>
              </w:rPr>
            </w:pPr>
            <w:ins w:id="218" w:author="Ezekiel Ogundepo" w:date="2022-10-29T19:42:00Z">
              <w:r w:rsidRPr="006F1E80">
                <w:rPr>
                  <w:rFonts w:ascii="Times New Roman" w:eastAsia="Times New Roman" w:hAnsi="Times New Roman" w:cs="Times New Roman"/>
                  <w:sz w:val="20"/>
                  <w:szCs w:val="20"/>
                  <w:lang w:val="en-US"/>
                </w:rPr>
                <w:t>71</w:t>
              </w:r>
            </w:ins>
          </w:p>
        </w:tc>
        <w:tc>
          <w:tcPr>
            <w:tcW w:w="591" w:type="pct"/>
            <w:noWrap/>
            <w:vAlign w:val="center"/>
            <w:hideMark/>
          </w:tcPr>
          <w:p w14:paraId="3FB070BD" w14:textId="77777777" w:rsidR="00C7656A" w:rsidRPr="006F1E80" w:rsidRDefault="00C7656A" w:rsidP="00132D4D">
            <w:pPr>
              <w:jc w:val="right"/>
              <w:rPr>
                <w:ins w:id="219" w:author="Ezekiel Ogundepo" w:date="2022-10-29T19:42:00Z"/>
                <w:rFonts w:ascii="Times New Roman" w:eastAsia="Times New Roman" w:hAnsi="Times New Roman" w:cs="Times New Roman"/>
                <w:sz w:val="20"/>
                <w:szCs w:val="20"/>
                <w:lang w:val="en-US"/>
              </w:rPr>
            </w:pPr>
            <w:ins w:id="220" w:author="Ezekiel Ogundepo" w:date="2022-10-29T19:42:00Z">
              <w:r w:rsidRPr="006F1E80">
                <w:rPr>
                  <w:rFonts w:ascii="Times New Roman" w:eastAsia="Times New Roman" w:hAnsi="Times New Roman" w:cs="Times New Roman"/>
                  <w:sz w:val="20"/>
                  <w:szCs w:val="20"/>
                  <w:lang w:val="en-US"/>
                </w:rPr>
                <w:t>202</w:t>
              </w:r>
            </w:ins>
          </w:p>
        </w:tc>
        <w:tc>
          <w:tcPr>
            <w:tcW w:w="503" w:type="pct"/>
            <w:noWrap/>
            <w:vAlign w:val="center"/>
            <w:hideMark/>
          </w:tcPr>
          <w:p w14:paraId="6EE1CE1C" w14:textId="77777777" w:rsidR="00C7656A" w:rsidRPr="006F1E80" w:rsidRDefault="00C7656A" w:rsidP="00132D4D">
            <w:pPr>
              <w:jc w:val="right"/>
              <w:rPr>
                <w:ins w:id="221" w:author="Ezekiel Ogundepo" w:date="2022-10-29T19:42:00Z"/>
                <w:rFonts w:ascii="Times New Roman" w:eastAsia="Times New Roman" w:hAnsi="Times New Roman" w:cs="Times New Roman"/>
                <w:sz w:val="20"/>
                <w:szCs w:val="20"/>
                <w:lang w:val="en-US"/>
              </w:rPr>
            </w:pPr>
            <w:ins w:id="222" w:author="Ezekiel Ogundepo" w:date="2022-10-29T19:42:00Z">
              <w:r w:rsidRPr="006F1E80">
                <w:rPr>
                  <w:rFonts w:ascii="Times New Roman" w:eastAsia="Times New Roman" w:hAnsi="Times New Roman" w:cs="Times New Roman"/>
                  <w:sz w:val="20"/>
                  <w:szCs w:val="20"/>
                  <w:lang w:val="en-US"/>
                </w:rPr>
                <w:t>149.678</w:t>
              </w:r>
            </w:ins>
          </w:p>
        </w:tc>
        <w:tc>
          <w:tcPr>
            <w:tcW w:w="466" w:type="pct"/>
            <w:noWrap/>
            <w:vAlign w:val="center"/>
            <w:hideMark/>
          </w:tcPr>
          <w:p w14:paraId="67AD0500" w14:textId="77777777" w:rsidR="00C7656A" w:rsidRPr="006F1E80" w:rsidRDefault="00C7656A" w:rsidP="00132D4D">
            <w:pPr>
              <w:jc w:val="right"/>
              <w:rPr>
                <w:ins w:id="223" w:author="Ezekiel Ogundepo" w:date="2022-10-29T19:42:00Z"/>
                <w:rFonts w:ascii="Times New Roman" w:eastAsia="Times New Roman" w:hAnsi="Times New Roman" w:cs="Times New Roman"/>
                <w:sz w:val="20"/>
                <w:szCs w:val="20"/>
                <w:lang w:val="en-US"/>
              </w:rPr>
            </w:pPr>
            <w:ins w:id="224" w:author="Ezekiel Ogundepo" w:date="2022-10-29T19:42:00Z">
              <w:r w:rsidRPr="006F1E80">
                <w:rPr>
                  <w:rFonts w:ascii="Times New Roman" w:eastAsia="Times New Roman" w:hAnsi="Times New Roman" w:cs="Times New Roman"/>
                  <w:sz w:val="20"/>
                  <w:szCs w:val="20"/>
                  <w:lang w:val="en-US"/>
                </w:rPr>
                <w:t>153.5</w:t>
              </w:r>
            </w:ins>
          </w:p>
        </w:tc>
        <w:tc>
          <w:tcPr>
            <w:tcW w:w="992" w:type="pct"/>
            <w:noWrap/>
            <w:vAlign w:val="center"/>
            <w:hideMark/>
          </w:tcPr>
          <w:p w14:paraId="73A5C283" w14:textId="77777777" w:rsidR="00C7656A" w:rsidRPr="006F1E80" w:rsidRDefault="00C7656A" w:rsidP="00132D4D">
            <w:pPr>
              <w:jc w:val="right"/>
              <w:rPr>
                <w:ins w:id="225" w:author="Ezekiel Ogundepo" w:date="2022-10-29T19:42:00Z"/>
                <w:rFonts w:ascii="Times New Roman" w:eastAsia="Times New Roman" w:hAnsi="Times New Roman" w:cs="Times New Roman"/>
                <w:sz w:val="20"/>
                <w:szCs w:val="20"/>
                <w:lang w:val="en-US"/>
              </w:rPr>
            </w:pPr>
            <w:ins w:id="226" w:author="Ezekiel Ogundepo" w:date="2022-10-29T19:42:00Z">
              <w:r w:rsidRPr="006F1E80">
                <w:rPr>
                  <w:rFonts w:ascii="Times New Roman" w:eastAsia="Times New Roman" w:hAnsi="Times New Roman" w:cs="Times New Roman"/>
                  <w:sz w:val="20"/>
                  <w:szCs w:val="20"/>
                  <w:lang w:val="en-US"/>
                </w:rPr>
                <w:t>23.166</w:t>
              </w:r>
            </w:ins>
          </w:p>
        </w:tc>
      </w:tr>
      <w:tr w:rsidR="00C7656A" w:rsidRPr="006F1E80" w14:paraId="6B411643" w14:textId="77777777" w:rsidTr="00132D4D">
        <w:trPr>
          <w:trHeight w:val="315"/>
          <w:ins w:id="227" w:author="Ezekiel Ogundepo" w:date="2022-10-29T19:42:00Z"/>
        </w:trPr>
        <w:tc>
          <w:tcPr>
            <w:tcW w:w="1875" w:type="pct"/>
            <w:noWrap/>
            <w:vAlign w:val="center"/>
            <w:hideMark/>
          </w:tcPr>
          <w:p w14:paraId="3A5C2048" w14:textId="77777777" w:rsidR="00C7656A" w:rsidRPr="006F1E80" w:rsidRDefault="00C7656A" w:rsidP="00132D4D">
            <w:pPr>
              <w:rPr>
                <w:ins w:id="228" w:author="Ezekiel Ogundepo" w:date="2022-10-29T19:42:00Z"/>
                <w:rFonts w:ascii="Times New Roman" w:eastAsia="Times New Roman" w:hAnsi="Times New Roman" w:cs="Times New Roman"/>
                <w:sz w:val="20"/>
                <w:szCs w:val="20"/>
                <w:lang w:val="en-US"/>
              </w:rPr>
            </w:pPr>
            <w:ins w:id="229" w:author="Ezekiel Ogundepo" w:date="2022-10-29T19:42:00Z">
              <w:r w:rsidRPr="006F1E80">
                <w:rPr>
                  <w:rFonts w:ascii="Times New Roman" w:eastAsia="Times New Roman" w:hAnsi="Times New Roman" w:cs="Times New Roman"/>
                  <w:sz w:val="20"/>
                  <w:szCs w:val="20"/>
                  <w:lang w:val="en-US"/>
                </w:rPr>
                <w:t>ST depression</w:t>
              </w:r>
            </w:ins>
          </w:p>
        </w:tc>
        <w:tc>
          <w:tcPr>
            <w:tcW w:w="573" w:type="pct"/>
            <w:noWrap/>
            <w:vAlign w:val="center"/>
            <w:hideMark/>
          </w:tcPr>
          <w:p w14:paraId="7B4F499D" w14:textId="77777777" w:rsidR="00C7656A" w:rsidRPr="006F1E80" w:rsidRDefault="00C7656A" w:rsidP="00132D4D">
            <w:pPr>
              <w:jc w:val="right"/>
              <w:rPr>
                <w:ins w:id="230" w:author="Ezekiel Ogundepo" w:date="2022-10-29T19:42:00Z"/>
                <w:rFonts w:ascii="Times New Roman" w:eastAsia="Times New Roman" w:hAnsi="Times New Roman" w:cs="Times New Roman"/>
                <w:sz w:val="20"/>
                <w:szCs w:val="20"/>
                <w:lang w:val="en-US"/>
              </w:rPr>
            </w:pPr>
            <w:ins w:id="231" w:author="Ezekiel Ogundepo" w:date="2022-10-29T19:42:00Z">
              <w:r w:rsidRPr="006F1E80">
                <w:rPr>
                  <w:rFonts w:ascii="Times New Roman" w:eastAsia="Times New Roman" w:hAnsi="Times New Roman" w:cs="Times New Roman"/>
                  <w:sz w:val="20"/>
                  <w:szCs w:val="20"/>
                  <w:lang w:val="en-US"/>
                </w:rPr>
                <w:t>0</w:t>
              </w:r>
            </w:ins>
          </w:p>
        </w:tc>
        <w:tc>
          <w:tcPr>
            <w:tcW w:w="591" w:type="pct"/>
            <w:noWrap/>
            <w:vAlign w:val="center"/>
            <w:hideMark/>
          </w:tcPr>
          <w:p w14:paraId="2BC7F59C" w14:textId="77777777" w:rsidR="00C7656A" w:rsidRPr="006F1E80" w:rsidRDefault="00C7656A" w:rsidP="00132D4D">
            <w:pPr>
              <w:jc w:val="right"/>
              <w:rPr>
                <w:ins w:id="232" w:author="Ezekiel Ogundepo" w:date="2022-10-29T19:42:00Z"/>
                <w:rFonts w:ascii="Times New Roman" w:eastAsia="Times New Roman" w:hAnsi="Times New Roman" w:cs="Times New Roman"/>
                <w:sz w:val="20"/>
                <w:szCs w:val="20"/>
                <w:lang w:val="en-US"/>
              </w:rPr>
            </w:pPr>
            <w:ins w:id="233" w:author="Ezekiel Ogundepo" w:date="2022-10-29T19:42:00Z">
              <w:r w:rsidRPr="006F1E80">
                <w:rPr>
                  <w:rFonts w:ascii="Times New Roman" w:eastAsia="Times New Roman" w:hAnsi="Times New Roman" w:cs="Times New Roman"/>
                  <w:sz w:val="20"/>
                  <w:szCs w:val="20"/>
                  <w:lang w:val="en-US"/>
                </w:rPr>
                <w:t>6.2</w:t>
              </w:r>
            </w:ins>
          </w:p>
        </w:tc>
        <w:tc>
          <w:tcPr>
            <w:tcW w:w="503" w:type="pct"/>
            <w:noWrap/>
            <w:vAlign w:val="center"/>
            <w:hideMark/>
          </w:tcPr>
          <w:p w14:paraId="312638F7" w14:textId="77777777" w:rsidR="00C7656A" w:rsidRPr="006F1E80" w:rsidRDefault="00C7656A" w:rsidP="00132D4D">
            <w:pPr>
              <w:jc w:val="right"/>
              <w:rPr>
                <w:ins w:id="234" w:author="Ezekiel Ogundepo" w:date="2022-10-29T19:42:00Z"/>
                <w:rFonts w:ascii="Times New Roman" w:eastAsia="Times New Roman" w:hAnsi="Times New Roman" w:cs="Times New Roman"/>
                <w:sz w:val="20"/>
                <w:szCs w:val="20"/>
                <w:lang w:val="en-US"/>
              </w:rPr>
            </w:pPr>
            <w:ins w:id="235" w:author="Ezekiel Ogundepo" w:date="2022-10-29T19:42:00Z">
              <w:r w:rsidRPr="006F1E80">
                <w:rPr>
                  <w:rFonts w:ascii="Times New Roman" w:eastAsia="Times New Roman" w:hAnsi="Times New Roman" w:cs="Times New Roman"/>
                  <w:sz w:val="20"/>
                  <w:szCs w:val="20"/>
                  <w:lang w:val="en-US"/>
                </w:rPr>
                <w:t>1.05</w:t>
              </w:r>
            </w:ins>
          </w:p>
        </w:tc>
        <w:tc>
          <w:tcPr>
            <w:tcW w:w="466" w:type="pct"/>
            <w:noWrap/>
            <w:vAlign w:val="center"/>
            <w:hideMark/>
          </w:tcPr>
          <w:p w14:paraId="226426A9" w14:textId="77777777" w:rsidR="00C7656A" w:rsidRPr="006F1E80" w:rsidRDefault="00C7656A" w:rsidP="00132D4D">
            <w:pPr>
              <w:jc w:val="right"/>
              <w:rPr>
                <w:ins w:id="236" w:author="Ezekiel Ogundepo" w:date="2022-10-29T19:42:00Z"/>
                <w:rFonts w:ascii="Times New Roman" w:eastAsia="Times New Roman" w:hAnsi="Times New Roman" w:cs="Times New Roman"/>
                <w:sz w:val="20"/>
                <w:szCs w:val="20"/>
                <w:lang w:val="en-US"/>
              </w:rPr>
            </w:pPr>
            <w:ins w:id="237" w:author="Ezekiel Ogundepo" w:date="2022-10-29T19:42:00Z">
              <w:r w:rsidRPr="006F1E80">
                <w:rPr>
                  <w:rFonts w:ascii="Times New Roman" w:eastAsia="Times New Roman" w:hAnsi="Times New Roman" w:cs="Times New Roman"/>
                  <w:sz w:val="20"/>
                  <w:szCs w:val="20"/>
                  <w:lang w:val="en-US"/>
                </w:rPr>
                <w:t>0.8</w:t>
              </w:r>
            </w:ins>
          </w:p>
        </w:tc>
        <w:tc>
          <w:tcPr>
            <w:tcW w:w="992" w:type="pct"/>
            <w:noWrap/>
            <w:vAlign w:val="center"/>
            <w:hideMark/>
          </w:tcPr>
          <w:p w14:paraId="772BED72" w14:textId="77777777" w:rsidR="00C7656A" w:rsidRPr="006F1E80" w:rsidRDefault="00C7656A" w:rsidP="00132D4D">
            <w:pPr>
              <w:jc w:val="right"/>
              <w:rPr>
                <w:ins w:id="238" w:author="Ezekiel Ogundepo" w:date="2022-10-29T19:42:00Z"/>
                <w:rFonts w:ascii="Times New Roman" w:eastAsia="Times New Roman" w:hAnsi="Times New Roman" w:cs="Times New Roman"/>
                <w:sz w:val="20"/>
                <w:szCs w:val="20"/>
                <w:lang w:val="en-US"/>
              </w:rPr>
            </w:pPr>
            <w:ins w:id="239" w:author="Ezekiel Ogundepo" w:date="2022-10-29T19:42:00Z">
              <w:r w:rsidRPr="006F1E80">
                <w:rPr>
                  <w:rFonts w:ascii="Times New Roman" w:eastAsia="Times New Roman" w:hAnsi="Times New Roman" w:cs="Times New Roman"/>
                  <w:sz w:val="20"/>
                  <w:szCs w:val="20"/>
                  <w:lang w:val="en-US"/>
                </w:rPr>
                <w:t>1.145</w:t>
              </w:r>
            </w:ins>
          </w:p>
        </w:tc>
      </w:tr>
    </w:tbl>
    <w:p w14:paraId="4DA134DD" w14:textId="1BC08DFA" w:rsidR="00C67E7B" w:rsidRPr="006F1E80" w:rsidRDefault="00C67E7B" w:rsidP="00C67E7B">
      <w:pPr>
        <w:pStyle w:val="NormalWeb"/>
        <w:shd w:val="clear" w:color="auto" w:fill="FFFFFF"/>
        <w:spacing w:after="150" w:line="360" w:lineRule="auto"/>
        <w:jc w:val="both"/>
        <w:rPr>
          <w:moveTo w:id="240" w:author="Ezekiel Ogundepo" w:date="2022-10-29T19:39:00Z"/>
        </w:rPr>
      </w:pPr>
      <w:moveToRangeStart w:id="241" w:author="Ezekiel Ogundepo" w:date="2022-10-29T19:39:00Z" w:name="move117964788"/>
      <w:moveTo w:id="242" w:author="Ezekiel Ogundepo" w:date="2022-10-29T19:39:00Z">
        <w:del w:id="243" w:author="Ezekiel Ogundepo" w:date="2022-10-29T19:43:00Z">
          <w:r w:rsidRPr="006F1E80" w:rsidDel="00C7656A">
            <w:delText>Tables 2 and 4 show a</w:delText>
          </w:r>
        </w:del>
      </w:moveTo>
      <w:ins w:id="244" w:author="Ezekiel Ogundepo" w:date="2022-10-29T19:43:00Z">
        <w:r w:rsidR="00C7656A">
          <w:t>A</w:t>
        </w:r>
      </w:ins>
      <w:moveTo w:id="245" w:author="Ezekiel Ogundepo" w:date="2022-10-29T19:39:00Z">
        <w:r w:rsidRPr="006F1E80">
          <w:t xml:space="preserve"> detailed exploratory data analysis using the Chi-square test of independence for Cleveland and Statlog heart disease datasets</w:t>
        </w:r>
      </w:moveTo>
      <w:ins w:id="246" w:author="Ezekiel Ogundepo" w:date="2022-10-29T19:43:00Z">
        <w:r w:rsidR="00C7656A">
          <w:t xml:space="preserve"> are shown in </w:t>
        </w:r>
        <w:r w:rsidR="00C7656A" w:rsidRPr="006F1E80">
          <w:t xml:space="preserve">Tables </w:t>
        </w:r>
        <w:r w:rsidR="00C7656A">
          <w:t>3</w:t>
        </w:r>
        <w:r w:rsidR="00C7656A" w:rsidRPr="006F1E80">
          <w:t xml:space="preserve"> and </w:t>
        </w:r>
        <w:r w:rsidR="00C7656A">
          <w:t>4</w:t>
        </w:r>
      </w:ins>
      <w:moveTo w:id="247" w:author="Ezekiel Ogundepo" w:date="2022-10-29T19:39:00Z">
        <w:del w:id="248" w:author="Ezekiel Ogundepo" w:date="2022-10-29T19:43:00Z">
          <w:r w:rsidRPr="006F1E80" w:rsidDel="00C7656A">
            <w:delText>;</w:delText>
          </w:r>
        </w:del>
        <w:r w:rsidRPr="006F1E80">
          <w:t xml:space="preserve"> to get more insight into the features that are useful in determining whether a patient has heart disease before applying standard machine learning models for the class prediction.</w:t>
        </w:r>
      </w:moveTo>
    </w:p>
    <w:moveToRangeEnd w:id="241"/>
    <w:p w14:paraId="0F045C25" w14:textId="45137E6C" w:rsidR="00232FCB" w:rsidRPr="006F1E80" w:rsidRDefault="007A2D99" w:rsidP="00205A38">
      <w:pPr>
        <w:spacing w:line="240" w:lineRule="auto"/>
        <w:jc w:val="center"/>
        <w:rPr>
          <w:rStyle w:val="fontstyle01"/>
          <w:rFonts w:ascii="Times New Roman" w:hAnsi="Times New Roman" w:cs="Times New Roman"/>
          <w:bCs/>
          <w:color w:val="auto"/>
          <w:sz w:val="28"/>
          <w:szCs w:val="28"/>
        </w:rPr>
      </w:pPr>
      <w:r w:rsidRPr="006F1E80">
        <w:rPr>
          <w:rStyle w:val="fontstyle01"/>
          <w:rFonts w:ascii="Times New Roman" w:hAnsi="Times New Roman" w:cs="Times New Roman"/>
          <w:b/>
          <w:bCs/>
          <w:color w:val="auto"/>
          <w:sz w:val="22"/>
          <w:szCs w:val="22"/>
        </w:rPr>
        <w:t>T</w:t>
      </w:r>
      <w:r w:rsidR="00232FCB" w:rsidRPr="006F1E80">
        <w:rPr>
          <w:rStyle w:val="fontstyle01"/>
          <w:rFonts w:ascii="Times New Roman" w:hAnsi="Times New Roman" w:cs="Times New Roman"/>
          <w:b/>
          <w:bCs/>
          <w:color w:val="auto"/>
          <w:sz w:val="22"/>
          <w:szCs w:val="22"/>
        </w:rPr>
        <w:t xml:space="preserve">able </w:t>
      </w:r>
      <w:ins w:id="249" w:author="Ezekiel Ogundepo" w:date="2022-10-29T19:44:00Z">
        <w:r w:rsidR="00C7656A">
          <w:rPr>
            <w:rStyle w:val="fontstyle01"/>
            <w:rFonts w:ascii="Times New Roman" w:hAnsi="Times New Roman" w:cs="Times New Roman"/>
            <w:b/>
            <w:bCs/>
            <w:color w:val="auto"/>
            <w:sz w:val="22"/>
            <w:szCs w:val="22"/>
          </w:rPr>
          <w:t>3</w:t>
        </w:r>
      </w:ins>
      <w:del w:id="250" w:author="Ezekiel Ogundepo" w:date="2022-10-29T19:44:00Z">
        <w:r w:rsidR="00766F41" w:rsidRPr="006F1E80" w:rsidDel="00C7656A">
          <w:rPr>
            <w:rStyle w:val="fontstyle01"/>
            <w:rFonts w:ascii="Times New Roman" w:hAnsi="Times New Roman" w:cs="Times New Roman"/>
            <w:b/>
            <w:bCs/>
            <w:color w:val="auto"/>
            <w:sz w:val="22"/>
            <w:szCs w:val="22"/>
          </w:rPr>
          <w:delText>2</w:delText>
        </w:r>
      </w:del>
      <w:r w:rsidR="00232FCB" w:rsidRPr="006F1E80">
        <w:rPr>
          <w:rStyle w:val="fontstyle01"/>
          <w:rFonts w:ascii="Times New Roman" w:hAnsi="Times New Roman" w:cs="Times New Roman"/>
          <w:b/>
          <w:bCs/>
          <w:color w:val="auto"/>
          <w:sz w:val="22"/>
          <w:szCs w:val="22"/>
        </w:rPr>
        <w:t xml:space="preserve">: </w:t>
      </w:r>
      <w:r w:rsidR="00232FCB" w:rsidRPr="006F1E80">
        <w:rPr>
          <w:rStyle w:val="fontstyle01"/>
          <w:rFonts w:ascii="Times New Roman" w:hAnsi="Times New Roman" w:cs="Times New Roman"/>
          <w:bCs/>
          <w:color w:val="auto"/>
          <w:sz w:val="22"/>
          <w:szCs w:val="22"/>
        </w:rPr>
        <w:t xml:space="preserve">Frequency (percentage in parenthesis) distribution of determinants of heart disease across </w:t>
      </w:r>
      <w:r w:rsidR="007D0F02" w:rsidRPr="006F1E80">
        <w:rPr>
          <w:rStyle w:val="fontstyle01"/>
          <w:rFonts w:ascii="Times New Roman" w:hAnsi="Times New Roman" w:cs="Times New Roman"/>
          <w:bCs/>
          <w:color w:val="auto"/>
          <w:sz w:val="22"/>
          <w:szCs w:val="22"/>
        </w:rPr>
        <w:t xml:space="preserve">the </w:t>
      </w:r>
      <w:r w:rsidR="00232FCB" w:rsidRPr="006F1E80">
        <w:rPr>
          <w:rStyle w:val="fontstyle01"/>
          <w:rFonts w:ascii="Times New Roman" w:hAnsi="Times New Roman" w:cs="Times New Roman"/>
          <w:bCs/>
          <w:color w:val="auto"/>
          <w:sz w:val="22"/>
          <w:szCs w:val="22"/>
        </w:rPr>
        <w:t xml:space="preserve">297 </w:t>
      </w:r>
      <w:r w:rsidR="007D0F02" w:rsidRPr="006F1E80">
        <w:rPr>
          <w:rStyle w:val="fontstyle01"/>
          <w:rFonts w:ascii="Times New Roman" w:hAnsi="Times New Roman" w:cs="Times New Roman"/>
          <w:bCs/>
          <w:color w:val="auto"/>
          <w:sz w:val="22"/>
          <w:szCs w:val="22"/>
        </w:rPr>
        <w:t xml:space="preserve">patients in the </w:t>
      </w:r>
      <w:r w:rsidR="00232FCB" w:rsidRPr="006F1E80">
        <w:rPr>
          <w:rStyle w:val="fontstyle01"/>
          <w:rFonts w:ascii="Times New Roman" w:hAnsi="Times New Roman" w:cs="Times New Roman"/>
          <w:bCs/>
          <w:color w:val="auto"/>
          <w:sz w:val="22"/>
          <w:szCs w:val="22"/>
        </w:rPr>
        <w:t>Cleveland</w:t>
      </w:r>
      <w:r w:rsidR="007D0F02" w:rsidRPr="006F1E80">
        <w:rPr>
          <w:rStyle w:val="fontstyle01"/>
          <w:rFonts w:ascii="Times New Roman" w:hAnsi="Times New Roman" w:cs="Times New Roman"/>
          <w:bCs/>
          <w:color w:val="auto"/>
          <w:sz w:val="22"/>
          <w:szCs w:val="22"/>
        </w:rPr>
        <w:t xml:space="preserve"> data</w:t>
      </w:r>
    </w:p>
    <w:tbl>
      <w:tblPr>
        <w:tblStyle w:val="PlainTable2"/>
        <w:tblW w:w="9895" w:type="dxa"/>
        <w:jc w:val="center"/>
        <w:tblLook w:val="0620" w:firstRow="1" w:lastRow="0" w:firstColumn="0" w:lastColumn="0" w:noHBand="1" w:noVBand="1"/>
      </w:tblPr>
      <w:tblGrid>
        <w:gridCol w:w="2225"/>
        <w:gridCol w:w="2241"/>
        <w:gridCol w:w="1392"/>
        <w:gridCol w:w="1392"/>
        <w:gridCol w:w="1392"/>
        <w:gridCol w:w="1253"/>
      </w:tblGrid>
      <w:tr w:rsidR="006F1E80" w:rsidRPr="006F1E80" w14:paraId="0967B6A3" w14:textId="77777777" w:rsidTr="00456BAC">
        <w:trPr>
          <w:cnfStyle w:val="100000000000" w:firstRow="1" w:lastRow="0" w:firstColumn="0" w:lastColumn="0" w:oddVBand="0" w:evenVBand="0" w:oddHBand="0" w:evenHBand="0" w:firstRowFirstColumn="0" w:firstRowLastColumn="0" w:lastRowFirstColumn="0" w:lastRowLastColumn="0"/>
          <w:trHeight w:val="233"/>
          <w:jc w:val="center"/>
        </w:trPr>
        <w:tc>
          <w:tcPr>
            <w:tcW w:w="0" w:type="dxa"/>
            <w:vMerge w:val="restart"/>
            <w:noWrap/>
            <w:vAlign w:val="center"/>
            <w:hideMark/>
          </w:tcPr>
          <w:p w14:paraId="6C1F8202"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Determinants (factors)</w:t>
            </w:r>
          </w:p>
        </w:tc>
        <w:tc>
          <w:tcPr>
            <w:tcW w:w="0" w:type="dxa"/>
            <w:vMerge w:val="restart"/>
            <w:noWrap/>
            <w:vAlign w:val="center"/>
            <w:hideMark/>
          </w:tcPr>
          <w:p w14:paraId="0FCB7746"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Factor levels</w:t>
            </w:r>
          </w:p>
        </w:tc>
        <w:tc>
          <w:tcPr>
            <w:tcW w:w="0" w:type="dxa"/>
            <w:gridSpan w:val="2"/>
            <w:noWrap/>
            <w:vAlign w:val="center"/>
            <w:hideMark/>
          </w:tcPr>
          <w:p w14:paraId="0BAB6551"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Heart disease status</w:t>
            </w:r>
          </w:p>
        </w:tc>
        <w:tc>
          <w:tcPr>
            <w:tcW w:w="0" w:type="dxa"/>
            <w:vMerge w:val="restart"/>
            <w:noWrap/>
            <w:vAlign w:val="bottom"/>
            <w:hideMark/>
          </w:tcPr>
          <w:p w14:paraId="495A8055" w14:textId="77777777" w:rsidR="00232FCB" w:rsidRPr="006F1E80" w:rsidRDefault="00232FCB" w:rsidP="00456BAC">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Total</w:t>
            </w:r>
          </w:p>
          <w:p w14:paraId="2FFA27A7" w14:textId="77777777" w:rsidR="00232FCB" w:rsidRPr="006F1E80" w:rsidRDefault="00232FCB" w:rsidP="00456BAC">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297 (100%)</w:t>
            </w:r>
          </w:p>
        </w:tc>
        <w:tc>
          <w:tcPr>
            <w:tcW w:w="0" w:type="dxa"/>
            <w:vMerge w:val="restart"/>
            <w:noWrap/>
            <w:vAlign w:val="center"/>
            <w:hideMark/>
          </w:tcPr>
          <w:p w14:paraId="2AD0054A" w14:textId="77777777" w:rsidR="00232FCB" w:rsidRPr="006F1E80" w:rsidRDefault="00232FCB" w:rsidP="00456BAC">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P-value</w:t>
            </w:r>
          </w:p>
        </w:tc>
      </w:tr>
      <w:tr w:rsidR="006F1E80" w:rsidRPr="006F1E80" w14:paraId="4C102195" w14:textId="77777777" w:rsidTr="001E5D43">
        <w:trPr>
          <w:trHeight w:val="311"/>
          <w:jc w:val="center"/>
        </w:trPr>
        <w:tc>
          <w:tcPr>
            <w:tcW w:w="0" w:type="dxa"/>
            <w:vMerge/>
            <w:tcBorders>
              <w:bottom w:val="single" w:sz="4" w:space="0" w:color="auto"/>
            </w:tcBorders>
            <w:hideMark/>
          </w:tcPr>
          <w:p w14:paraId="6AD63B04" w14:textId="77777777" w:rsidR="00232FCB" w:rsidRPr="006F1E80" w:rsidRDefault="00232FCB" w:rsidP="006A0022">
            <w:pPr>
              <w:jc w:val="center"/>
              <w:rPr>
                <w:rFonts w:ascii="Times New Roman" w:eastAsia="Times New Roman" w:hAnsi="Times New Roman" w:cs="Times New Roman"/>
                <w:b/>
                <w:bCs/>
                <w:sz w:val="20"/>
                <w:szCs w:val="20"/>
                <w:lang w:val="en-US"/>
              </w:rPr>
            </w:pPr>
          </w:p>
        </w:tc>
        <w:tc>
          <w:tcPr>
            <w:tcW w:w="0" w:type="dxa"/>
            <w:vMerge/>
            <w:tcBorders>
              <w:bottom w:val="single" w:sz="4" w:space="0" w:color="auto"/>
            </w:tcBorders>
            <w:hideMark/>
          </w:tcPr>
          <w:p w14:paraId="37A3044F" w14:textId="77777777" w:rsidR="00232FCB" w:rsidRPr="006F1E80" w:rsidRDefault="00232FCB" w:rsidP="006A0022">
            <w:pPr>
              <w:jc w:val="center"/>
              <w:rPr>
                <w:rFonts w:ascii="Times New Roman" w:eastAsia="Times New Roman" w:hAnsi="Times New Roman" w:cs="Times New Roman"/>
                <w:b/>
                <w:bCs/>
                <w:sz w:val="20"/>
                <w:szCs w:val="20"/>
                <w:lang w:val="en-US"/>
              </w:rPr>
            </w:pPr>
          </w:p>
        </w:tc>
        <w:tc>
          <w:tcPr>
            <w:tcW w:w="0" w:type="dxa"/>
            <w:tcBorders>
              <w:bottom w:val="single" w:sz="4" w:space="0" w:color="auto"/>
            </w:tcBorders>
            <w:noWrap/>
            <w:hideMark/>
          </w:tcPr>
          <w:p w14:paraId="03E92E48" w14:textId="77777777" w:rsidR="00232FCB" w:rsidRPr="006F1E80" w:rsidRDefault="00232FCB" w:rsidP="001E5D43">
            <w:pPr>
              <w:jc w:val="center"/>
              <w:rPr>
                <w:rFonts w:ascii="Times New Roman" w:eastAsia="Times New Roman" w:hAnsi="Times New Roman" w:cs="Times New Roman"/>
                <w:b/>
                <w:bCs/>
                <w:sz w:val="20"/>
                <w:szCs w:val="20"/>
                <w:lang w:val="en-US"/>
              </w:rPr>
            </w:pPr>
            <w:r w:rsidRPr="006F1E80">
              <w:rPr>
                <w:rFonts w:ascii="Times New Roman" w:eastAsia="Times New Roman" w:hAnsi="Times New Roman" w:cs="Times New Roman"/>
                <w:b/>
                <w:bCs/>
                <w:sz w:val="20"/>
                <w:szCs w:val="20"/>
                <w:lang w:val="en-US"/>
              </w:rPr>
              <w:t>Absent (0)</w:t>
            </w:r>
          </w:p>
          <w:p w14:paraId="23A142FF" w14:textId="77777777" w:rsidR="00232FCB" w:rsidRPr="006F1E80" w:rsidRDefault="00232FCB" w:rsidP="006A0022">
            <w:pPr>
              <w:jc w:val="center"/>
              <w:rPr>
                <w:rFonts w:ascii="Times New Roman" w:eastAsia="Times New Roman" w:hAnsi="Times New Roman" w:cs="Times New Roman"/>
                <w:b/>
                <w:bCs/>
                <w:sz w:val="20"/>
                <w:szCs w:val="20"/>
                <w:lang w:val="en-US"/>
              </w:rPr>
            </w:pPr>
            <w:r w:rsidRPr="006F1E80">
              <w:rPr>
                <w:rFonts w:ascii="Times New Roman" w:eastAsia="Times New Roman" w:hAnsi="Times New Roman" w:cs="Times New Roman"/>
                <w:b/>
                <w:bCs/>
                <w:sz w:val="20"/>
                <w:szCs w:val="20"/>
                <w:lang w:val="en-US"/>
              </w:rPr>
              <w:t>160 (54%)</w:t>
            </w:r>
          </w:p>
        </w:tc>
        <w:tc>
          <w:tcPr>
            <w:tcW w:w="0" w:type="dxa"/>
            <w:tcBorders>
              <w:bottom w:val="single" w:sz="4" w:space="0" w:color="auto"/>
            </w:tcBorders>
            <w:noWrap/>
            <w:hideMark/>
          </w:tcPr>
          <w:p w14:paraId="7C93E502" w14:textId="77777777" w:rsidR="00232FCB" w:rsidRPr="006F1E80" w:rsidRDefault="00232FCB" w:rsidP="001E5D43">
            <w:pPr>
              <w:jc w:val="center"/>
              <w:rPr>
                <w:rFonts w:ascii="Times New Roman" w:eastAsia="Times New Roman" w:hAnsi="Times New Roman" w:cs="Times New Roman"/>
                <w:b/>
                <w:bCs/>
                <w:sz w:val="20"/>
                <w:szCs w:val="20"/>
                <w:lang w:val="en-US"/>
              </w:rPr>
            </w:pPr>
            <w:r w:rsidRPr="006F1E80">
              <w:rPr>
                <w:rFonts w:ascii="Times New Roman" w:eastAsia="Times New Roman" w:hAnsi="Times New Roman" w:cs="Times New Roman"/>
                <w:b/>
                <w:bCs/>
                <w:sz w:val="20"/>
                <w:szCs w:val="20"/>
                <w:lang w:val="en-US"/>
              </w:rPr>
              <w:t>Present (1)</w:t>
            </w:r>
          </w:p>
          <w:p w14:paraId="50C57CA8" w14:textId="77777777" w:rsidR="00232FCB" w:rsidRPr="006F1E80" w:rsidRDefault="00232FCB" w:rsidP="006A0022">
            <w:pPr>
              <w:jc w:val="center"/>
              <w:rPr>
                <w:rFonts w:ascii="Times New Roman" w:eastAsia="Times New Roman" w:hAnsi="Times New Roman" w:cs="Times New Roman"/>
                <w:b/>
                <w:bCs/>
                <w:sz w:val="20"/>
                <w:szCs w:val="20"/>
                <w:lang w:val="en-US"/>
              </w:rPr>
            </w:pPr>
            <w:r w:rsidRPr="006F1E80">
              <w:rPr>
                <w:rFonts w:ascii="Times New Roman" w:eastAsia="Times New Roman" w:hAnsi="Times New Roman" w:cs="Times New Roman"/>
                <w:b/>
                <w:bCs/>
                <w:sz w:val="20"/>
                <w:szCs w:val="20"/>
                <w:lang w:val="en-US"/>
              </w:rPr>
              <w:t>137 (46%)</w:t>
            </w:r>
          </w:p>
        </w:tc>
        <w:tc>
          <w:tcPr>
            <w:tcW w:w="0" w:type="dxa"/>
            <w:vMerge/>
            <w:tcBorders>
              <w:bottom w:val="single" w:sz="4" w:space="0" w:color="auto"/>
            </w:tcBorders>
            <w:hideMark/>
          </w:tcPr>
          <w:p w14:paraId="434C077B" w14:textId="77777777" w:rsidR="00232FCB" w:rsidRPr="006F1E80" w:rsidRDefault="00232FCB" w:rsidP="006A0022">
            <w:pPr>
              <w:jc w:val="center"/>
              <w:rPr>
                <w:rFonts w:ascii="Times New Roman" w:eastAsia="Times New Roman" w:hAnsi="Times New Roman" w:cs="Times New Roman"/>
                <w:b/>
                <w:bCs/>
                <w:sz w:val="20"/>
                <w:szCs w:val="20"/>
                <w:lang w:val="en-US"/>
              </w:rPr>
            </w:pPr>
          </w:p>
        </w:tc>
        <w:tc>
          <w:tcPr>
            <w:tcW w:w="0" w:type="dxa"/>
            <w:vMerge/>
            <w:tcBorders>
              <w:bottom w:val="single" w:sz="4" w:space="0" w:color="auto"/>
            </w:tcBorders>
            <w:hideMark/>
          </w:tcPr>
          <w:p w14:paraId="56C7DA57" w14:textId="77777777" w:rsidR="00232FCB" w:rsidRPr="006F1E80" w:rsidRDefault="00232FCB" w:rsidP="006A0022">
            <w:pPr>
              <w:rPr>
                <w:rFonts w:ascii="Times New Roman" w:eastAsia="Times New Roman" w:hAnsi="Times New Roman" w:cs="Times New Roman"/>
                <w:b/>
                <w:bCs/>
                <w:sz w:val="20"/>
                <w:szCs w:val="20"/>
                <w:lang w:val="en-US"/>
              </w:rPr>
            </w:pPr>
          </w:p>
        </w:tc>
      </w:tr>
      <w:tr w:rsidR="006F1E80" w:rsidRPr="006F1E80" w14:paraId="7DAD758A" w14:textId="77777777" w:rsidTr="001E5D43">
        <w:trPr>
          <w:trHeight w:val="120"/>
          <w:jc w:val="center"/>
        </w:trPr>
        <w:tc>
          <w:tcPr>
            <w:tcW w:w="0" w:type="dxa"/>
            <w:vMerge w:val="restart"/>
            <w:tcBorders>
              <w:top w:val="single" w:sz="4" w:space="0" w:color="auto"/>
            </w:tcBorders>
            <w:noWrap/>
            <w:hideMark/>
          </w:tcPr>
          <w:p w14:paraId="21E53323" w14:textId="598DE611" w:rsidR="00232FCB" w:rsidRPr="006F1E80" w:rsidRDefault="003F4BB5"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w:t>
            </w:r>
            <w:r w:rsidR="00334CB7" w:rsidRPr="006F1E80">
              <w:rPr>
                <w:rFonts w:ascii="Times New Roman" w:eastAsia="Times New Roman" w:hAnsi="Times New Roman" w:cs="Times New Roman"/>
                <w:sz w:val="20"/>
                <w:szCs w:val="20"/>
                <w:lang w:val="en-US"/>
              </w:rPr>
              <w:t>ex of the patients</w:t>
            </w:r>
          </w:p>
        </w:tc>
        <w:tc>
          <w:tcPr>
            <w:tcW w:w="0" w:type="dxa"/>
            <w:tcBorders>
              <w:top w:val="single" w:sz="4" w:space="0" w:color="auto"/>
            </w:tcBorders>
            <w:noWrap/>
            <w:hideMark/>
          </w:tcPr>
          <w:p w14:paraId="70E78FAB" w14:textId="7B15BC65"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w:t>
            </w:r>
            <w:r w:rsidR="00232FCB" w:rsidRPr="006F1E80">
              <w:rPr>
                <w:rFonts w:ascii="Times New Roman" w:eastAsia="Times New Roman" w:hAnsi="Times New Roman" w:cs="Times New Roman"/>
                <w:sz w:val="20"/>
                <w:szCs w:val="20"/>
                <w:lang w:val="en-US"/>
              </w:rPr>
              <w:t>ale</w:t>
            </w:r>
            <w:r w:rsidR="00AC165F" w:rsidRPr="006F1E80">
              <w:rPr>
                <w:rFonts w:ascii="Times New Roman" w:eastAsia="Times New Roman" w:hAnsi="Times New Roman" w:cs="Times New Roman"/>
                <w:sz w:val="20"/>
                <w:szCs w:val="20"/>
                <w:lang w:val="en-US"/>
              </w:rPr>
              <w:t xml:space="preserve"> </w:t>
            </w:r>
            <w:r w:rsidR="00232FCB" w:rsidRPr="006F1E80">
              <w:rPr>
                <w:rFonts w:ascii="Times New Roman" w:eastAsia="Times New Roman" w:hAnsi="Times New Roman" w:cs="Times New Roman"/>
                <w:sz w:val="20"/>
                <w:szCs w:val="20"/>
                <w:lang w:val="en-US"/>
              </w:rPr>
              <w:t>(ref)</w:t>
            </w:r>
          </w:p>
        </w:tc>
        <w:tc>
          <w:tcPr>
            <w:tcW w:w="0" w:type="dxa"/>
            <w:tcBorders>
              <w:top w:val="single" w:sz="4" w:space="0" w:color="auto"/>
            </w:tcBorders>
            <w:noWrap/>
            <w:hideMark/>
          </w:tcPr>
          <w:p w14:paraId="7E7F77AC"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89 (44.3%)</w:t>
            </w:r>
          </w:p>
        </w:tc>
        <w:tc>
          <w:tcPr>
            <w:tcW w:w="0" w:type="dxa"/>
            <w:tcBorders>
              <w:top w:val="single" w:sz="4" w:space="0" w:color="auto"/>
            </w:tcBorders>
            <w:noWrap/>
            <w:hideMark/>
          </w:tcPr>
          <w:p w14:paraId="7B1EF8B1"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112 (55.7%)</w:t>
            </w:r>
          </w:p>
        </w:tc>
        <w:tc>
          <w:tcPr>
            <w:tcW w:w="0" w:type="dxa"/>
            <w:tcBorders>
              <w:top w:val="single" w:sz="4" w:space="0" w:color="auto"/>
            </w:tcBorders>
            <w:noWrap/>
            <w:hideMark/>
          </w:tcPr>
          <w:p w14:paraId="6E379E33"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201 (67.7%)</w:t>
            </w:r>
          </w:p>
        </w:tc>
        <w:tc>
          <w:tcPr>
            <w:tcW w:w="0" w:type="dxa"/>
            <w:vMerge w:val="restart"/>
            <w:tcBorders>
              <w:top w:val="single" w:sz="4" w:space="0" w:color="auto"/>
            </w:tcBorders>
            <w:noWrap/>
            <w:vAlign w:val="center"/>
            <w:hideMark/>
          </w:tcPr>
          <w:p w14:paraId="66BD0D20"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4B48B6BF" w14:textId="77777777" w:rsidTr="001E5D43">
        <w:trPr>
          <w:trHeight w:val="74"/>
          <w:jc w:val="center"/>
        </w:trPr>
        <w:tc>
          <w:tcPr>
            <w:tcW w:w="0" w:type="dxa"/>
            <w:vMerge/>
            <w:hideMark/>
          </w:tcPr>
          <w:p w14:paraId="02832513"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7C31F9C7" w14:textId="68935182"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w:t>
            </w:r>
            <w:r w:rsidR="00232FCB" w:rsidRPr="006F1E80">
              <w:rPr>
                <w:rFonts w:ascii="Times New Roman" w:eastAsia="Times New Roman" w:hAnsi="Times New Roman" w:cs="Times New Roman"/>
                <w:sz w:val="20"/>
                <w:szCs w:val="20"/>
                <w:lang w:val="en-US"/>
              </w:rPr>
              <w:t>emale</w:t>
            </w:r>
          </w:p>
        </w:tc>
        <w:tc>
          <w:tcPr>
            <w:tcW w:w="0" w:type="dxa"/>
            <w:noWrap/>
            <w:hideMark/>
          </w:tcPr>
          <w:p w14:paraId="24484A1F"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71 (74.0%)</w:t>
            </w:r>
          </w:p>
        </w:tc>
        <w:tc>
          <w:tcPr>
            <w:tcW w:w="0" w:type="dxa"/>
            <w:noWrap/>
            <w:hideMark/>
          </w:tcPr>
          <w:p w14:paraId="0450575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25 (26.0%)</w:t>
            </w:r>
          </w:p>
        </w:tc>
        <w:tc>
          <w:tcPr>
            <w:tcW w:w="0" w:type="dxa"/>
            <w:noWrap/>
            <w:hideMark/>
          </w:tcPr>
          <w:p w14:paraId="193444EF"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96 (32.3%)</w:t>
            </w:r>
          </w:p>
        </w:tc>
        <w:tc>
          <w:tcPr>
            <w:tcW w:w="0" w:type="dxa"/>
            <w:vMerge/>
            <w:vAlign w:val="center"/>
            <w:hideMark/>
          </w:tcPr>
          <w:p w14:paraId="05453681"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432399B4" w14:textId="77777777" w:rsidTr="001E5D43">
        <w:trPr>
          <w:trHeight w:val="235"/>
          <w:jc w:val="center"/>
        </w:trPr>
        <w:tc>
          <w:tcPr>
            <w:tcW w:w="0" w:type="dxa"/>
            <w:vMerge w:val="restart"/>
            <w:noWrap/>
            <w:hideMark/>
          </w:tcPr>
          <w:p w14:paraId="3F97ACF5" w14:textId="76AAD0F9" w:rsidR="00232FCB" w:rsidRPr="006F1E80" w:rsidRDefault="003F4BB5"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C</w:t>
            </w:r>
            <w:r w:rsidR="00232FCB" w:rsidRPr="006F1E80">
              <w:rPr>
                <w:rFonts w:ascii="Times New Roman" w:eastAsia="Times New Roman" w:hAnsi="Times New Roman" w:cs="Times New Roman"/>
                <w:sz w:val="20"/>
                <w:szCs w:val="20"/>
                <w:lang w:val="en-US"/>
              </w:rPr>
              <w:t>hest pain type</w:t>
            </w:r>
          </w:p>
        </w:tc>
        <w:tc>
          <w:tcPr>
            <w:tcW w:w="0" w:type="dxa"/>
            <w:noWrap/>
            <w:hideMark/>
          </w:tcPr>
          <w:p w14:paraId="38D2F83D" w14:textId="121FDE1D"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T</w:t>
            </w:r>
            <w:r w:rsidR="00232FCB" w:rsidRPr="006F1E80">
              <w:rPr>
                <w:rFonts w:ascii="Times New Roman" w:eastAsia="Times New Roman" w:hAnsi="Times New Roman" w:cs="Times New Roman"/>
                <w:sz w:val="20"/>
                <w:szCs w:val="20"/>
                <w:lang w:val="en-US"/>
              </w:rPr>
              <w:t>ypical angina (ref)</w:t>
            </w:r>
          </w:p>
        </w:tc>
        <w:tc>
          <w:tcPr>
            <w:tcW w:w="0" w:type="dxa"/>
            <w:noWrap/>
            <w:hideMark/>
          </w:tcPr>
          <w:p w14:paraId="108A0FB5"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16 (69.6%)</w:t>
            </w:r>
          </w:p>
        </w:tc>
        <w:tc>
          <w:tcPr>
            <w:tcW w:w="0" w:type="dxa"/>
            <w:noWrap/>
            <w:hideMark/>
          </w:tcPr>
          <w:p w14:paraId="1B895A8A"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7 (30.4%)</w:t>
            </w:r>
          </w:p>
        </w:tc>
        <w:tc>
          <w:tcPr>
            <w:tcW w:w="0" w:type="dxa"/>
            <w:noWrap/>
            <w:hideMark/>
          </w:tcPr>
          <w:p w14:paraId="7F63140E"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23 (7.7%)</w:t>
            </w:r>
          </w:p>
        </w:tc>
        <w:tc>
          <w:tcPr>
            <w:tcW w:w="0" w:type="dxa"/>
            <w:vMerge w:val="restart"/>
            <w:noWrap/>
            <w:vAlign w:val="center"/>
            <w:hideMark/>
          </w:tcPr>
          <w:p w14:paraId="17055892"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55041284" w14:textId="77777777" w:rsidTr="001E5D43">
        <w:trPr>
          <w:trHeight w:val="125"/>
          <w:jc w:val="center"/>
        </w:trPr>
        <w:tc>
          <w:tcPr>
            <w:tcW w:w="0" w:type="dxa"/>
            <w:vMerge/>
            <w:hideMark/>
          </w:tcPr>
          <w:p w14:paraId="47CC5EDD"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06602146" w14:textId="6B98C989"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A</w:t>
            </w:r>
            <w:r w:rsidR="00232FCB" w:rsidRPr="006F1E80">
              <w:rPr>
                <w:rFonts w:ascii="Times New Roman" w:eastAsia="Times New Roman" w:hAnsi="Times New Roman" w:cs="Times New Roman"/>
                <w:sz w:val="20"/>
                <w:szCs w:val="20"/>
                <w:lang w:val="en-US"/>
              </w:rPr>
              <w:t>symptomatic</w:t>
            </w:r>
          </w:p>
        </w:tc>
        <w:tc>
          <w:tcPr>
            <w:tcW w:w="0" w:type="dxa"/>
            <w:noWrap/>
            <w:hideMark/>
          </w:tcPr>
          <w:p w14:paraId="30E93DDE"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39 (27.5%)</w:t>
            </w:r>
          </w:p>
        </w:tc>
        <w:tc>
          <w:tcPr>
            <w:tcW w:w="0" w:type="dxa"/>
            <w:noWrap/>
            <w:hideMark/>
          </w:tcPr>
          <w:p w14:paraId="7EF73367"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103 (72.5%)</w:t>
            </w:r>
          </w:p>
        </w:tc>
        <w:tc>
          <w:tcPr>
            <w:tcW w:w="0" w:type="dxa"/>
            <w:noWrap/>
            <w:hideMark/>
          </w:tcPr>
          <w:p w14:paraId="6C7BFAB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142 (47.8%)</w:t>
            </w:r>
          </w:p>
        </w:tc>
        <w:tc>
          <w:tcPr>
            <w:tcW w:w="0" w:type="dxa"/>
            <w:vMerge/>
            <w:vAlign w:val="center"/>
            <w:hideMark/>
          </w:tcPr>
          <w:p w14:paraId="6B4F1C78"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668C9F56" w14:textId="77777777" w:rsidTr="001E5D43">
        <w:trPr>
          <w:trHeight w:val="74"/>
          <w:jc w:val="center"/>
        </w:trPr>
        <w:tc>
          <w:tcPr>
            <w:tcW w:w="0" w:type="dxa"/>
            <w:vMerge/>
            <w:hideMark/>
          </w:tcPr>
          <w:p w14:paraId="18473396"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7E92CEF7" w14:textId="5F788627"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N</w:t>
            </w:r>
            <w:r w:rsidR="00232FCB" w:rsidRPr="006F1E80">
              <w:rPr>
                <w:rFonts w:ascii="Times New Roman" w:eastAsia="Times New Roman" w:hAnsi="Times New Roman" w:cs="Times New Roman"/>
                <w:sz w:val="20"/>
                <w:szCs w:val="20"/>
                <w:lang w:val="en-US"/>
              </w:rPr>
              <w:t>on-anginal pain</w:t>
            </w:r>
          </w:p>
        </w:tc>
        <w:tc>
          <w:tcPr>
            <w:tcW w:w="0" w:type="dxa"/>
            <w:noWrap/>
            <w:hideMark/>
          </w:tcPr>
          <w:p w14:paraId="611AD2E3"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65 (78.3%)</w:t>
            </w:r>
          </w:p>
        </w:tc>
        <w:tc>
          <w:tcPr>
            <w:tcW w:w="0" w:type="dxa"/>
            <w:noWrap/>
            <w:hideMark/>
          </w:tcPr>
          <w:p w14:paraId="5D1943BA"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18 (21.7%)</w:t>
            </w:r>
          </w:p>
        </w:tc>
        <w:tc>
          <w:tcPr>
            <w:tcW w:w="0" w:type="dxa"/>
            <w:noWrap/>
            <w:hideMark/>
          </w:tcPr>
          <w:p w14:paraId="2D481AA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83 (27.9%)</w:t>
            </w:r>
          </w:p>
        </w:tc>
        <w:tc>
          <w:tcPr>
            <w:tcW w:w="0" w:type="dxa"/>
            <w:vMerge/>
            <w:vAlign w:val="center"/>
            <w:hideMark/>
          </w:tcPr>
          <w:p w14:paraId="42342C19"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28F01D14" w14:textId="77777777" w:rsidTr="001E5D43">
        <w:trPr>
          <w:trHeight w:val="245"/>
          <w:jc w:val="center"/>
        </w:trPr>
        <w:tc>
          <w:tcPr>
            <w:tcW w:w="0" w:type="dxa"/>
            <w:vMerge/>
            <w:hideMark/>
          </w:tcPr>
          <w:p w14:paraId="3BC9816E"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3C7734F9" w14:textId="2DBF69E6"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A</w:t>
            </w:r>
            <w:r w:rsidR="00232FCB" w:rsidRPr="006F1E80">
              <w:rPr>
                <w:rFonts w:ascii="Times New Roman" w:eastAsia="Times New Roman" w:hAnsi="Times New Roman" w:cs="Times New Roman"/>
                <w:sz w:val="20"/>
                <w:szCs w:val="20"/>
                <w:lang w:val="en-US"/>
              </w:rPr>
              <w:t>typical angina</w:t>
            </w:r>
          </w:p>
        </w:tc>
        <w:tc>
          <w:tcPr>
            <w:tcW w:w="0" w:type="dxa"/>
            <w:noWrap/>
            <w:hideMark/>
          </w:tcPr>
          <w:p w14:paraId="44381065"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40 (81.6%)</w:t>
            </w:r>
          </w:p>
        </w:tc>
        <w:tc>
          <w:tcPr>
            <w:tcW w:w="0" w:type="dxa"/>
            <w:noWrap/>
            <w:hideMark/>
          </w:tcPr>
          <w:p w14:paraId="35D9C7A9"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9 (18.4%)</w:t>
            </w:r>
          </w:p>
        </w:tc>
        <w:tc>
          <w:tcPr>
            <w:tcW w:w="0" w:type="dxa"/>
            <w:noWrap/>
            <w:hideMark/>
          </w:tcPr>
          <w:p w14:paraId="7ECD777B"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49 (16.5%)</w:t>
            </w:r>
          </w:p>
        </w:tc>
        <w:tc>
          <w:tcPr>
            <w:tcW w:w="0" w:type="dxa"/>
            <w:vMerge/>
            <w:vAlign w:val="center"/>
            <w:hideMark/>
          </w:tcPr>
          <w:p w14:paraId="2B6DA8C3"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64D96D08" w14:textId="77777777" w:rsidTr="001E5D43">
        <w:trPr>
          <w:trHeight w:val="149"/>
          <w:jc w:val="center"/>
        </w:trPr>
        <w:tc>
          <w:tcPr>
            <w:tcW w:w="0" w:type="dxa"/>
            <w:vMerge w:val="restart"/>
            <w:noWrap/>
            <w:hideMark/>
          </w:tcPr>
          <w:p w14:paraId="1E9852BF" w14:textId="12C50204" w:rsidR="00232FCB" w:rsidRPr="006F1E80" w:rsidRDefault="003F4BB5"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lastRenderedPageBreak/>
              <w:t>FBS</w:t>
            </w:r>
            <w:r w:rsidR="00593E5F" w:rsidRPr="006F1E80">
              <w:rPr>
                <w:rFonts w:ascii="Times New Roman" w:eastAsia="Times New Roman" w:hAnsi="Times New Roman" w:cs="Times New Roman"/>
                <w:sz w:val="20"/>
                <w:szCs w:val="20"/>
                <w:lang w:val="en-US"/>
              </w:rPr>
              <w:t xml:space="preserve"> &gt; 120 mg/dl</w:t>
            </w:r>
          </w:p>
        </w:tc>
        <w:tc>
          <w:tcPr>
            <w:tcW w:w="0" w:type="dxa"/>
            <w:noWrap/>
            <w:hideMark/>
          </w:tcPr>
          <w:p w14:paraId="54AB31FE" w14:textId="2AEB0668"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 xml:space="preserve">No </w:t>
            </w:r>
            <w:r w:rsidR="00232FCB" w:rsidRPr="006F1E80">
              <w:rPr>
                <w:rFonts w:ascii="Times New Roman" w:eastAsia="Times New Roman" w:hAnsi="Times New Roman" w:cs="Times New Roman"/>
                <w:sz w:val="20"/>
                <w:szCs w:val="20"/>
                <w:lang w:val="en-US"/>
              </w:rPr>
              <w:t>(ref)</w:t>
            </w:r>
          </w:p>
        </w:tc>
        <w:tc>
          <w:tcPr>
            <w:tcW w:w="0" w:type="dxa"/>
            <w:noWrap/>
            <w:hideMark/>
          </w:tcPr>
          <w:p w14:paraId="46A9B77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137 (53.9%)</w:t>
            </w:r>
          </w:p>
        </w:tc>
        <w:tc>
          <w:tcPr>
            <w:tcW w:w="0" w:type="dxa"/>
            <w:noWrap/>
            <w:hideMark/>
          </w:tcPr>
          <w:p w14:paraId="77F1048F"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117 (46.1%)</w:t>
            </w:r>
          </w:p>
        </w:tc>
        <w:tc>
          <w:tcPr>
            <w:tcW w:w="0" w:type="dxa"/>
            <w:noWrap/>
            <w:hideMark/>
          </w:tcPr>
          <w:p w14:paraId="7448CD18"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254 (85.5%)</w:t>
            </w:r>
          </w:p>
        </w:tc>
        <w:tc>
          <w:tcPr>
            <w:tcW w:w="0" w:type="dxa"/>
            <w:vMerge w:val="restart"/>
            <w:noWrap/>
            <w:vAlign w:val="center"/>
            <w:hideMark/>
          </w:tcPr>
          <w:p w14:paraId="27F10855" w14:textId="3BAD3B39"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0.999 *</w:t>
            </w:r>
          </w:p>
        </w:tc>
      </w:tr>
      <w:tr w:rsidR="006F1E80" w:rsidRPr="006F1E80" w14:paraId="5F6EF0A5" w14:textId="77777777" w:rsidTr="001E5D43">
        <w:trPr>
          <w:trHeight w:val="196"/>
          <w:jc w:val="center"/>
        </w:trPr>
        <w:tc>
          <w:tcPr>
            <w:tcW w:w="0" w:type="dxa"/>
            <w:vMerge/>
            <w:hideMark/>
          </w:tcPr>
          <w:p w14:paraId="0438C90A"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11854526" w14:textId="5A1FCE81"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Yes</w:t>
            </w:r>
          </w:p>
        </w:tc>
        <w:tc>
          <w:tcPr>
            <w:tcW w:w="0" w:type="dxa"/>
            <w:noWrap/>
            <w:hideMark/>
          </w:tcPr>
          <w:p w14:paraId="40BA8557"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23 (53.5%)</w:t>
            </w:r>
          </w:p>
        </w:tc>
        <w:tc>
          <w:tcPr>
            <w:tcW w:w="0" w:type="dxa"/>
            <w:noWrap/>
            <w:hideMark/>
          </w:tcPr>
          <w:p w14:paraId="4E9A3FD5"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20 (46.5%)</w:t>
            </w:r>
          </w:p>
        </w:tc>
        <w:tc>
          <w:tcPr>
            <w:tcW w:w="0" w:type="dxa"/>
            <w:noWrap/>
            <w:hideMark/>
          </w:tcPr>
          <w:p w14:paraId="0E8FB76F"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43 (14.5%)</w:t>
            </w:r>
          </w:p>
        </w:tc>
        <w:tc>
          <w:tcPr>
            <w:tcW w:w="0" w:type="dxa"/>
            <w:vMerge/>
            <w:vAlign w:val="center"/>
            <w:hideMark/>
          </w:tcPr>
          <w:p w14:paraId="3A7CC3C3"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65242CCE" w14:textId="77777777" w:rsidTr="001E5D43">
        <w:trPr>
          <w:trHeight w:val="241"/>
          <w:jc w:val="center"/>
        </w:trPr>
        <w:tc>
          <w:tcPr>
            <w:tcW w:w="0" w:type="dxa"/>
            <w:vMerge w:val="restart"/>
            <w:noWrap/>
            <w:hideMark/>
          </w:tcPr>
          <w:p w14:paraId="3E12DDDB" w14:textId="3058D56C" w:rsidR="00232FCB" w:rsidRPr="006F1E80" w:rsidRDefault="003F4BB5"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REC</w:t>
            </w:r>
          </w:p>
        </w:tc>
        <w:tc>
          <w:tcPr>
            <w:tcW w:w="0" w:type="dxa"/>
            <w:noWrap/>
            <w:hideMark/>
          </w:tcPr>
          <w:p w14:paraId="74D5F452"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 (ref)</w:t>
            </w:r>
          </w:p>
        </w:tc>
        <w:tc>
          <w:tcPr>
            <w:tcW w:w="0" w:type="dxa"/>
            <w:noWrap/>
            <w:hideMark/>
          </w:tcPr>
          <w:p w14:paraId="4F0ADEDB"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67 (45.9%)</w:t>
            </w:r>
          </w:p>
        </w:tc>
        <w:tc>
          <w:tcPr>
            <w:tcW w:w="0" w:type="dxa"/>
            <w:noWrap/>
            <w:hideMark/>
          </w:tcPr>
          <w:p w14:paraId="6F145524"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79 (54.1%)</w:t>
            </w:r>
          </w:p>
        </w:tc>
        <w:tc>
          <w:tcPr>
            <w:tcW w:w="0" w:type="dxa"/>
            <w:noWrap/>
            <w:hideMark/>
          </w:tcPr>
          <w:p w14:paraId="7A134142"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146 (49.2%)</w:t>
            </w:r>
          </w:p>
        </w:tc>
        <w:tc>
          <w:tcPr>
            <w:tcW w:w="0" w:type="dxa"/>
            <w:vMerge w:val="restart"/>
            <w:noWrap/>
            <w:vAlign w:val="center"/>
            <w:hideMark/>
          </w:tcPr>
          <w:p w14:paraId="4FBB727E"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0.008</w:t>
            </w:r>
          </w:p>
        </w:tc>
      </w:tr>
      <w:tr w:rsidR="006F1E80" w:rsidRPr="006F1E80" w14:paraId="66E94EA4" w14:textId="77777777" w:rsidTr="001E5D43">
        <w:trPr>
          <w:trHeight w:val="145"/>
          <w:jc w:val="center"/>
        </w:trPr>
        <w:tc>
          <w:tcPr>
            <w:tcW w:w="0" w:type="dxa"/>
            <w:vMerge/>
            <w:hideMark/>
          </w:tcPr>
          <w:p w14:paraId="37D7BD4B"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6A85B3A5"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w:t>
            </w:r>
          </w:p>
        </w:tc>
        <w:tc>
          <w:tcPr>
            <w:tcW w:w="0" w:type="dxa"/>
            <w:noWrap/>
            <w:hideMark/>
          </w:tcPr>
          <w:p w14:paraId="2649B322"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92 (62.6%)</w:t>
            </w:r>
          </w:p>
        </w:tc>
        <w:tc>
          <w:tcPr>
            <w:tcW w:w="0" w:type="dxa"/>
            <w:noWrap/>
            <w:hideMark/>
          </w:tcPr>
          <w:p w14:paraId="7469F24B"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55 (37.4%)</w:t>
            </w:r>
          </w:p>
        </w:tc>
        <w:tc>
          <w:tcPr>
            <w:tcW w:w="0" w:type="dxa"/>
            <w:noWrap/>
            <w:hideMark/>
          </w:tcPr>
          <w:p w14:paraId="1F812A5F"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147 (49.5%)</w:t>
            </w:r>
          </w:p>
        </w:tc>
        <w:tc>
          <w:tcPr>
            <w:tcW w:w="0" w:type="dxa"/>
            <w:vMerge/>
            <w:vAlign w:val="center"/>
            <w:hideMark/>
          </w:tcPr>
          <w:p w14:paraId="3943538E"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268EA5BF" w14:textId="77777777" w:rsidTr="001E5D43">
        <w:trPr>
          <w:trHeight w:val="191"/>
          <w:jc w:val="center"/>
        </w:trPr>
        <w:tc>
          <w:tcPr>
            <w:tcW w:w="0" w:type="dxa"/>
            <w:vMerge/>
            <w:hideMark/>
          </w:tcPr>
          <w:p w14:paraId="1F7AE48A"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489E3861"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w:t>
            </w:r>
          </w:p>
        </w:tc>
        <w:tc>
          <w:tcPr>
            <w:tcW w:w="0" w:type="dxa"/>
            <w:noWrap/>
            <w:hideMark/>
          </w:tcPr>
          <w:p w14:paraId="78E5CE8E"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 (25.0%)</w:t>
            </w:r>
          </w:p>
        </w:tc>
        <w:tc>
          <w:tcPr>
            <w:tcW w:w="0" w:type="dxa"/>
            <w:noWrap/>
            <w:hideMark/>
          </w:tcPr>
          <w:p w14:paraId="23321E51"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 (75.0%)</w:t>
            </w:r>
          </w:p>
        </w:tc>
        <w:tc>
          <w:tcPr>
            <w:tcW w:w="0" w:type="dxa"/>
            <w:noWrap/>
            <w:hideMark/>
          </w:tcPr>
          <w:p w14:paraId="54C1BF4C"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4 (1.3%)</w:t>
            </w:r>
          </w:p>
        </w:tc>
        <w:tc>
          <w:tcPr>
            <w:tcW w:w="0" w:type="dxa"/>
            <w:vMerge/>
            <w:vAlign w:val="center"/>
            <w:hideMark/>
          </w:tcPr>
          <w:p w14:paraId="27D4B774"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4E8748C2" w14:textId="77777777" w:rsidTr="001E5D43">
        <w:trPr>
          <w:trHeight w:val="251"/>
          <w:jc w:val="center"/>
        </w:trPr>
        <w:tc>
          <w:tcPr>
            <w:tcW w:w="0" w:type="dxa"/>
            <w:vMerge w:val="restart"/>
            <w:noWrap/>
            <w:hideMark/>
          </w:tcPr>
          <w:p w14:paraId="5500F776" w14:textId="77777777" w:rsidR="003F4BB5" w:rsidRPr="006F1E80" w:rsidRDefault="003F4BB5" w:rsidP="001E5D43">
            <w:pPr>
              <w:jc w:val="right"/>
              <w:rPr>
                <w:rFonts w:ascii="Times New Roman" w:eastAsia="Droid Sans Fallback" w:hAnsi="Times New Roman" w:cs="Times New Roman"/>
                <w:sz w:val="20"/>
                <w:szCs w:val="20"/>
                <w:lang w:val="en-US"/>
              </w:rPr>
            </w:pPr>
            <w:r w:rsidRPr="006F1E80">
              <w:rPr>
                <w:rFonts w:ascii="Times New Roman" w:eastAsia="Times New Roman" w:hAnsi="Times New Roman" w:cs="Times New Roman"/>
                <w:sz w:val="20"/>
                <w:szCs w:val="20"/>
                <w:lang w:val="en-US"/>
              </w:rPr>
              <w:t>Exercise induced angina</w:t>
            </w:r>
          </w:p>
          <w:p w14:paraId="49796A9A" w14:textId="6DED76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51FB6418" w14:textId="49E6A785"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N</w:t>
            </w:r>
            <w:r w:rsidR="00232FCB" w:rsidRPr="006F1E80">
              <w:rPr>
                <w:rFonts w:ascii="Times New Roman" w:eastAsia="Times New Roman" w:hAnsi="Times New Roman" w:cs="Times New Roman"/>
                <w:sz w:val="20"/>
                <w:szCs w:val="20"/>
                <w:lang w:val="en-US"/>
              </w:rPr>
              <w:t>o (ref)</w:t>
            </w:r>
          </w:p>
        </w:tc>
        <w:tc>
          <w:tcPr>
            <w:tcW w:w="0" w:type="dxa"/>
            <w:noWrap/>
            <w:hideMark/>
          </w:tcPr>
          <w:p w14:paraId="343BD7DE"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137 (68.5%)</w:t>
            </w:r>
          </w:p>
        </w:tc>
        <w:tc>
          <w:tcPr>
            <w:tcW w:w="0" w:type="dxa"/>
            <w:noWrap/>
            <w:hideMark/>
          </w:tcPr>
          <w:p w14:paraId="76D52FBE"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63 (31.5%)</w:t>
            </w:r>
          </w:p>
        </w:tc>
        <w:tc>
          <w:tcPr>
            <w:tcW w:w="0" w:type="dxa"/>
            <w:noWrap/>
            <w:hideMark/>
          </w:tcPr>
          <w:p w14:paraId="6B9592E4"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200 (67.3%)</w:t>
            </w:r>
          </w:p>
        </w:tc>
        <w:tc>
          <w:tcPr>
            <w:tcW w:w="0" w:type="dxa"/>
            <w:vMerge w:val="restart"/>
            <w:noWrap/>
            <w:vAlign w:val="center"/>
            <w:hideMark/>
          </w:tcPr>
          <w:p w14:paraId="6431333B"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63507887" w14:textId="77777777" w:rsidTr="001E5D43">
        <w:trPr>
          <w:trHeight w:val="283"/>
          <w:jc w:val="center"/>
        </w:trPr>
        <w:tc>
          <w:tcPr>
            <w:tcW w:w="0" w:type="dxa"/>
            <w:vMerge/>
            <w:hideMark/>
          </w:tcPr>
          <w:p w14:paraId="36FF0AA7"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714869C7" w14:textId="30B56F8F"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Y</w:t>
            </w:r>
            <w:r w:rsidR="00232FCB" w:rsidRPr="006F1E80">
              <w:rPr>
                <w:rFonts w:ascii="Times New Roman" w:eastAsia="Times New Roman" w:hAnsi="Times New Roman" w:cs="Times New Roman"/>
                <w:sz w:val="20"/>
                <w:szCs w:val="20"/>
                <w:lang w:val="en-US"/>
              </w:rPr>
              <w:t>es</w:t>
            </w:r>
          </w:p>
        </w:tc>
        <w:tc>
          <w:tcPr>
            <w:tcW w:w="0" w:type="dxa"/>
            <w:noWrap/>
            <w:hideMark/>
          </w:tcPr>
          <w:p w14:paraId="020EF194"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23 (23.7%)</w:t>
            </w:r>
          </w:p>
        </w:tc>
        <w:tc>
          <w:tcPr>
            <w:tcW w:w="0" w:type="dxa"/>
            <w:noWrap/>
            <w:hideMark/>
          </w:tcPr>
          <w:p w14:paraId="12567F07"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74 (76.3%)</w:t>
            </w:r>
          </w:p>
        </w:tc>
        <w:tc>
          <w:tcPr>
            <w:tcW w:w="0" w:type="dxa"/>
            <w:noWrap/>
            <w:hideMark/>
          </w:tcPr>
          <w:p w14:paraId="1B53F53B"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97 (32.7%)</w:t>
            </w:r>
          </w:p>
        </w:tc>
        <w:tc>
          <w:tcPr>
            <w:tcW w:w="0" w:type="dxa"/>
            <w:vMerge/>
            <w:vAlign w:val="center"/>
            <w:hideMark/>
          </w:tcPr>
          <w:p w14:paraId="7EF3A010"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32F591BB" w14:textId="77777777" w:rsidTr="001E5D43">
        <w:trPr>
          <w:trHeight w:val="145"/>
          <w:jc w:val="center"/>
        </w:trPr>
        <w:tc>
          <w:tcPr>
            <w:tcW w:w="0" w:type="dxa"/>
            <w:vMerge w:val="restart"/>
            <w:noWrap/>
            <w:hideMark/>
          </w:tcPr>
          <w:p w14:paraId="212CB07B" w14:textId="3758B1A6" w:rsidR="00232FCB" w:rsidRPr="006F1E80" w:rsidRDefault="003F4BB5"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SST</w:t>
            </w:r>
          </w:p>
        </w:tc>
        <w:tc>
          <w:tcPr>
            <w:tcW w:w="0" w:type="dxa"/>
            <w:noWrap/>
            <w:hideMark/>
          </w:tcPr>
          <w:p w14:paraId="4A7B2591" w14:textId="60A408A4"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D</w:t>
            </w:r>
            <w:r w:rsidR="00232FCB" w:rsidRPr="006F1E80">
              <w:rPr>
                <w:rFonts w:ascii="Times New Roman" w:eastAsia="Times New Roman" w:hAnsi="Times New Roman" w:cs="Times New Roman"/>
                <w:sz w:val="20"/>
                <w:szCs w:val="20"/>
                <w:lang w:val="en-US"/>
              </w:rPr>
              <w:t>ownsloping (ref)</w:t>
            </w:r>
          </w:p>
        </w:tc>
        <w:tc>
          <w:tcPr>
            <w:tcW w:w="0" w:type="dxa"/>
            <w:noWrap/>
            <w:hideMark/>
          </w:tcPr>
          <w:p w14:paraId="715CFF11"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9 (42.9%)</w:t>
            </w:r>
          </w:p>
        </w:tc>
        <w:tc>
          <w:tcPr>
            <w:tcW w:w="0" w:type="dxa"/>
            <w:noWrap/>
            <w:hideMark/>
          </w:tcPr>
          <w:p w14:paraId="17B235C0"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12 (57.1%)</w:t>
            </w:r>
          </w:p>
        </w:tc>
        <w:tc>
          <w:tcPr>
            <w:tcW w:w="0" w:type="dxa"/>
            <w:noWrap/>
            <w:hideMark/>
          </w:tcPr>
          <w:p w14:paraId="2AC4C2EB"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21 (7.1%)</w:t>
            </w:r>
          </w:p>
        </w:tc>
        <w:tc>
          <w:tcPr>
            <w:tcW w:w="0" w:type="dxa"/>
            <w:vMerge w:val="restart"/>
            <w:noWrap/>
            <w:vAlign w:val="center"/>
            <w:hideMark/>
          </w:tcPr>
          <w:p w14:paraId="597685B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34565A38" w14:textId="77777777" w:rsidTr="001E5D43">
        <w:trPr>
          <w:trHeight w:val="191"/>
          <w:jc w:val="center"/>
        </w:trPr>
        <w:tc>
          <w:tcPr>
            <w:tcW w:w="0" w:type="dxa"/>
            <w:vMerge/>
            <w:hideMark/>
          </w:tcPr>
          <w:p w14:paraId="11E48642"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06FF44DB" w14:textId="0FEC6588"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w:t>
            </w:r>
            <w:r w:rsidR="00232FCB" w:rsidRPr="006F1E80">
              <w:rPr>
                <w:rFonts w:ascii="Times New Roman" w:eastAsia="Times New Roman" w:hAnsi="Times New Roman" w:cs="Times New Roman"/>
                <w:sz w:val="20"/>
                <w:szCs w:val="20"/>
                <w:lang w:val="en-US"/>
              </w:rPr>
              <w:t>lat</w:t>
            </w:r>
          </w:p>
        </w:tc>
        <w:tc>
          <w:tcPr>
            <w:tcW w:w="0" w:type="dxa"/>
            <w:noWrap/>
            <w:hideMark/>
          </w:tcPr>
          <w:p w14:paraId="0A0145DA"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48 (35.0%)</w:t>
            </w:r>
          </w:p>
        </w:tc>
        <w:tc>
          <w:tcPr>
            <w:tcW w:w="0" w:type="dxa"/>
            <w:noWrap/>
            <w:hideMark/>
          </w:tcPr>
          <w:p w14:paraId="6DE169D3"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89 (65.0%)</w:t>
            </w:r>
          </w:p>
        </w:tc>
        <w:tc>
          <w:tcPr>
            <w:tcW w:w="0" w:type="dxa"/>
            <w:noWrap/>
            <w:hideMark/>
          </w:tcPr>
          <w:p w14:paraId="7BA5B53E"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137 (46.1%)</w:t>
            </w:r>
          </w:p>
        </w:tc>
        <w:tc>
          <w:tcPr>
            <w:tcW w:w="0" w:type="dxa"/>
            <w:vMerge/>
            <w:vAlign w:val="center"/>
            <w:hideMark/>
          </w:tcPr>
          <w:p w14:paraId="1F26F374"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0D48A212" w14:textId="77777777" w:rsidTr="001E5D43">
        <w:trPr>
          <w:trHeight w:val="251"/>
          <w:jc w:val="center"/>
        </w:trPr>
        <w:tc>
          <w:tcPr>
            <w:tcW w:w="0" w:type="dxa"/>
            <w:vMerge/>
            <w:hideMark/>
          </w:tcPr>
          <w:p w14:paraId="6FCFEF35"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1718AE6E" w14:textId="7AFFBFBC"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U</w:t>
            </w:r>
            <w:r w:rsidR="00232FCB" w:rsidRPr="006F1E80">
              <w:rPr>
                <w:rFonts w:ascii="Times New Roman" w:eastAsia="Times New Roman" w:hAnsi="Times New Roman" w:cs="Times New Roman"/>
                <w:sz w:val="20"/>
                <w:szCs w:val="20"/>
                <w:lang w:val="en-US"/>
              </w:rPr>
              <w:t>psloping</w:t>
            </w:r>
          </w:p>
        </w:tc>
        <w:tc>
          <w:tcPr>
            <w:tcW w:w="0" w:type="dxa"/>
            <w:noWrap/>
            <w:hideMark/>
          </w:tcPr>
          <w:p w14:paraId="28E87446"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103 (74.1%)</w:t>
            </w:r>
          </w:p>
        </w:tc>
        <w:tc>
          <w:tcPr>
            <w:tcW w:w="0" w:type="dxa"/>
            <w:noWrap/>
            <w:hideMark/>
          </w:tcPr>
          <w:p w14:paraId="78C171C0"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36 (25.9%)</w:t>
            </w:r>
          </w:p>
        </w:tc>
        <w:tc>
          <w:tcPr>
            <w:tcW w:w="0" w:type="dxa"/>
            <w:noWrap/>
            <w:hideMark/>
          </w:tcPr>
          <w:p w14:paraId="3035C82A"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139 (46.8%)</w:t>
            </w:r>
          </w:p>
        </w:tc>
        <w:tc>
          <w:tcPr>
            <w:tcW w:w="0" w:type="dxa"/>
            <w:vMerge/>
            <w:vAlign w:val="center"/>
            <w:hideMark/>
          </w:tcPr>
          <w:p w14:paraId="1A4CBF03"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35DD1728" w14:textId="77777777" w:rsidTr="001E5D43">
        <w:trPr>
          <w:trHeight w:val="127"/>
          <w:jc w:val="center"/>
        </w:trPr>
        <w:tc>
          <w:tcPr>
            <w:tcW w:w="0" w:type="dxa"/>
            <w:vMerge w:val="restart"/>
            <w:noWrap/>
            <w:hideMark/>
          </w:tcPr>
          <w:p w14:paraId="367E470F" w14:textId="406B8B61" w:rsidR="00232FCB" w:rsidRPr="006F1E80" w:rsidRDefault="00F307A9"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bCs/>
                <w:sz w:val="20"/>
                <w:szCs w:val="20"/>
                <w:lang w:val="en-US"/>
              </w:rPr>
              <w:t>M</w:t>
            </w:r>
            <w:r w:rsidR="00593E5F" w:rsidRPr="006F1E80">
              <w:rPr>
                <w:rFonts w:ascii="Times New Roman" w:eastAsia="Times New Roman" w:hAnsi="Times New Roman" w:cs="Times New Roman"/>
                <w:bCs/>
                <w:sz w:val="20"/>
                <w:szCs w:val="20"/>
                <w:lang w:val="en-US"/>
              </w:rPr>
              <w:t>ajor vessel</w:t>
            </w:r>
          </w:p>
        </w:tc>
        <w:tc>
          <w:tcPr>
            <w:tcW w:w="0" w:type="dxa"/>
            <w:noWrap/>
            <w:hideMark/>
          </w:tcPr>
          <w:p w14:paraId="2578DEF8"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 (ref)</w:t>
            </w:r>
          </w:p>
        </w:tc>
        <w:tc>
          <w:tcPr>
            <w:tcW w:w="0" w:type="dxa"/>
            <w:noWrap/>
            <w:hideMark/>
          </w:tcPr>
          <w:p w14:paraId="290EA5B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129 (74.1%)</w:t>
            </w:r>
          </w:p>
        </w:tc>
        <w:tc>
          <w:tcPr>
            <w:tcW w:w="0" w:type="dxa"/>
            <w:noWrap/>
            <w:hideMark/>
          </w:tcPr>
          <w:p w14:paraId="31F90EB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45 (25.9%)</w:t>
            </w:r>
          </w:p>
        </w:tc>
        <w:tc>
          <w:tcPr>
            <w:tcW w:w="0" w:type="dxa"/>
            <w:noWrap/>
            <w:hideMark/>
          </w:tcPr>
          <w:p w14:paraId="3AB742A6"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174 (58.6%)</w:t>
            </w:r>
          </w:p>
        </w:tc>
        <w:tc>
          <w:tcPr>
            <w:tcW w:w="0" w:type="dxa"/>
            <w:vMerge w:val="restart"/>
            <w:noWrap/>
            <w:vAlign w:val="center"/>
            <w:hideMark/>
          </w:tcPr>
          <w:p w14:paraId="2384B9EA"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32EE3DA6" w14:textId="77777777" w:rsidTr="001E5D43">
        <w:trPr>
          <w:trHeight w:val="201"/>
          <w:jc w:val="center"/>
        </w:trPr>
        <w:tc>
          <w:tcPr>
            <w:tcW w:w="0" w:type="dxa"/>
            <w:vMerge/>
            <w:hideMark/>
          </w:tcPr>
          <w:p w14:paraId="7DCE2881" w14:textId="77777777" w:rsidR="00232FCB" w:rsidRPr="006F1E80" w:rsidRDefault="00232FCB" w:rsidP="006A0022">
            <w:pPr>
              <w:rPr>
                <w:rFonts w:ascii="Times New Roman" w:eastAsia="Times New Roman" w:hAnsi="Times New Roman" w:cs="Times New Roman"/>
                <w:sz w:val="20"/>
                <w:szCs w:val="20"/>
                <w:lang w:val="en-US"/>
              </w:rPr>
            </w:pPr>
          </w:p>
        </w:tc>
        <w:tc>
          <w:tcPr>
            <w:tcW w:w="0" w:type="dxa"/>
            <w:noWrap/>
            <w:hideMark/>
          </w:tcPr>
          <w:p w14:paraId="68F4C7EF"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w:t>
            </w:r>
          </w:p>
        </w:tc>
        <w:tc>
          <w:tcPr>
            <w:tcW w:w="0" w:type="dxa"/>
            <w:noWrap/>
            <w:hideMark/>
          </w:tcPr>
          <w:p w14:paraId="11A70B65"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 (15.0%)</w:t>
            </w:r>
          </w:p>
        </w:tc>
        <w:tc>
          <w:tcPr>
            <w:tcW w:w="0" w:type="dxa"/>
            <w:noWrap/>
            <w:hideMark/>
          </w:tcPr>
          <w:p w14:paraId="506CE6E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17 (85.0%)</w:t>
            </w:r>
          </w:p>
        </w:tc>
        <w:tc>
          <w:tcPr>
            <w:tcW w:w="0" w:type="dxa"/>
            <w:noWrap/>
            <w:hideMark/>
          </w:tcPr>
          <w:p w14:paraId="7CE3E5A4"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20 (6.7%)</w:t>
            </w:r>
          </w:p>
        </w:tc>
        <w:tc>
          <w:tcPr>
            <w:tcW w:w="0" w:type="dxa"/>
            <w:vMerge/>
            <w:vAlign w:val="center"/>
            <w:hideMark/>
          </w:tcPr>
          <w:p w14:paraId="4DEDB2B9"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4F02DC3D" w14:textId="77777777" w:rsidTr="001E5D43">
        <w:trPr>
          <w:trHeight w:val="247"/>
          <w:jc w:val="center"/>
        </w:trPr>
        <w:tc>
          <w:tcPr>
            <w:tcW w:w="0" w:type="dxa"/>
            <w:vMerge/>
            <w:hideMark/>
          </w:tcPr>
          <w:p w14:paraId="78BFC5FE" w14:textId="77777777" w:rsidR="00232FCB" w:rsidRPr="006F1E80" w:rsidRDefault="00232FCB" w:rsidP="006A0022">
            <w:pPr>
              <w:rPr>
                <w:rFonts w:ascii="Times New Roman" w:eastAsia="Times New Roman" w:hAnsi="Times New Roman" w:cs="Times New Roman"/>
                <w:sz w:val="20"/>
                <w:szCs w:val="20"/>
                <w:lang w:val="en-US"/>
              </w:rPr>
            </w:pPr>
          </w:p>
        </w:tc>
        <w:tc>
          <w:tcPr>
            <w:tcW w:w="0" w:type="dxa"/>
            <w:noWrap/>
            <w:hideMark/>
          </w:tcPr>
          <w:p w14:paraId="701BA66B"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w:t>
            </w:r>
          </w:p>
        </w:tc>
        <w:tc>
          <w:tcPr>
            <w:tcW w:w="0" w:type="dxa"/>
            <w:noWrap/>
            <w:hideMark/>
          </w:tcPr>
          <w:p w14:paraId="6FCC4E87"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7 (18.4%)</w:t>
            </w:r>
          </w:p>
        </w:tc>
        <w:tc>
          <w:tcPr>
            <w:tcW w:w="0" w:type="dxa"/>
            <w:noWrap/>
            <w:hideMark/>
          </w:tcPr>
          <w:p w14:paraId="0BED9465"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31 (81.6%)</w:t>
            </w:r>
          </w:p>
        </w:tc>
        <w:tc>
          <w:tcPr>
            <w:tcW w:w="0" w:type="dxa"/>
            <w:noWrap/>
            <w:hideMark/>
          </w:tcPr>
          <w:p w14:paraId="3462AA34"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38 (12.8%)</w:t>
            </w:r>
          </w:p>
        </w:tc>
        <w:tc>
          <w:tcPr>
            <w:tcW w:w="0" w:type="dxa"/>
            <w:vMerge/>
            <w:vAlign w:val="center"/>
            <w:hideMark/>
          </w:tcPr>
          <w:p w14:paraId="4828599E"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08E97B4E" w14:textId="77777777" w:rsidTr="001E5D43">
        <w:trPr>
          <w:trHeight w:val="279"/>
          <w:jc w:val="center"/>
        </w:trPr>
        <w:tc>
          <w:tcPr>
            <w:tcW w:w="0" w:type="dxa"/>
            <w:vMerge/>
            <w:hideMark/>
          </w:tcPr>
          <w:p w14:paraId="3BC7E1D5" w14:textId="77777777" w:rsidR="00232FCB" w:rsidRPr="006F1E80" w:rsidRDefault="00232FCB" w:rsidP="006A0022">
            <w:pPr>
              <w:rPr>
                <w:rFonts w:ascii="Times New Roman" w:eastAsia="Times New Roman" w:hAnsi="Times New Roman" w:cs="Times New Roman"/>
                <w:sz w:val="20"/>
                <w:szCs w:val="20"/>
                <w:lang w:val="en-US"/>
              </w:rPr>
            </w:pPr>
          </w:p>
        </w:tc>
        <w:tc>
          <w:tcPr>
            <w:tcW w:w="0" w:type="dxa"/>
            <w:noWrap/>
            <w:hideMark/>
          </w:tcPr>
          <w:p w14:paraId="7E2F81C4"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w:t>
            </w:r>
          </w:p>
        </w:tc>
        <w:tc>
          <w:tcPr>
            <w:tcW w:w="0" w:type="dxa"/>
            <w:noWrap/>
            <w:hideMark/>
          </w:tcPr>
          <w:p w14:paraId="7F9230CA"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21 (32.3%)</w:t>
            </w:r>
          </w:p>
        </w:tc>
        <w:tc>
          <w:tcPr>
            <w:tcW w:w="0" w:type="dxa"/>
            <w:noWrap/>
            <w:hideMark/>
          </w:tcPr>
          <w:p w14:paraId="2666A780"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44 (67.7%)</w:t>
            </w:r>
          </w:p>
        </w:tc>
        <w:tc>
          <w:tcPr>
            <w:tcW w:w="0" w:type="dxa"/>
            <w:noWrap/>
            <w:hideMark/>
          </w:tcPr>
          <w:p w14:paraId="4B34A58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65 (21.9%)</w:t>
            </w:r>
          </w:p>
        </w:tc>
        <w:tc>
          <w:tcPr>
            <w:tcW w:w="0" w:type="dxa"/>
            <w:vMerge/>
            <w:vAlign w:val="center"/>
            <w:hideMark/>
          </w:tcPr>
          <w:p w14:paraId="3DBFFA13"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7993BDAF" w14:textId="77777777" w:rsidTr="001E5D43">
        <w:trPr>
          <w:trHeight w:val="141"/>
          <w:jc w:val="center"/>
        </w:trPr>
        <w:tc>
          <w:tcPr>
            <w:tcW w:w="0" w:type="dxa"/>
            <w:vMerge w:val="restart"/>
            <w:noWrap/>
            <w:hideMark/>
          </w:tcPr>
          <w:p w14:paraId="002C0EFF" w14:textId="78CEDA48" w:rsidR="00232FCB" w:rsidRPr="006F1E80" w:rsidRDefault="003F4BB5"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T</w:t>
            </w:r>
            <w:r w:rsidR="00AC1446" w:rsidRPr="006F1E80">
              <w:rPr>
                <w:rFonts w:ascii="Times New Roman" w:eastAsia="Times New Roman" w:hAnsi="Times New Roman" w:cs="Times New Roman"/>
                <w:sz w:val="20"/>
                <w:szCs w:val="20"/>
                <w:lang w:val="en-US"/>
              </w:rPr>
              <w:t>hallium</w:t>
            </w:r>
            <w:r w:rsidR="00AC1446" w:rsidRPr="006F1E80">
              <w:rPr>
                <w:rFonts w:ascii="Times New Roman" w:eastAsia="Times New Roman" w:hAnsi="Times New Roman" w:cs="Times New Roman"/>
                <w:b/>
                <w:bCs/>
                <w:sz w:val="20"/>
                <w:szCs w:val="20"/>
                <w:lang w:val="en-US"/>
              </w:rPr>
              <w:t xml:space="preserve"> </w:t>
            </w:r>
            <w:r w:rsidR="00AC1446" w:rsidRPr="006F1E80">
              <w:rPr>
                <w:rFonts w:ascii="Times New Roman" w:eastAsia="Times New Roman" w:hAnsi="Times New Roman" w:cs="Times New Roman"/>
                <w:sz w:val="20"/>
                <w:szCs w:val="20"/>
                <w:lang w:val="en-US"/>
              </w:rPr>
              <w:t>stress test</w:t>
            </w:r>
          </w:p>
        </w:tc>
        <w:tc>
          <w:tcPr>
            <w:tcW w:w="0" w:type="dxa"/>
            <w:noWrap/>
            <w:hideMark/>
          </w:tcPr>
          <w:p w14:paraId="3547EDD5" w14:textId="3298F863"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w:t>
            </w:r>
            <w:r w:rsidR="00232FCB" w:rsidRPr="006F1E80">
              <w:rPr>
                <w:rFonts w:ascii="Times New Roman" w:eastAsia="Times New Roman" w:hAnsi="Times New Roman" w:cs="Times New Roman"/>
                <w:sz w:val="20"/>
                <w:szCs w:val="20"/>
                <w:lang w:val="en-US"/>
              </w:rPr>
              <w:t>ixed defect (ref)</w:t>
            </w:r>
          </w:p>
        </w:tc>
        <w:tc>
          <w:tcPr>
            <w:tcW w:w="0" w:type="dxa"/>
            <w:noWrap/>
            <w:hideMark/>
          </w:tcPr>
          <w:p w14:paraId="237BC9C4"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6 (33.3%)</w:t>
            </w:r>
          </w:p>
        </w:tc>
        <w:tc>
          <w:tcPr>
            <w:tcW w:w="0" w:type="dxa"/>
            <w:noWrap/>
            <w:hideMark/>
          </w:tcPr>
          <w:p w14:paraId="5EF82DB5"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12 (66.7%)</w:t>
            </w:r>
          </w:p>
        </w:tc>
        <w:tc>
          <w:tcPr>
            <w:tcW w:w="0" w:type="dxa"/>
            <w:noWrap/>
            <w:hideMark/>
          </w:tcPr>
          <w:p w14:paraId="71FE59DC"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18 (6.1%)</w:t>
            </w:r>
          </w:p>
        </w:tc>
        <w:tc>
          <w:tcPr>
            <w:tcW w:w="0" w:type="dxa"/>
            <w:vMerge w:val="restart"/>
            <w:noWrap/>
            <w:vAlign w:val="center"/>
            <w:hideMark/>
          </w:tcPr>
          <w:p w14:paraId="45CA3659"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210395BF" w14:textId="77777777" w:rsidTr="001E5D43">
        <w:trPr>
          <w:trHeight w:val="201"/>
          <w:jc w:val="center"/>
        </w:trPr>
        <w:tc>
          <w:tcPr>
            <w:tcW w:w="0" w:type="dxa"/>
            <w:vMerge/>
            <w:hideMark/>
          </w:tcPr>
          <w:p w14:paraId="33E0DC1C" w14:textId="77777777" w:rsidR="00232FCB" w:rsidRPr="006F1E80" w:rsidRDefault="00232FCB" w:rsidP="006A0022">
            <w:pPr>
              <w:rPr>
                <w:rFonts w:ascii="Times New Roman" w:eastAsia="Times New Roman" w:hAnsi="Times New Roman" w:cs="Times New Roman"/>
                <w:sz w:val="20"/>
                <w:szCs w:val="20"/>
                <w:lang w:val="en-US"/>
              </w:rPr>
            </w:pPr>
          </w:p>
        </w:tc>
        <w:tc>
          <w:tcPr>
            <w:tcW w:w="0" w:type="dxa"/>
            <w:noWrap/>
            <w:hideMark/>
          </w:tcPr>
          <w:p w14:paraId="5468E9A0" w14:textId="3EB30C23" w:rsidR="00232FCB" w:rsidRPr="006F1E80" w:rsidRDefault="00334CB7"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N</w:t>
            </w:r>
            <w:r w:rsidR="00232FCB" w:rsidRPr="006F1E80">
              <w:rPr>
                <w:rFonts w:ascii="Times New Roman" w:eastAsia="Times New Roman" w:hAnsi="Times New Roman" w:cs="Times New Roman"/>
                <w:sz w:val="20"/>
                <w:szCs w:val="20"/>
                <w:lang w:val="en-US"/>
              </w:rPr>
              <w:t>ormal</w:t>
            </w:r>
          </w:p>
        </w:tc>
        <w:tc>
          <w:tcPr>
            <w:tcW w:w="0" w:type="dxa"/>
            <w:noWrap/>
            <w:hideMark/>
          </w:tcPr>
          <w:p w14:paraId="57D77597"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127 (77.4%)</w:t>
            </w:r>
          </w:p>
        </w:tc>
        <w:tc>
          <w:tcPr>
            <w:tcW w:w="0" w:type="dxa"/>
            <w:noWrap/>
            <w:hideMark/>
          </w:tcPr>
          <w:p w14:paraId="7FC71338"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37 (22.6%)</w:t>
            </w:r>
          </w:p>
        </w:tc>
        <w:tc>
          <w:tcPr>
            <w:tcW w:w="0" w:type="dxa"/>
            <w:noWrap/>
            <w:hideMark/>
          </w:tcPr>
          <w:p w14:paraId="133944BB"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164 (55.2%)</w:t>
            </w:r>
          </w:p>
        </w:tc>
        <w:tc>
          <w:tcPr>
            <w:tcW w:w="0" w:type="dxa"/>
            <w:vMerge/>
            <w:hideMark/>
          </w:tcPr>
          <w:p w14:paraId="170E774D" w14:textId="77777777" w:rsidR="00232FCB" w:rsidRPr="006F1E80" w:rsidRDefault="00232FCB" w:rsidP="006A0022">
            <w:pPr>
              <w:rPr>
                <w:rFonts w:ascii="Times New Roman" w:eastAsia="Times New Roman" w:hAnsi="Times New Roman" w:cs="Times New Roman"/>
                <w:sz w:val="20"/>
                <w:szCs w:val="20"/>
                <w:lang w:val="en-US"/>
              </w:rPr>
            </w:pPr>
          </w:p>
        </w:tc>
      </w:tr>
      <w:tr w:rsidR="006F1E80" w:rsidRPr="006F1E80" w14:paraId="6AD5A8C5" w14:textId="77777777" w:rsidTr="001E5D43">
        <w:trPr>
          <w:trHeight w:val="402"/>
          <w:jc w:val="center"/>
        </w:trPr>
        <w:tc>
          <w:tcPr>
            <w:tcW w:w="0" w:type="dxa"/>
            <w:vMerge/>
            <w:hideMark/>
          </w:tcPr>
          <w:p w14:paraId="219492E3" w14:textId="77777777" w:rsidR="00232FCB" w:rsidRPr="006F1E80" w:rsidRDefault="00232FCB" w:rsidP="006A0022">
            <w:pPr>
              <w:rPr>
                <w:rFonts w:ascii="Times New Roman" w:eastAsia="Times New Roman" w:hAnsi="Times New Roman" w:cs="Times New Roman"/>
                <w:sz w:val="20"/>
                <w:szCs w:val="20"/>
                <w:lang w:val="en-US"/>
              </w:rPr>
            </w:pPr>
          </w:p>
        </w:tc>
        <w:tc>
          <w:tcPr>
            <w:tcW w:w="0" w:type="dxa"/>
            <w:noWrap/>
            <w:hideMark/>
          </w:tcPr>
          <w:p w14:paraId="5BD3C16A" w14:textId="3D61FC9C"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R</w:t>
            </w:r>
            <w:r w:rsidR="00232FCB" w:rsidRPr="006F1E80">
              <w:rPr>
                <w:rFonts w:ascii="Times New Roman" w:eastAsia="Times New Roman" w:hAnsi="Times New Roman" w:cs="Times New Roman"/>
                <w:sz w:val="20"/>
                <w:szCs w:val="20"/>
                <w:lang w:val="en-US"/>
              </w:rPr>
              <w:t>evers</w:t>
            </w:r>
            <w:r w:rsidR="00B211D8" w:rsidRPr="006F1E80">
              <w:rPr>
                <w:rFonts w:ascii="Times New Roman" w:eastAsia="Times New Roman" w:hAnsi="Times New Roman" w:cs="Times New Roman"/>
                <w:sz w:val="20"/>
                <w:szCs w:val="20"/>
                <w:lang w:val="en-US"/>
              </w:rPr>
              <w:t>a</w:t>
            </w:r>
            <w:r w:rsidR="00232FCB" w:rsidRPr="006F1E80">
              <w:rPr>
                <w:rFonts w:ascii="Times New Roman" w:eastAsia="Times New Roman" w:hAnsi="Times New Roman" w:cs="Times New Roman"/>
                <w:sz w:val="20"/>
                <w:szCs w:val="20"/>
                <w:lang w:val="en-US"/>
              </w:rPr>
              <w:t>ble defect</w:t>
            </w:r>
          </w:p>
        </w:tc>
        <w:tc>
          <w:tcPr>
            <w:tcW w:w="0" w:type="dxa"/>
            <w:noWrap/>
            <w:hideMark/>
          </w:tcPr>
          <w:p w14:paraId="65AFED20"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27 (23.5%)</w:t>
            </w:r>
          </w:p>
        </w:tc>
        <w:tc>
          <w:tcPr>
            <w:tcW w:w="0" w:type="dxa"/>
            <w:noWrap/>
            <w:hideMark/>
          </w:tcPr>
          <w:p w14:paraId="2928DAD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88 (76.5%)</w:t>
            </w:r>
          </w:p>
        </w:tc>
        <w:tc>
          <w:tcPr>
            <w:tcW w:w="0" w:type="dxa"/>
            <w:noWrap/>
            <w:hideMark/>
          </w:tcPr>
          <w:p w14:paraId="1F611BE4"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115 (38.7%)</w:t>
            </w:r>
          </w:p>
        </w:tc>
        <w:tc>
          <w:tcPr>
            <w:tcW w:w="0" w:type="dxa"/>
            <w:vMerge/>
            <w:hideMark/>
          </w:tcPr>
          <w:p w14:paraId="6B77B7DE" w14:textId="77777777" w:rsidR="00232FCB" w:rsidRPr="006F1E80" w:rsidRDefault="00232FCB" w:rsidP="006A0022">
            <w:pPr>
              <w:rPr>
                <w:rFonts w:ascii="Times New Roman" w:eastAsia="Times New Roman" w:hAnsi="Times New Roman" w:cs="Times New Roman"/>
                <w:sz w:val="20"/>
                <w:szCs w:val="20"/>
                <w:lang w:val="en-US"/>
              </w:rPr>
            </w:pPr>
          </w:p>
        </w:tc>
      </w:tr>
    </w:tbl>
    <w:p w14:paraId="5648B3CF" w14:textId="18D7D4C2" w:rsidR="000F0B29" w:rsidRPr="005B6C82" w:rsidRDefault="00F307A9" w:rsidP="00403250">
      <w:pPr>
        <w:spacing w:line="240" w:lineRule="auto"/>
        <w:jc w:val="both"/>
        <w:rPr>
          <w:rFonts w:ascii="Times New Roman" w:eastAsia="Times New Roman" w:hAnsi="Times New Roman" w:cs="Times New Roman"/>
          <w:sz w:val="24"/>
          <w:szCs w:val="24"/>
          <w:vertAlign w:val="superscript"/>
          <w:lang w:val="en-US"/>
        </w:rPr>
      </w:pPr>
      <w:r w:rsidRPr="005B6C82">
        <w:rPr>
          <w:rFonts w:ascii="Times New Roman" w:hAnsi="Times New Roman" w:cs="Times New Roman"/>
          <w:sz w:val="24"/>
          <w:szCs w:val="24"/>
          <w:vertAlign w:val="superscript"/>
        </w:rPr>
        <w:t xml:space="preserve">N.B.: </w:t>
      </w:r>
      <w:r w:rsidR="00342688" w:rsidRPr="005B6C82">
        <w:rPr>
          <w:rFonts w:ascii="Times New Roman" w:hAnsi="Times New Roman" w:cs="Times New Roman"/>
          <w:sz w:val="24"/>
          <w:szCs w:val="24"/>
          <w:vertAlign w:val="superscript"/>
        </w:rPr>
        <w:t xml:space="preserve">The </w:t>
      </w:r>
      <w:r w:rsidR="00342688" w:rsidRPr="005B6C82">
        <w:rPr>
          <w:rFonts w:ascii="Cambria Math" w:hAnsi="Cambria Math" w:cs="Cambria Math"/>
          <w:sz w:val="24"/>
          <w:szCs w:val="24"/>
          <w:vertAlign w:val="superscript"/>
        </w:rPr>
        <w:t>𝑃</w:t>
      </w:r>
      <w:r w:rsidR="00342688" w:rsidRPr="005B6C82">
        <w:rPr>
          <w:rFonts w:ascii="Times New Roman" w:hAnsi="Times New Roman" w:cs="Times New Roman"/>
          <w:sz w:val="24"/>
          <w:szCs w:val="24"/>
          <w:vertAlign w:val="superscript"/>
        </w:rPr>
        <w:t xml:space="preserve">-value is from </w:t>
      </w:r>
      <w:r w:rsidR="00F85457" w:rsidRPr="005B6C82">
        <w:rPr>
          <w:rFonts w:ascii="Times New Roman" w:hAnsi="Times New Roman" w:cs="Times New Roman"/>
          <w:sz w:val="24"/>
          <w:szCs w:val="24"/>
          <w:vertAlign w:val="superscript"/>
        </w:rPr>
        <w:t xml:space="preserve">the </w:t>
      </w:r>
      <w:r w:rsidR="00342688" w:rsidRPr="005B6C82">
        <w:rPr>
          <w:rFonts w:ascii="Times New Roman" w:hAnsi="Times New Roman" w:cs="Times New Roman"/>
          <w:sz w:val="24"/>
          <w:szCs w:val="24"/>
          <w:vertAlign w:val="superscript"/>
        </w:rPr>
        <w:t>Pearson chi-square test of independence. The symbol (</w:t>
      </w:r>
      <w:r w:rsidR="00342688" w:rsidRPr="005B6C82">
        <w:rPr>
          <w:rFonts w:ascii="Cambria Math" w:hAnsi="Cambria Math" w:cs="Cambria Math"/>
          <w:sz w:val="24"/>
          <w:szCs w:val="24"/>
          <w:vertAlign w:val="superscript"/>
        </w:rPr>
        <w:t>∗</w:t>
      </w:r>
      <w:r w:rsidR="00342688" w:rsidRPr="005B6C82">
        <w:rPr>
          <w:rFonts w:ascii="Times New Roman" w:hAnsi="Times New Roman" w:cs="Times New Roman"/>
          <w:sz w:val="24"/>
          <w:szCs w:val="24"/>
          <w:vertAlign w:val="superscript"/>
        </w:rPr>
        <w:t xml:space="preserve">) indicates that the chi-square test of independence is not significant at </w:t>
      </w:r>
      <w:r w:rsidR="00F85457" w:rsidRPr="005B6C82">
        <w:rPr>
          <w:rFonts w:ascii="Times New Roman" w:hAnsi="Times New Roman" w:cs="Times New Roman"/>
          <w:sz w:val="24"/>
          <w:szCs w:val="24"/>
          <w:vertAlign w:val="superscript"/>
        </w:rPr>
        <w:t xml:space="preserve">the </w:t>
      </w:r>
      <w:r w:rsidR="00342688" w:rsidRPr="005B6C82">
        <w:rPr>
          <w:rFonts w:ascii="Times New Roman" w:hAnsi="Times New Roman" w:cs="Times New Roman"/>
          <w:sz w:val="24"/>
          <w:szCs w:val="24"/>
          <w:vertAlign w:val="superscript"/>
        </w:rPr>
        <w:t>5% level. (ref) indicates the reference category of a factor as used in fitting our various models.</w:t>
      </w:r>
      <w:r w:rsidR="003F4BB5" w:rsidRPr="005B6C82">
        <w:rPr>
          <w:rFonts w:ascii="Times New Roman" w:hAnsi="Times New Roman" w:cs="Times New Roman"/>
          <w:sz w:val="24"/>
          <w:szCs w:val="24"/>
          <w:vertAlign w:val="superscript"/>
        </w:rPr>
        <w:t xml:space="preserve"> FBS = </w:t>
      </w:r>
      <w:r w:rsidR="003F4BB5" w:rsidRPr="005B6C82">
        <w:rPr>
          <w:rFonts w:ascii="Times New Roman" w:eastAsia="Times New Roman" w:hAnsi="Times New Roman" w:cs="Times New Roman"/>
          <w:sz w:val="24"/>
          <w:szCs w:val="24"/>
          <w:vertAlign w:val="superscript"/>
          <w:lang w:val="en-US"/>
        </w:rPr>
        <w:t>Fasting blood sugar; REC = Resting electrocardiographic results; SST = Slope of the peak exercise ST segment</w:t>
      </w:r>
      <w:r w:rsidR="000F0B29" w:rsidRPr="005B6C82">
        <w:rPr>
          <w:rFonts w:ascii="Times New Roman" w:eastAsia="Times New Roman" w:hAnsi="Times New Roman" w:cs="Times New Roman"/>
          <w:sz w:val="24"/>
          <w:szCs w:val="24"/>
          <w:vertAlign w:val="superscript"/>
          <w:lang w:val="en-US"/>
        </w:rPr>
        <w:t xml:space="preserve">, Major vessel = Number of major vessels colored by </w:t>
      </w:r>
      <w:r w:rsidR="003F11AB" w:rsidRPr="005B6C82">
        <w:rPr>
          <w:rFonts w:ascii="Times New Roman" w:eastAsia="Times New Roman" w:hAnsi="Times New Roman" w:cs="Times New Roman"/>
          <w:sz w:val="24"/>
          <w:szCs w:val="24"/>
          <w:vertAlign w:val="superscript"/>
          <w:lang w:val="en-US"/>
        </w:rPr>
        <w:t>fluoroscopy.</w:t>
      </w:r>
    </w:p>
    <w:p w14:paraId="27A46CD8" w14:textId="24B091B4" w:rsidR="00AB7BB7" w:rsidRPr="006F1E80" w:rsidDel="00C67E7B" w:rsidRDefault="00AB7BB7" w:rsidP="00F813CE">
      <w:pPr>
        <w:pStyle w:val="NormalWeb"/>
        <w:shd w:val="clear" w:color="auto" w:fill="FFFFFF"/>
        <w:spacing w:after="150" w:line="360" w:lineRule="auto"/>
        <w:jc w:val="both"/>
        <w:rPr>
          <w:del w:id="251" w:author="Ezekiel Ogundepo" w:date="2022-10-29T19:41:00Z"/>
        </w:rPr>
      </w:pPr>
      <w:del w:id="252" w:author="Ezekiel Ogundepo" w:date="2022-10-29T19:41:00Z">
        <w:r w:rsidRPr="006F1E80" w:rsidDel="00C67E7B">
          <w:delText xml:space="preserve">For the Statlog heart disease data, the </w:delText>
        </w:r>
        <w:r w:rsidR="00F85457" w:rsidRPr="006F1E80" w:rsidDel="00C67E7B">
          <w:delText>mean age of the patients in the sample was</w:delText>
        </w:r>
        <w:r w:rsidRPr="006F1E80" w:rsidDel="00C67E7B">
          <w:delText xml:space="preserve"> 54.53 years with a standard deviation of 9.11 years, while the mi</w:delText>
        </w:r>
        <w:r w:rsidR="006D0B17" w:rsidRPr="006F1E80" w:rsidDel="00C67E7B">
          <w:delText xml:space="preserve">nimum and maximum ages were 29 </w:delText>
        </w:r>
        <w:r w:rsidRPr="006F1E80" w:rsidDel="00C67E7B">
          <w:delText>and 77 years, respectively, are shown in Table 3.</w:delText>
        </w:r>
      </w:del>
    </w:p>
    <w:p w14:paraId="4261B6F0" w14:textId="568FAE06" w:rsidR="002F4CD2" w:rsidRPr="006F1E80" w:rsidDel="00C67E7B" w:rsidRDefault="002F4CD2" w:rsidP="004F1A86">
      <w:pPr>
        <w:pStyle w:val="Default"/>
        <w:spacing w:line="360" w:lineRule="auto"/>
        <w:jc w:val="center"/>
        <w:rPr>
          <w:del w:id="253" w:author="Ezekiel Ogundepo" w:date="2022-10-29T19:41:00Z"/>
          <w:rFonts w:ascii="Times New Roman" w:hAnsi="Times New Roman" w:cs="Times New Roman"/>
          <w:bCs/>
          <w:color w:val="auto"/>
          <w:sz w:val="22"/>
          <w:szCs w:val="22"/>
        </w:rPr>
      </w:pPr>
      <w:del w:id="254" w:author="Ezekiel Ogundepo" w:date="2022-10-29T19:41:00Z">
        <w:r w:rsidRPr="006F1E80" w:rsidDel="00C67E7B">
          <w:rPr>
            <w:rFonts w:ascii="Times New Roman" w:hAnsi="Times New Roman" w:cs="Times New Roman"/>
            <w:b/>
            <w:bCs/>
            <w:color w:val="auto"/>
            <w:sz w:val="22"/>
            <w:szCs w:val="22"/>
            <w:shd w:val="clear" w:color="auto" w:fill="FFFFFF"/>
          </w:rPr>
          <w:delText xml:space="preserve">Table </w:delText>
        </w:r>
        <w:r w:rsidR="00551CBB" w:rsidRPr="006F1E80" w:rsidDel="00C67E7B">
          <w:rPr>
            <w:rFonts w:ascii="Times New Roman" w:hAnsi="Times New Roman" w:cs="Times New Roman"/>
            <w:b/>
            <w:bCs/>
            <w:color w:val="auto"/>
            <w:sz w:val="22"/>
            <w:szCs w:val="22"/>
            <w:shd w:val="clear" w:color="auto" w:fill="FFFFFF"/>
          </w:rPr>
          <w:delText>3</w:delText>
        </w:r>
        <w:r w:rsidRPr="006F1E80" w:rsidDel="00C67E7B">
          <w:rPr>
            <w:rFonts w:ascii="Times New Roman" w:hAnsi="Times New Roman" w:cs="Times New Roman"/>
            <w:b/>
            <w:bCs/>
            <w:color w:val="auto"/>
            <w:sz w:val="22"/>
            <w:szCs w:val="22"/>
            <w:shd w:val="clear" w:color="auto" w:fill="FFFFFF"/>
          </w:rPr>
          <w:delText xml:space="preserve">: </w:delText>
        </w:r>
        <w:r w:rsidRPr="006F1E80" w:rsidDel="00C67E7B">
          <w:rPr>
            <w:rFonts w:ascii="Times New Roman" w:hAnsi="Times New Roman" w:cs="Times New Roman"/>
            <w:bCs/>
            <w:color w:val="auto"/>
            <w:sz w:val="22"/>
            <w:szCs w:val="22"/>
            <w:shd w:val="clear" w:color="auto" w:fill="FFFFFF"/>
          </w:rPr>
          <w:delText xml:space="preserve">Summary statistics of the continuous features in </w:delText>
        </w:r>
        <w:r w:rsidR="00D856FE" w:rsidRPr="006F1E80" w:rsidDel="00C67E7B">
          <w:rPr>
            <w:rFonts w:ascii="Times New Roman" w:hAnsi="Times New Roman" w:cs="Times New Roman"/>
            <w:bCs/>
            <w:color w:val="auto"/>
            <w:sz w:val="22"/>
            <w:szCs w:val="22"/>
            <w:shd w:val="clear" w:color="auto" w:fill="FFFFFF"/>
          </w:rPr>
          <w:delText xml:space="preserve">the </w:delText>
        </w:r>
        <w:r w:rsidR="00520AC7" w:rsidRPr="006F1E80" w:rsidDel="00C67E7B">
          <w:rPr>
            <w:rFonts w:ascii="Times New Roman" w:hAnsi="Times New Roman" w:cs="Times New Roman"/>
            <w:bCs/>
            <w:color w:val="auto"/>
            <w:sz w:val="22"/>
            <w:szCs w:val="22"/>
            <w:shd w:val="clear" w:color="auto" w:fill="FFFFFF"/>
          </w:rPr>
          <w:delText>Statlog</w:delText>
        </w:r>
        <w:r w:rsidRPr="006F1E80" w:rsidDel="00C67E7B">
          <w:rPr>
            <w:rFonts w:ascii="Times New Roman" w:hAnsi="Times New Roman" w:cs="Times New Roman"/>
            <w:bCs/>
            <w:color w:val="auto"/>
            <w:sz w:val="22"/>
            <w:szCs w:val="22"/>
            <w:shd w:val="clear" w:color="auto" w:fill="FFFFFF"/>
          </w:rPr>
          <w:delText xml:space="preserve"> </w:delText>
        </w:r>
        <w:r w:rsidR="00922277" w:rsidRPr="006F1E80" w:rsidDel="00C67E7B">
          <w:rPr>
            <w:rFonts w:ascii="Times New Roman" w:hAnsi="Times New Roman" w:cs="Times New Roman"/>
            <w:bCs/>
            <w:color w:val="auto"/>
            <w:sz w:val="22"/>
            <w:szCs w:val="22"/>
            <w:shd w:val="clear" w:color="auto" w:fill="FFFFFF"/>
          </w:rPr>
          <w:delText xml:space="preserve">heart disease </w:delText>
        </w:r>
        <w:r w:rsidRPr="006F1E80" w:rsidDel="00C67E7B">
          <w:rPr>
            <w:rFonts w:ascii="Times New Roman" w:hAnsi="Times New Roman" w:cs="Times New Roman"/>
            <w:bCs/>
            <w:color w:val="auto"/>
            <w:sz w:val="22"/>
            <w:szCs w:val="22"/>
            <w:shd w:val="clear" w:color="auto" w:fill="FFFFFF"/>
          </w:rPr>
          <w:delText>dataset</w:delText>
        </w:r>
      </w:del>
    </w:p>
    <w:tbl>
      <w:tblPr>
        <w:tblStyle w:val="PlainTable2"/>
        <w:tblW w:w="4998" w:type="pct"/>
        <w:tblLook w:val="0620" w:firstRow="1" w:lastRow="0" w:firstColumn="0" w:lastColumn="0" w:noHBand="1" w:noVBand="1"/>
      </w:tblPr>
      <w:tblGrid>
        <w:gridCol w:w="3509"/>
        <w:gridCol w:w="1072"/>
        <w:gridCol w:w="1106"/>
        <w:gridCol w:w="941"/>
        <w:gridCol w:w="872"/>
        <w:gridCol w:w="1856"/>
      </w:tblGrid>
      <w:tr w:rsidR="006F1E80" w:rsidRPr="006F1E80" w:rsidDel="00C67E7B" w14:paraId="3052952F" w14:textId="47ABA6B1" w:rsidTr="00CC2903">
        <w:trPr>
          <w:cnfStyle w:val="100000000000" w:firstRow="1" w:lastRow="0" w:firstColumn="0" w:lastColumn="0" w:oddVBand="0" w:evenVBand="0" w:oddHBand="0" w:evenHBand="0" w:firstRowFirstColumn="0" w:firstRowLastColumn="0" w:lastRowFirstColumn="0" w:lastRowLastColumn="0"/>
          <w:trHeight w:val="315"/>
          <w:del w:id="255" w:author="Ezekiel Ogundepo" w:date="2022-10-29T19:41:00Z"/>
        </w:trPr>
        <w:tc>
          <w:tcPr>
            <w:tcW w:w="1875" w:type="pct"/>
            <w:noWrap/>
            <w:hideMark/>
          </w:tcPr>
          <w:p w14:paraId="5CB40B21" w14:textId="5897EF8B" w:rsidR="002F4CD2" w:rsidRPr="006F1E80" w:rsidDel="00C67E7B" w:rsidRDefault="002F4CD2" w:rsidP="002F4CD2">
            <w:pPr>
              <w:rPr>
                <w:del w:id="256" w:author="Ezekiel Ogundepo" w:date="2022-10-29T19:41:00Z"/>
                <w:rFonts w:ascii="Times New Roman" w:eastAsia="Times New Roman" w:hAnsi="Times New Roman" w:cs="Times New Roman"/>
                <w:sz w:val="20"/>
                <w:szCs w:val="20"/>
                <w:lang w:val="en-US"/>
              </w:rPr>
            </w:pPr>
            <w:del w:id="257" w:author="Ezekiel Ogundepo" w:date="2022-10-29T19:41:00Z">
              <w:r w:rsidRPr="006F1E80" w:rsidDel="00C67E7B">
                <w:rPr>
                  <w:rFonts w:ascii="Times New Roman" w:eastAsia="Times New Roman" w:hAnsi="Times New Roman" w:cs="Times New Roman"/>
                  <w:sz w:val="20"/>
                  <w:szCs w:val="20"/>
                  <w:lang w:val="en-US"/>
                </w:rPr>
                <w:delText>Determinants</w:delText>
              </w:r>
            </w:del>
          </w:p>
        </w:tc>
        <w:tc>
          <w:tcPr>
            <w:tcW w:w="573" w:type="pct"/>
            <w:noWrap/>
            <w:hideMark/>
          </w:tcPr>
          <w:p w14:paraId="021BCC8E" w14:textId="048553C9" w:rsidR="002F4CD2" w:rsidRPr="006F1E80" w:rsidDel="00C67E7B" w:rsidRDefault="002F4CD2" w:rsidP="00922277">
            <w:pPr>
              <w:jc w:val="right"/>
              <w:rPr>
                <w:del w:id="258" w:author="Ezekiel Ogundepo" w:date="2022-10-29T19:41:00Z"/>
                <w:rFonts w:ascii="Times New Roman" w:eastAsia="Times New Roman" w:hAnsi="Times New Roman" w:cs="Times New Roman"/>
                <w:sz w:val="20"/>
                <w:szCs w:val="20"/>
                <w:lang w:val="en-US"/>
              </w:rPr>
            </w:pPr>
            <w:del w:id="259" w:author="Ezekiel Ogundepo" w:date="2022-10-29T19:41:00Z">
              <w:r w:rsidRPr="006F1E80" w:rsidDel="00C67E7B">
                <w:rPr>
                  <w:rFonts w:ascii="Times New Roman" w:eastAsia="Times New Roman" w:hAnsi="Times New Roman" w:cs="Times New Roman"/>
                  <w:sz w:val="20"/>
                  <w:szCs w:val="20"/>
                  <w:lang w:val="en-US"/>
                </w:rPr>
                <w:delText>Minimum</w:delText>
              </w:r>
            </w:del>
          </w:p>
        </w:tc>
        <w:tc>
          <w:tcPr>
            <w:tcW w:w="591" w:type="pct"/>
            <w:noWrap/>
            <w:hideMark/>
          </w:tcPr>
          <w:p w14:paraId="7F8315B6" w14:textId="3C92F186" w:rsidR="002F4CD2" w:rsidRPr="006F1E80" w:rsidDel="00C67E7B" w:rsidRDefault="002F4CD2" w:rsidP="00922277">
            <w:pPr>
              <w:jc w:val="right"/>
              <w:rPr>
                <w:del w:id="260" w:author="Ezekiel Ogundepo" w:date="2022-10-29T19:41:00Z"/>
                <w:rFonts w:ascii="Times New Roman" w:eastAsia="Times New Roman" w:hAnsi="Times New Roman" w:cs="Times New Roman"/>
                <w:sz w:val="20"/>
                <w:szCs w:val="20"/>
                <w:lang w:val="en-US"/>
              </w:rPr>
            </w:pPr>
            <w:del w:id="261" w:author="Ezekiel Ogundepo" w:date="2022-10-29T19:41:00Z">
              <w:r w:rsidRPr="006F1E80" w:rsidDel="00C67E7B">
                <w:rPr>
                  <w:rFonts w:ascii="Times New Roman" w:eastAsia="Times New Roman" w:hAnsi="Times New Roman" w:cs="Times New Roman"/>
                  <w:sz w:val="20"/>
                  <w:szCs w:val="20"/>
                  <w:lang w:val="en-US"/>
                </w:rPr>
                <w:delText>Maximum</w:delText>
              </w:r>
            </w:del>
          </w:p>
        </w:tc>
        <w:tc>
          <w:tcPr>
            <w:tcW w:w="503" w:type="pct"/>
            <w:noWrap/>
            <w:hideMark/>
          </w:tcPr>
          <w:p w14:paraId="62E4D4D0" w14:textId="351EBED3" w:rsidR="002F4CD2" w:rsidRPr="006F1E80" w:rsidDel="00C67E7B" w:rsidRDefault="002F4CD2" w:rsidP="00922277">
            <w:pPr>
              <w:jc w:val="right"/>
              <w:rPr>
                <w:del w:id="262" w:author="Ezekiel Ogundepo" w:date="2022-10-29T19:41:00Z"/>
                <w:rFonts w:ascii="Times New Roman" w:eastAsia="Times New Roman" w:hAnsi="Times New Roman" w:cs="Times New Roman"/>
                <w:sz w:val="20"/>
                <w:szCs w:val="20"/>
                <w:lang w:val="en-US"/>
              </w:rPr>
            </w:pPr>
            <w:del w:id="263" w:author="Ezekiel Ogundepo" w:date="2022-10-29T19:41:00Z">
              <w:r w:rsidRPr="006F1E80" w:rsidDel="00C67E7B">
                <w:rPr>
                  <w:rFonts w:ascii="Times New Roman" w:eastAsia="Times New Roman" w:hAnsi="Times New Roman" w:cs="Times New Roman"/>
                  <w:sz w:val="20"/>
                  <w:szCs w:val="20"/>
                  <w:lang w:val="en-US"/>
                </w:rPr>
                <w:delText>Mean</w:delText>
              </w:r>
            </w:del>
          </w:p>
        </w:tc>
        <w:tc>
          <w:tcPr>
            <w:tcW w:w="466" w:type="pct"/>
            <w:noWrap/>
            <w:hideMark/>
          </w:tcPr>
          <w:p w14:paraId="7FC51D7B" w14:textId="3AFC966A" w:rsidR="002F4CD2" w:rsidRPr="006F1E80" w:rsidDel="00C67E7B" w:rsidRDefault="002F4CD2" w:rsidP="00922277">
            <w:pPr>
              <w:jc w:val="right"/>
              <w:rPr>
                <w:del w:id="264" w:author="Ezekiel Ogundepo" w:date="2022-10-29T19:41:00Z"/>
                <w:rFonts w:ascii="Times New Roman" w:eastAsia="Times New Roman" w:hAnsi="Times New Roman" w:cs="Times New Roman"/>
                <w:sz w:val="20"/>
                <w:szCs w:val="20"/>
                <w:lang w:val="en-US"/>
              </w:rPr>
            </w:pPr>
            <w:del w:id="265" w:author="Ezekiel Ogundepo" w:date="2022-10-29T19:41:00Z">
              <w:r w:rsidRPr="006F1E80" w:rsidDel="00C67E7B">
                <w:rPr>
                  <w:rFonts w:ascii="Times New Roman" w:eastAsia="Times New Roman" w:hAnsi="Times New Roman" w:cs="Times New Roman"/>
                  <w:sz w:val="20"/>
                  <w:szCs w:val="20"/>
                  <w:lang w:val="en-US"/>
                </w:rPr>
                <w:delText>Median</w:delText>
              </w:r>
            </w:del>
          </w:p>
        </w:tc>
        <w:tc>
          <w:tcPr>
            <w:tcW w:w="992" w:type="pct"/>
            <w:noWrap/>
            <w:hideMark/>
          </w:tcPr>
          <w:p w14:paraId="4808E36E" w14:textId="6DD2B661" w:rsidR="002F4CD2" w:rsidRPr="006F1E80" w:rsidDel="00C67E7B" w:rsidRDefault="002F4CD2" w:rsidP="00922277">
            <w:pPr>
              <w:jc w:val="right"/>
              <w:rPr>
                <w:del w:id="266" w:author="Ezekiel Ogundepo" w:date="2022-10-29T19:41:00Z"/>
                <w:rFonts w:ascii="Times New Roman" w:eastAsia="Times New Roman" w:hAnsi="Times New Roman" w:cs="Times New Roman"/>
                <w:sz w:val="20"/>
                <w:szCs w:val="20"/>
                <w:lang w:val="en-US"/>
              </w:rPr>
            </w:pPr>
            <w:del w:id="267" w:author="Ezekiel Ogundepo" w:date="2022-10-29T19:41:00Z">
              <w:r w:rsidRPr="006F1E80" w:rsidDel="00C67E7B">
                <w:rPr>
                  <w:rFonts w:ascii="Times New Roman" w:eastAsia="Times New Roman" w:hAnsi="Times New Roman" w:cs="Times New Roman"/>
                  <w:sz w:val="20"/>
                  <w:szCs w:val="20"/>
                  <w:lang w:val="en-US"/>
                </w:rPr>
                <w:delText>Standard deviation</w:delText>
              </w:r>
            </w:del>
          </w:p>
        </w:tc>
      </w:tr>
      <w:tr w:rsidR="006F1E80" w:rsidRPr="006F1E80" w:rsidDel="00C67E7B" w14:paraId="12CF7D4E" w14:textId="405FB8E1" w:rsidTr="00890B51">
        <w:trPr>
          <w:trHeight w:val="300"/>
          <w:del w:id="268" w:author="Ezekiel Ogundepo" w:date="2022-10-29T19:41:00Z"/>
        </w:trPr>
        <w:tc>
          <w:tcPr>
            <w:tcW w:w="1875" w:type="pct"/>
            <w:noWrap/>
            <w:vAlign w:val="center"/>
            <w:hideMark/>
          </w:tcPr>
          <w:p w14:paraId="4C2D98B2" w14:textId="29CB2E90" w:rsidR="00441588" w:rsidRPr="006F1E80" w:rsidDel="00C67E7B" w:rsidRDefault="00441588" w:rsidP="00890B51">
            <w:pPr>
              <w:rPr>
                <w:del w:id="269" w:author="Ezekiel Ogundepo" w:date="2022-10-29T19:41:00Z"/>
                <w:rFonts w:ascii="Times New Roman" w:eastAsia="Times New Roman" w:hAnsi="Times New Roman" w:cs="Times New Roman"/>
                <w:sz w:val="20"/>
                <w:szCs w:val="20"/>
                <w:lang w:val="en-US"/>
              </w:rPr>
            </w:pPr>
            <w:del w:id="270" w:author="Ezekiel Ogundepo" w:date="2022-10-29T19:41:00Z">
              <w:r w:rsidRPr="006F1E80" w:rsidDel="00C67E7B">
                <w:rPr>
                  <w:rFonts w:ascii="Times New Roman" w:eastAsia="Times New Roman" w:hAnsi="Times New Roman" w:cs="Times New Roman"/>
                  <w:sz w:val="20"/>
                  <w:szCs w:val="20"/>
                  <w:lang w:val="en-US"/>
                </w:rPr>
                <w:delText>Age (in years)</w:delText>
              </w:r>
            </w:del>
          </w:p>
        </w:tc>
        <w:tc>
          <w:tcPr>
            <w:tcW w:w="573" w:type="pct"/>
            <w:noWrap/>
            <w:vAlign w:val="center"/>
            <w:hideMark/>
          </w:tcPr>
          <w:p w14:paraId="0C47B777" w14:textId="337A5F77" w:rsidR="00441588" w:rsidRPr="006F1E80" w:rsidDel="00C67E7B" w:rsidRDefault="00441588" w:rsidP="0024065E">
            <w:pPr>
              <w:jc w:val="right"/>
              <w:rPr>
                <w:del w:id="271" w:author="Ezekiel Ogundepo" w:date="2022-10-29T19:41:00Z"/>
                <w:rFonts w:ascii="Times New Roman" w:eastAsia="Times New Roman" w:hAnsi="Times New Roman" w:cs="Times New Roman"/>
                <w:sz w:val="20"/>
                <w:szCs w:val="20"/>
                <w:lang w:val="en-US"/>
              </w:rPr>
            </w:pPr>
            <w:del w:id="272" w:author="Ezekiel Ogundepo" w:date="2022-10-29T19:41:00Z">
              <w:r w:rsidRPr="006F1E80" w:rsidDel="00C67E7B">
                <w:rPr>
                  <w:rFonts w:ascii="Times New Roman" w:eastAsia="Times New Roman" w:hAnsi="Times New Roman" w:cs="Times New Roman"/>
                  <w:sz w:val="20"/>
                  <w:szCs w:val="20"/>
                  <w:lang w:val="en-US"/>
                </w:rPr>
                <w:delText>29</w:delText>
              </w:r>
            </w:del>
          </w:p>
        </w:tc>
        <w:tc>
          <w:tcPr>
            <w:tcW w:w="591" w:type="pct"/>
            <w:noWrap/>
            <w:vAlign w:val="center"/>
            <w:hideMark/>
          </w:tcPr>
          <w:p w14:paraId="3655F8B1" w14:textId="26F3B363" w:rsidR="00441588" w:rsidRPr="006F1E80" w:rsidDel="00C67E7B" w:rsidRDefault="00441588" w:rsidP="0024065E">
            <w:pPr>
              <w:jc w:val="right"/>
              <w:rPr>
                <w:del w:id="273" w:author="Ezekiel Ogundepo" w:date="2022-10-29T19:41:00Z"/>
                <w:rFonts w:ascii="Times New Roman" w:eastAsia="Times New Roman" w:hAnsi="Times New Roman" w:cs="Times New Roman"/>
                <w:sz w:val="20"/>
                <w:szCs w:val="20"/>
                <w:lang w:val="en-US"/>
              </w:rPr>
            </w:pPr>
            <w:del w:id="274" w:author="Ezekiel Ogundepo" w:date="2022-10-29T19:41:00Z">
              <w:r w:rsidRPr="006F1E80" w:rsidDel="00C67E7B">
                <w:rPr>
                  <w:rFonts w:ascii="Times New Roman" w:eastAsia="Times New Roman" w:hAnsi="Times New Roman" w:cs="Times New Roman"/>
                  <w:sz w:val="20"/>
                  <w:szCs w:val="20"/>
                  <w:lang w:val="en-US"/>
                </w:rPr>
                <w:delText>77</w:delText>
              </w:r>
            </w:del>
          </w:p>
        </w:tc>
        <w:tc>
          <w:tcPr>
            <w:tcW w:w="503" w:type="pct"/>
            <w:noWrap/>
            <w:vAlign w:val="center"/>
            <w:hideMark/>
          </w:tcPr>
          <w:p w14:paraId="1B327B70" w14:textId="199C7D96" w:rsidR="00441588" w:rsidRPr="006F1E80" w:rsidDel="00C67E7B" w:rsidRDefault="00441588" w:rsidP="0024065E">
            <w:pPr>
              <w:jc w:val="right"/>
              <w:rPr>
                <w:del w:id="275" w:author="Ezekiel Ogundepo" w:date="2022-10-29T19:41:00Z"/>
                <w:rFonts w:ascii="Times New Roman" w:eastAsia="Times New Roman" w:hAnsi="Times New Roman" w:cs="Times New Roman"/>
                <w:sz w:val="20"/>
                <w:szCs w:val="20"/>
                <w:lang w:val="en-US"/>
              </w:rPr>
            </w:pPr>
            <w:del w:id="276" w:author="Ezekiel Ogundepo" w:date="2022-10-29T19:41:00Z">
              <w:r w:rsidRPr="006F1E80" w:rsidDel="00C67E7B">
                <w:rPr>
                  <w:rFonts w:ascii="Times New Roman" w:eastAsia="Times New Roman" w:hAnsi="Times New Roman" w:cs="Times New Roman"/>
                  <w:sz w:val="20"/>
                  <w:szCs w:val="20"/>
                  <w:lang w:val="en-US"/>
                </w:rPr>
                <w:delText>54.433</w:delText>
              </w:r>
            </w:del>
          </w:p>
        </w:tc>
        <w:tc>
          <w:tcPr>
            <w:tcW w:w="466" w:type="pct"/>
            <w:noWrap/>
            <w:vAlign w:val="center"/>
            <w:hideMark/>
          </w:tcPr>
          <w:p w14:paraId="7AB6490E" w14:textId="17587390" w:rsidR="00441588" w:rsidRPr="006F1E80" w:rsidDel="00C67E7B" w:rsidRDefault="00441588" w:rsidP="0024065E">
            <w:pPr>
              <w:jc w:val="right"/>
              <w:rPr>
                <w:del w:id="277" w:author="Ezekiel Ogundepo" w:date="2022-10-29T19:41:00Z"/>
                <w:rFonts w:ascii="Times New Roman" w:eastAsia="Times New Roman" w:hAnsi="Times New Roman" w:cs="Times New Roman"/>
                <w:sz w:val="20"/>
                <w:szCs w:val="20"/>
                <w:lang w:val="en-US"/>
              </w:rPr>
            </w:pPr>
            <w:del w:id="278" w:author="Ezekiel Ogundepo" w:date="2022-10-29T19:41:00Z">
              <w:r w:rsidRPr="006F1E80" w:rsidDel="00C67E7B">
                <w:rPr>
                  <w:rFonts w:ascii="Times New Roman" w:eastAsia="Times New Roman" w:hAnsi="Times New Roman" w:cs="Times New Roman"/>
                  <w:sz w:val="20"/>
                  <w:szCs w:val="20"/>
                  <w:lang w:val="en-US"/>
                </w:rPr>
                <w:delText>55</w:delText>
              </w:r>
            </w:del>
          </w:p>
        </w:tc>
        <w:tc>
          <w:tcPr>
            <w:tcW w:w="992" w:type="pct"/>
            <w:noWrap/>
            <w:vAlign w:val="center"/>
            <w:hideMark/>
          </w:tcPr>
          <w:p w14:paraId="3E1DA854" w14:textId="7A8AF82C" w:rsidR="00441588" w:rsidRPr="006F1E80" w:rsidDel="00C67E7B" w:rsidRDefault="00441588" w:rsidP="0024065E">
            <w:pPr>
              <w:jc w:val="right"/>
              <w:rPr>
                <w:del w:id="279" w:author="Ezekiel Ogundepo" w:date="2022-10-29T19:41:00Z"/>
                <w:rFonts w:ascii="Times New Roman" w:eastAsia="Times New Roman" w:hAnsi="Times New Roman" w:cs="Times New Roman"/>
                <w:sz w:val="20"/>
                <w:szCs w:val="20"/>
                <w:lang w:val="en-US"/>
              </w:rPr>
            </w:pPr>
            <w:del w:id="280" w:author="Ezekiel Ogundepo" w:date="2022-10-29T19:41:00Z">
              <w:r w:rsidRPr="006F1E80" w:rsidDel="00C67E7B">
                <w:rPr>
                  <w:rFonts w:ascii="Times New Roman" w:eastAsia="Times New Roman" w:hAnsi="Times New Roman" w:cs="Times New Roman"/>
                  <w:sz w:val="20"/>
                  <w:szCs w:val="20"/>
                  <w:lang w:val="en-US"/>
                </w:rPr>
                <w:delText>9.109</w:delText>
              </w:r>
            </w:del>
          </w:p>
        </w:tc>
      </w:tr>
      <w:tr w:rsidR="006F1E80" w:rsidRPr="006F1E80" w:rsidDel="00C67E7B" w14:paraId="05A3B6CD" w14:textId="1BE1C0B9" w:rsidTr="00890B51">
        <w:trPr>
          <w:trHeight w:val="300"/>
          <w:del w:id="281" w:author="Ezekiel Ogundepo" w:date="2022-10-29T19:41:00Z"/>
        </w:trPr>
        <w:tc>
          <w:tcPr>
            <w:tcW w:w="1875" w:type="pct"/>
            <w:noWrap/>
            <w:vAlign w:val="center"/>
            <w:hideMark/>
          </w:tcPr>
          <w:p w14:paraId="3D06C432" w14:textId="61C42DBF" w:rsidR="00441588" w:rsidRPr="006F1E80" w:rsidDel="00C67E7B" w:rsidRDefault="00441588" w:rsidP="00890B51">
            <w:pPr>
              <w:rPr>
                <w:del w:id="282" w:author="Ezekiel Ogundepo" w:date="2022-10-29T19:41:00Z"/>
                <w:rFonts w:ascii="Times New Roman" w:eastAsia="Times New Roman" w:hAnsi="Times New Roman" w:cs="Times New Roman"/>
                <w:sz w:val="20"/>
                <w:szCs w:val="20"/>
                <w:lang w:val="en-US"/>
              </w:rPr>
            </w:pPr>
            <w:del w:id="283" w:author="Ezekiel Ogundepo" w:date="2022-10-29T19:41:00Z">
              <w:r w:rsidRPr="006F1E80" w:rsidDel="00C67E7B">
                <w:rPr>
                  <w:rFonts w:ascii="Times New Roman" w:eastAsia="Times New Roman" w:hAnsi="Times New Roman" w:cs="Times New Roman"/>
                  <w:sz w:val="20"/>
                  <w:szCs w:val="20"/>
                  <w:lang w:val="en-US"/>
                </w:rPr>
                <w:delText>Resting blood pressure in mm Hg</w:delText>
              </w:r>
            </w:del>
          </w:p>
        </w:tc>
        <w:tc>
          <w:tcPr>
            <w:tcW w:w="573" w:type="pct"/>
            <w:noWrap/>
            <w:vAlign w:val="center"/>
            <w:hideMark/>
          </w:tcPr>
          <w:p w14:paraId="47A1881B" w14:textId="50845CE4" w:rsidR="00441588" w:rsidRPr="006F1E80" w:rsidDel="00C67E7B" w:rsidRDefault="00441588" w:rsidP="0024065E">
            <w:pPr>
              <w:jc w:val="right"/>
              <w:rPr>
                <w:del w:id="284" w:author="Ezekiel Ogundepo" w:date="2022-10-29T19:41:00Z"/>
                <w:rFonts w:ascii="Times New Roman" w:eastAsia="Times New Roman" w:hAnsi="Times New Roman" w:cs="Times New Roman"/>
                <w:sz w:val="20"/>
                <w:szCs w:val="20"/>
                <w:lang w:val="en-US"/>
              </w:rPr>
            </w:pPr>
            <w:del w:id="285" w:author="Ezekiel Ogundepo" w:date="2022-10-29T19:41:00Z">
              <w:r w:rsidRPr="006F1E80" w:rsidDel="00C67E7B">
                <w:rPr>
                  <w:rFonts w:ascii="Times New Roman" w:eastAsia="Times New Roman" w:hAnsi="Times New Roman" w:cs="Times New Roman"/>
                  <w:sz w:val="20"/>
                  <w:szCs w:val="20"/>
                  <w:lang w:val="en-US"/>
                </w:rPr>
                <w:delText>94</w:delText>
              </w:r>
            </w:del>
          </w:p>
        </w:tc>
        <w:tc>
          <w:tcPr>
            <w:tcW w:w="591" w:type="pct"/>
            <w:noWrap/>
            <w:vAlign w:val="center"/>
            <w:hideMark/>
          </w:tcPr>
          <w:p w14:paraId="1AEF5AC3" w14:textId="0B0F91C3" w:rsidR="00441588" w:rsidRPr="006F1E80" w:rsidDel="00C67E7B" w:rsidRDefault="00441588" w:rsidP="0024065E">
            <w:pPr>
              <w:jc w:val="right"/>
              <w:rPr>
                <w:del w:id="286" w:author="Ezekiel Ogundepo" w:date="2022-10-29T19:41:00Z"/>
                <w:rFonts w:ascii="Times New Roman" w:eastAsia="Times New Roman" w:hAnsi="Times New Roman" w:cs="Times New Roman"/>
                <w:sz w:val="20"/>
                <w:szCs w:val="20"/>
                <w:lang w:val="en-US"/>
              </w:rPr>
            </w:pPr>
            <w:del w:id="287" w:author="Ezekiel Ogundepo" w:date="2022-10-29T19:41:00Z">
              <w:r w:rsidRPr="006F1E80" w:rsidDel="00C67E7B">
                <w:rPr>
                  <w:rFonts w:ascii="Times New Roman" w:eastAsia="Times New Roman" w:hAnsi="Times New Roman" w:cs="Times New Roman"/>
                  <w:sz w:val="20"/>
                  <w:szCs w:val="20"/>
                  <w:lang w:val="en-US"/>
                </w:rPr>
                <w:delText>200</w:delText>
              </w:r>
            </w:del>
          </w:p>
        </w:tc>
        <w:tc>
          <w:tcPr>
            <w:tcW w:w="503" w:type="pct"/>
            <w:noWrap/>
            <w:vAlign w:val="center"/>
            <w:hideMark/>
          </w:tcPr>
          <w:p w14:paraId="6B79B458" w14:textId="0CB8EB97" w:rsidR="00441588" w:rsidRPr="006F1E80" w:rsidDel="00C67E7B" w:rsidRDefault="00441588" w:rsidP="0024065E">
            <w:pPr>
              <w:jc w:val="right"/>
              <w:rPr>
                <w:del w:id="288" w:author="Ezekiel Ogundepo" w:date="2022-10-29T19:41:00Z"/>
                <w:rFonts w:ascii="Times New Roman" w:eastAsia="Times New Roman" w:hAnsi="Times New Roman" w:cs="Times New Roman"/>
                <w:sz w:val="20"/>
                <w:szCs w:val="20"/>
                <w:lang w:val="en-US"/>
              </w:rPr>
            </w:pPr>
            <w:del w:id="289" w:author="Ezekiel Ogundepo" w:date="2022-10-29T19:41:00Z">
              <w:r w:rsidRPr="006F1E80" w:rsidDel="00C67E7B">
                <w:rPr>
                  <w:rFonts w:ascii="Times New Roman" w:eastAsia="Times New Roman" w:hAnsi="Times New Roman" w:cs="Times New Roman"/>
                  <w:sz w:val="20"/>
                  <w:szCs w:val="20"/>
                  <w:lang w:val="en-US"/>
                </w:rPr>
                <w:delText>131.344</w:delText>
              </w:r>
            </w:del>
          </w:p>
        </w:tc>
        <w:tc>
          <w:tcPr>
            <w:tcW w:w="466" w:type="pct"/>
            <w:noWrap/>
            <w:vAlign w:val="center"/>
            <w:hideMark/>
          </w:tcPr>
          <w:p w14:paraId="37087514" w14:textId="0AFA2DDE" w:rsidR="00441588" w:rsidRPr="006F1E80" w:rsidDel="00C67E7B" w:rsidRDefault="00441588" w:rsidP="0024065E">
            <w:pPr>
              <w:jc w:val="right"/>
              <w:rPr>
                <w:del w:id="290" w:author="Ezekiel Ogundepo" w:date="2022-10-29T19:41:00Z"/>
                <w:rFonts w:ascii="Times New Roman" w:eastAsia="Times New Roman" w:hAnsi="Times New Roman" w:cs="Times New Roman"/>
                <w:sz w:val="20"/>
                <w:szCs w:val="20"/>
                <w:lang w:val="en-US"/>
              </w:rPr>
            </w:pPr>
            <w:del w:id="291" w:author="Ezekiel Ogundepo" w:date="2022-10-29T19:41:00Z">
              <w:r w:rsidRPr="006F1E80" w:rsidDel="00C67E7B">
                <w:rPr>
                  <w:rFonts w:ascii="Times New Roman" w:eastAsia="Times New Roman" w:hAnsi="Times New Roman" w:cs="Times New Roman"/>
                  <w:sz w:val="20"/>
                  <w:szCs w:val="20"/>
                  <w:lang w:val="en-US"/>
                </w:rPr>
                <w:delText>130</w:delText>
              </w:r>
            </w:del>
          </w:p>
        </w:tc>
        <w:tc>
          <w:tcPr>
            <w:tcW w:w="992" w:type="pct"/>
            <w:noWrap/>
            <w:vAlign w:val="center"/>
            <w:hideMark/>
          </w:tcPr>
          <w:p w14:paraId="5A804353" w14:textId="33493E24" w:rsidR="00441588" w:rsidRPr="006F1E80" w:rsidDel="00C67E7B" w:rsidRDefault="00441588" w:rsidP="0024065E">
            <w:pPr>
              <w:jc w:val="right"/>
              <w:rPr>
                <w:del w:id="292" w:author="Ezekiel Ogundepo" w:date="2022-10-29T19:41:00Z"/>
                <w:rFonts w:ascii="Times New Roman" w:eastAsia="Times New Roman" w:hAnsi="Times New Roman" w:cs="Times New Roman"/>
                <w:sz w:val="20"/>
                <w:szCs w:val="20"/>
                <w:lang w:val="en-US"/>
              </w:rPr>
            </w:pPr>
            <w:del w:id="293" w:author="Ezekiel Ogundepo" w:date="2022-10-29T19:41:00Z">
              <w:r w:rsidRPr="006F1E80" w:rsidDel="00C67E7B">
                <w:rPr>
                  <w:rFonts w:ascii="Times New Roman" w:eastAsia="Times New Roman" w:hAnsi="Times New Roman" w:cs="Times New Roman"/>
                  <w:sz w:val="20"/>
                  <w:szCs w:val="20"/>
                  <w:lang w:val="en-US"/>
                </w:rPr>
                <w:delText>17.862</w:delText>
              </w:r>
            </w:del>
          </w:p>
        </w:tc>
      </w:tr>
      <w:tr w:rsidR="006F1E80" w:rsidRPr="006F1E80" w:rsidDel="00C67E7B" w14:paraId="5228A524" w14:textId="30FDA52E" w:rsidTr="00890B51">
        <w:trPr>
          <w:trHeight w:val="300"/>
          <w:del w:id="294" w:author="Ezekiel Ogundepo" w:date="2022-10-29T19:41:00Z"/>
        </w:trPr>
        <w:tc>
          <w:tcPr>
            <w:tcW w:w="1875" w:type="pct"/>
            <w:noWrap/>
            <w:vAlign w:val="center"/>
            <w:hideMark/>
          </w:tcPr>
          <w:p w14:paraId="74A87C4F" w14:textId="619182E3" w:rsidR="00CC2903" w:rsidRPr="006F1E80" w:rsidDel="00C67E7B" w:rsidRDefault="00CC2903" w:rsidP="00890B51">
            <w:pPr>
              <w:rPr>
                <w:del w:id="295" w:author="Ezekiel Ogundepo" w:date="2022-10-29T19:41:00Z"/>
                <w:rFonts w:ascii="Times New Roman" w:eastAsia="Times New Roman" w:hAnsi="Times New Roman" w:cs="Times New Roman"/>
                <w:sz w:val="20"/>
                <w:szCs w:val="20"/>
                <w:lang w:val="en-US"/>
              </w:rPr>
            </w:pPr>
            <w:del w:id="296" w:author="Ezekiel Ogundepo" w:date="2022-10-29T19:41:00Z">
              <w:r w:rsidRPr="006F1E80" w:rsidDel="00C67E7B">
                <w:rPr>
                  <w:rFonts w:ascii="Times New Roman" w:eastAsia="Times New Roman" w:hAnsi="Times New Roman" w:cs="Times New Roman"/>
                  <w:sz w:val="20"/>
                  <w:szCs w:val="20"/>
                  <w:lang w:val="en-US"/>
                </w:rPr>
                <w:delText>Serum cholest</w:delText>
              </w:r>
              <w:r w:rsidR="00AF1ECA" w:rsidRPr="006F1E80" w:rsidDel="00C67E7B">
                <w:rPr>
                  <w:rFonts w:ascii="Times New Roman" w:eastAsia="Times New Roman" w:hAnsi="Times New Roman" w:cs="Times New Roman"/>
                  <w:sz w:val="20"/>
                  <w:szCs w:val="20"/>
                  <w:lang w:val="en-US"/>
                </w:rPr>
                <w:delText>ero</w:delText>
              </w:r>
              <w:r w:rsidRPr="006F1E80" w:rsidDel="00C67E7B">
                <w:rPr>
                  <w:rFonts w:ascii="Times New Roman" w:eastAsia="Times New Roman" w:hAnsi="Times New Roman" w:cs="Times New Roman"/>
                  <w:sz w:val="20"/>
                  <w:szCs w:val="20"/>
                  <w:lang w:val="en-US"/>
                </w:rPr>
                <w:delText>l in mg/dl</w:delText>
              </w:r>
            </w:del>
          </w:p>
        </w:tc>
        <w:tc>
          <w:tcPr>
            <w:tcW w:w="573" w:type="pct"/>
            <w:noWrap/>
            <w:vAlign w:val="center"/>
            <w:hideMark/>
          </w:tcPr>
          <w:p w14:paraId="7EB5D87C" w14:textId="7A6B2A8B" w:rsidR="00CC2903" w:rsidRPr="006F1E80" w:rsidDel="00C67E7B" w:rsidRDefault="00CC2903" w:rsidP="0024065E">
            <w:pPr>
              <w:jc w:val="right"/>
              <w:rPr>
                <w:del w:id="297" w:author="Ezekiel Ogundepo" w:date="2022-10-29T19:41:00Z"/>
                <w:rFonts w:ascii="Times New Roman" w:eastAsia="Times New Roman" w:hAnsi="Times New Roman" w:cs="Times New Roman"/>
                <w:sz w:val="20"/>
                <w:szCs w:val="20"/>
                <w:lang w:val="en-US"/>
              </w:rPr>
            </w:pPr>
            <w:del w:id="298" w:author="Ezekiel Ogundepo" w:date="2022-10-29T19:41:00Z">
              <w:r w:rsidRPr="006F1E80" w:rsidDel="00C67E7B">
                <w:rPr>
                  <w:rFonts w:ascii="Times New Roman" w:eastAsia="Times New Roman" w:hAnsi="Times New Roman" w:cs="Times New Roman"/>
                  <w:sz w:val="20"/>
                  <w:szCs w:val="20"/>
                  <w:lang w:val="en-US"/>
                </w:rPr>
                <w:delText>126</w:delText>
              </w:r>
            </w:del>
          </w:p>
        </w:tc>
        <w:tc>
          <w:tcPr>
            <w:tcW w:w="591" w:type="pct"/>
            <w:noWrap/>
            <w:vAlign w:val="center"/>
            <w:hideMark/>
          </w:tcPr>
          <w:p w14:paraId="213EFB91" w14:textId="0B8E9F8B" w:rsidR="00CC2903" w:rsidRPr="006F1E80" w:rsidDel="00C67E7B" w:rsidRDefault="00CC2903" w:rsidP="0024065E">
            <w:pPr>
              <w:jc w:val="right"/>
              <w:rPr>
                <w:del w:id="299" w:author="Ezekiel Ogundepo" w:date="2022-10-29T19:41:00Z"/>
                <w:rFonts w:ascii="Times New Roman" w:eastAsia="Times New Roman" w:hAnsi="Times New Roman" w:cs="Times New Roman"/>
                <w:sz w:val="20"/>
                <w:szCs w:val="20"/>
                <w:lang w:val="en-US"/>
              </w:rPr>
            </w:pPr>
            <w:del w:id="300" w:author="Ezekiel Ogundepo" w:date="2022-10-29T19:41:00Z">
              <w:r w:rsidRPr="006F1E80" w:rsidDel="00C67E7B">
                <w:rPr>
                  <w:rFonts w:ascii="Times New Roman" w:eastAsia="Times New Roman" w:hAnsi="Times New Roman" w:cs="Times New Roman"/>
                  <w:sz w:val="20"/>
                  <w:szCs w:val="20"/>
                  <w:lang w:val="en-US"/>
                </w:rPr>
                <w:delText>564</w:delText>
              </w:r>
            </w:del>
          </w:p>
        </w:tc>
        <w:tc>
          <w:tcPr>
            <w:tcW w:w="503" w:type="pct"/>
            <w:noWrap/>
            <w:vAlign w:val="center"/>
            <w:hideMark/>
          </w:tcPr>
          <w:p w14:paraId="0845C085" w14:textId="6F7787BF" w:rsidR="00CC2903" w:rsidRPr="006F1E80" w:rsidDel="00C67E7B" w:rsidRDefault="00CC2903" w:rsidP="0024065E">
            <w:pPr>
              <w:jc w:val="right"/>
              <w:rPr>
                <w:del w:id="301" w:author="Ezekiel Ogundepo" w:date="2022-10-29T19:41:00Z"/>
                <w:rFonts w:ascii="Times New Roman" w:eastAsia="Times New Roman" w:hAnsi="Times New Roman" w:cs="Times New Roman"/>
                <w:sz w:val="20"/>
                <w:szCs w:val="20"/>
                <w:lang w:val="en-US"/>
              </w:rPr>
            </w:pPr>
            <w:del w:id="302" w:author="Ezekiel Ogundepo" w:date="2022-10-29T19:41:00Z">
              <w:r w:rsidRPr="006F1E80" w:rsidDel="00C67E7B">
                <w:rPr>
                  <w:rFonts w:ascii="Times New Roman" w:eastAsia="Times New Roman" w:hAnsi="Times New Roman" w:cs="Times New Roman"/>
                  <w:sz w:val="20"/>
                  <w:szCs w:val="20"/>
                  <w:lang w:val="en-US"/>
                </w:rPr>
                <w:delText>249.659</w:delText>
              </w:r>
            </w:del>
          </w:p>
        </w:tc>
        <w:tc>
          <w:tcPr>
            <w:tcW w:w="466" w:type="pct"/>
            <w:noWrap/>
            <w:vAlign w:val="center"/>
            <w:hideMark/>
          </w:tcPr>
          <w:p w14:paraId="76F775CC" w14:textId="2360349B" w:rsidR="00CC2903" w:rsidRPr="006F1E80" w:rsidDel="00C67E7B" w:rsidRDefault="00CC2903" w:rsidP="0024065E">
            <w:pPr>
              <w:jc w:val="right"/>
              <w:rPr>
                <w:del w:id="303" w:author="Ezekiel Ogundepo" w:date="2022-10-29T19:41:00Z"/>
                <w:rFonts w:ascii="Times New Roman" w:eastAsia="Times New Roman" w:hAnsi="Times New Roman" w:cs="Times New Roman"/>
                <w:sz w:val="20"/>
                <w:szCs w:val="20"/>
                <w:lang w:val="en-US"/>
              </w:rPr>
            </w:pPr>
            <w:del w:id="304" w:author="Ezekiel Ogundepo" w:date="2022-10-29T19:41:00Z">
              <w:r w:rsidRPr="006F1E80" w:rsidDel="00C67E7B">
                <w:rPr>
                  <w:rFonts w:ascii="Times New Roman" w:eastAsia="Times New Roman" w:hAnsi="Times New Roman" w:cs="Times New Roman"/>
                  <w:sz w:val="20"/>
                  <w:szCs w:val="20"/>
                  <w:lang w:val="en-US"/>
                </w:rPr>
                <w:delText>245</w:delText>
              </w:r>
            </w:del>
          </w:p>
        </w:tc>
        <w:tc>
          <w:tcPr>
            <w:tcW w:w="992" w:type="pct"/>
            <w:noWrap/>
            <w:vAlign w:val="center"/>
            <w:hideMark/>
          </w:tcPr>
          <w:p w14:paraId="0E6EF7E4" w14:textId="664CF270" w:rsidR="00CC2903" w:rsidRPr="006F1E80" w:rsidDel="00C67E7B" w:rsidRDefault="00CC2903" w:rsidP="0024065E">
            <w:pPr>
              <w:jc w:val="right"/>
              <w:rPr>
                <w:del w:id="305" w:author="Ezekiel Ogundepo" w:date="2022-10-29T19:41:00Z"/>
                <w:rFonts w:ascii="Times New Roman" w:eastAsia="Times New Roman" w:hAnsi="Times New Roman" w:cs="Times New Roman"/>
                <w:sz w:val="20"/>
                <w:szCs w:val="20"/>
                <w:lang w:val="en-US"/>
              </w:rPr>
            </w:pPr>
            <w:del w:id="306" w:author="Ezekiel Ogundepo" w:date="2022-10-29T19:41:00Z">
              <w:r w:rsidRPr="006F1E80" w:rsidDel="00C67E7B">
                <w:rPr>
                  <w:rFonts w:ascii="Times New Roman" w:eastAsia="Times New Roman" w:hAnsi="Times New Roman" w:cs="Times New Roman"/>
                  <w:sz w:val="20"/>
                  <w:szCs w:val="20"/>
                  <w:lang w:val="en-US"/>
                </w:rPr>
                <w:delText>51.686</w:delText>
              </w:r>
            </w:del>
          </w:p>
        </w:tc>
      </w:tr>
      <w:tr w:rsidR="006F1E80" w:rsidRPr="006F1E80" w:rsidDel="00C67E7B" w14:paraId="1DE16407" w14:textId="1025FCDB" w:rsidTr="00890B51">
        <w:trPr>
          <w:trHeight w:val="300"/>
          <w:del w:id="307" w:author="Ezekiel Ogundepo" w:date="2022-10-29T19:41:00Z"/>
        </w:trPr>
        <w:tc>
          <w:tcPr>
            <w:tcW w:w="1875" w:type="pct"/>
            <w:noWrap/>
            <w:vAlign w:val="center"/>
            <w:hideMark/>
          </w:tcPr>
          <w:p w14:paraId="7C544292" w14:textId="31DEA3E6" w:rsidR="00CC2903" w:rsidRPr="006F1E80" w:rsidDel="00C67E7B" w:rsidRDefault="00CC2903" w:rsidP="00890B51">
            <w:pPr>
              <w:rPr>
                <w:del w:id="308" w:author="Ezekiel Ogundepo" w:date="2022-10-29T19:41:00Z"/>
                <w:rFonts w:ascii="Times New Roman" w:eastAsia="Times New Roman" w:hAnsi="Times New Roman" w:cs="Times New Roman"/>
                <w:sz w:val="20"/>
                <w:szCs w:val="20"/>
                <w:lang w:val="en-US"/>
              </w:rPr>
            </w:pPr>
            <w:del w:id="309" w:author="Ezekiel Ogundepo" w:date="2022-10-29T19:41:00Z">
              <w:r w:rsidRPr="006F1E80" w:rsidDel="00C67E7B">
                <w:rPr>
                  <w:rFonts w:ascii="Times New Roman" w:eastAsia="Times New Roman" w:hAnsi="Times New Roman" w:cs="Times New Roman"/>
                  <w:sz w:val="20"/>
                  <w:szCs w:val="20"/>
                  <w:lang w:val="en-US"/>
                </w:rPr>
                <w:delText>Maximum heart rate achieved</w:delText>
              </w:r>
            </w:del>
          </w:p>
        </w:tc>
        <w:tc>
          <w:tcPr>
            <w:tcW w:w="573" w:type="pct"/>
            <w:noWrap/>
            <w:vAlign w:val="center"/>
            <w:hideMark/>
          </w:tcPr>
          <w:p w14:paraId="478ADBD7" w14:textId="23F32250" w:rsidR="00CC2903" w:rsidRPr="006F1E80" w:rsidDel="00C67E7B" w:rsidRDefault="00CC2903" w:rsidP="0024065E">
            <w:pPr>
              <w:jc w:val="right"/>
              <w:rPr>
                <w:del w:id="310" w:author="Ezekiel Ogundepo" w:date="2022-10-29T19:41:00Z"/>
                <w:rFonts w:ascii="Times New Roman" w:eastAsia="Times New Roman" w:hAnsi="Times New Roman" w:cs="Times New Roman"/>
                <w:sz w:val="20"/>
                <w:szCs w:val="20"/>
                <w:lang w:val="en-US"/>
              </w:rPr>
            </w:pPr>
            <w:del w:id="311" w:author="Ezekiel Ogundepo" w:date="2022-10-29T19:41:00Z">
              <w:r w:rsidRPr="006F1E80" w:rsidDel="00C67E7B">
                <w:rPr>
                  <w:rFonts w:ascii="Times New Roman" w:eastAsia="Times New Roman" w:hAnsi="Times New Roman" w:cs="Times New Roman"/>
                  <w:sz w:val="20"/>
                  <w:szCs w:val="20"/>
                  <w:lang w:val="en-US"/>
                </w:rPr>
                <w:delText>71</w:delText>
              </w:r>
            </w:del>
          </w:p>
        </w:tc>
        <w:tc>
          <w:tcPr>
            <w:tcW w:w="591" w:type="pct"/>
            <w:noWrap/>
            <w:vAlign w:val="center"/>
            <w:hideMark/>
          </w:tcPr>
          <w:p w14:paraId="3520AA3D" w14:textId="3A91643F" w:rsidR="00CC2903" w:rsidRPr="006F1E80" w:rsidDel="00C67E7B" w:rsidRDefault="00CC2903" w:rsidP="0024065E">
            <w:pPr>
              <w:jc w:val="right"/>
              <w:rPr>
                <w:del w:id="312" w:author="Ezekiel Ogundepo" w:date="2022-10-29T19:41:00Z"/>
                <w:rFonts w:ascii="Times New Roman" w:eastAsia="Times New Roman" w:hAnsi="Times New Roman" w:cs="Times New Roman"/>
                <w:sz w:val="20"/>
                <w:szCs w:val="20"/>
                <w:lang w:val="en-US"/>
              </w:rPr>
            </w:pPr>
            <w:del w:id="313" w:author="Ezekiel Ogundepo" w:date="2022-10-29T19:41:00Z">
              <w:r w:rsidRPr="006F1E80" w:rsidDel="00C67E7B">
                <w:rPr>
                  <w:rFonts w:ascii="Times New Roman" w:eastAsia="Times New Roman" w:hAnsi="Times New Roman" w:cs="Times New Roman"/>
                  <w:sz w:val="20"/>
                  <w:szCs w:val="20"/>
                  <w:lang w:val="en-US"/>
                </w:rPr>
                <w:delText>202</w:delText>
              </w:r>
            </w:del>
          </w:p>
        </w:tc>
        <w:tc>
          <w:tcPr>
            <w:tcW w:w="503" w:type="pct"/>
            <w:noWrap/>
            <w:vAlign w:val="center"/>
            <w:hideMark/>
          </w:tcPr>
          <w:p w14:paraId="412FA58D" w14:textId="2F6460D0" w:rsidR="00CC2903" w:rsidRPr="006F1E80" w:rsidDel="00C67E7B" w:rsidRDefault="00CC2903" w:rsidP="0024065E">
            <w:pPr>
              <w:jc w:val="right"/>
              <w:rPr>
                <w:del w:id="314" w:author="Ezekiel Ogundepo" w:date="2022-10-29T19:41:00Z"/>
                <w:rFonts w:ascii="Times New Roman" w:eastAsia="Times New Roman" w:hAnsi="Times New Roman" w:cs="Times New Roman"/>
                <w:sz w:val="20"/>
                <w:szCs w:val="20"/>
                <w:lang w:val="en-US"/>
              </w:rPr>
            </w:pPr>
            <w:del w:id="315" w:author="Ezekiel Ogundepo" w:date="2022-10-29T19:41:00Z">
              <w:r w:rsidRPr="006F1E80" w:rsidDel="00C67E7B">
                <w:rPr>
                  <w:rFonts w:ascii="Times New Roman" w:eastAsia="Times New Roman" w:hAnsi="Times New Roman" w:cs="Times New Roman"/>
                  <w:sz w:val="20"/>
                  <w:szCs w:val="20"/>
                  <w:lang w:val="en-US"/>
                </w:rPr>
                <w:delText>149.678</w:delText>
              </w:r>
            </w:del>
          </w:p>
        </w:tc>
        <w:tc>
          <w:tcPr>
            <w:tcW w:w="466" w:type="pct"/>
            <w:noWrap/>
            <w:vAlign w:val="center"/>
            <w:hideMark/>
          </w:tcPr>
          <w:p w14:paraId="5BEEDF53" w14:textId="732B763A" w:rsidR="00CC2903" w:rsidRPr="006F1E80" w:rsidDel="00C67E7B" w:rsidRDefault="00CC2903" w:rsidP="0024065E">
            <w:pPr>
              <w:jc w:val="right"/>
              <w:rPr>
                <w:del w:id="316" w:author="Ezekiel Ogundepo" w:date="2022-10-29T19:41:00Z"/>
                <w:rFonts w:ascii="Times New Roman" w:eastAsia="Times New Roman" w:hAnsi="Times New Roman" w:cs="Times New Roman"/>
                <w:sz w:val="20"/>
                <w:szCs w:val="20"/>
                <w:lang w:val="en-US"/>
              </w:rPr>
            </w:pPr>
            <w:del w:id="317" w:author="Ezekiel Ogundepo" w:date="2022-10-29T19:41:00Z">
              <w:r w:rsidRPr="006F1E80" w:rsidDel="00C67E7B">
                <w:rPr>
                  <w:rFonts w:ascii="Times New Roman" w:eastAsia="Times New Roman" w:hAnsi="Times New Roman" w:cs="Times New Roman"/>
                  <w:sz w:val="20"/>
                  <w:szCs w:val="20"/>
                  <w:lang w:val="en-US"/>
                </w:rPr>
                <w:delText>153.5</w:delText>
              </w:r>
            </w:del>
          </w:p>
        </w:tc>
        <w:tc>
          <w:tcPr>
            <w:tcW w:w="992" w:type="pct"/>
            <w:noWrap/>
            <w:vAlign w:val="center"/>
            <w:hideMark/>
          </w:tcPr>
          <w:p w14:paraId="75FA4977" w14:textId="342F2833" w:rsidR="00CC2903" w:rsidRPr="006F1E80" w:rsidDel="00C67E7B" w:rsidRDefault="00CC2903" w:rsidP="0024065E">
            <w:pPr>
              <w:jc w:val="right"/>
              <w:rPr>
                <w:del w:id="318" w:author="Ezekiel Ogundepo" w:date="2022-10-29T19:41:00Z"/>
                <w:rFonts w:ascii="Times New Roman" w:eastAsia="Times New Roman" w:hAnsi="Times New Roman" w:cs="Times New Roman"/>
                <w:sz w:val="20"/>
                <w:szCs w:val="20"/>
                <w:lang w:val="en-US"/>
              </w:rPr>
            </w:pPr>
            <w:del w:id="319" w:author="Ezekiel Ogundepo" w:date="2022-10-29T19:41:00Z">
              <w:r w:rsidRPr="006F1E80" w:rsidDel="00C67E7B">
                <w:rPr>
                  <w:rFonts w:ascii="Times New Roman" w:eastAsia="Times New Roman" w:hAnsi="Times New Roman" w:cs="Times New Roman"/>
                  <w:sz w:val="20"/>
                  <w:szCs w:val="20"/>
                  <w:lang w:val="en-US"/>
                </w:rPr>
                <w:delText>23.166</w:delText>
              </w:r>
            </w:del>
          </w:p>
        </w:tc>
      </w:tr>
      <w:tr w:rsidR="006F1E80" w:rsidRPr="006F1E80" w:rsidDel="00C67E7B" w14:paraId="6A53CE81" w14:textId="33E0CF1E" w:rsidTr="00890B51">
        <w:trPr>
          <w:trHeight w:val="315"/>
          <w:del w:id="320" w:author="Ezekiel Ogundepo" w:date="2022-10-29T19:41:00Z"/>
        </w:trPr>
        <w:tc>
          <w:tcPr>
            <w:tcW w:w="1875" w:type="pct"/>
            <w:noWrap/>
            <w:vAlign w:val="center"/>
            <w:hideMark/>
          </w:tcPr>
          <w:p w14:paraId="6AC71584" w14:textId="77966A90" w:rsidR="00441588" w:rsidRPr="006F1E80" w:rsidDel="00C67E7B" w:rsidRDefault="00441588" w:rsidP="00890B51">
            <w:pPr>
              <w:rPr>
                <w:del w:id="321" w:author="Ezekiel Ogundepo" w:date="2022-10-29T19:41:00Z"/>
                <w:rFonts w:ascii="Times New Roman" w:eastAsia="Times New Roman" w:hAnsi="Times New Roman" w:cs="Times New Roman"/>
                <w:sz w:val="20"/>
                <w:szCs w:val="20"/>
                <w:lang w:val="en-US"/>
              </w:rPr>
            </w:pPr>
            <w:del w:id="322" w:author="Ezekiel Ogundepo" w:date="2022-10-29T19:41:00Z">
              <w:r w:rsidRPr="006F1E80" w:rsidDel="00C67E7B">
                <w:rPr>
                  <w:rFonts w:ascii="Times New Roman" w:eastAsia="Times New Roman" w:hAnsi="Times New Roman" w:cs="Times New Roman"/>
                  <w:sz w:val="20"/>
                  <w:szCs w:val="20"/>
                  <w:lang w:val="en-US"/>
                </w:rPr>
                <w:delText>ST depression</w:delText>
              </w:r>
            </w:del>
          </w:p>
        </w:tc>
        <w:tc>
          <w:tcPr>
            <w:tcW w:w="573" w:type="pct"/>
            <w:noWrap/>
            <w:vAlign w:val="center"/>
            <w:hideMark/>
          </w:tcPr>
          <w:p w14:paraId="729152E6" w14:textId="1CE47BA8" w:rsidR="00441588" w:rsidRPr="006F1E80" w:rsidDel="00C67E7B" w:rsidRDefault="00441588" w:rsidP="0024065E">
            <w:pPr>
              <w:jc w:val="right"/>
              <w:rPr>
                <w:del w:id="323" w:author="Ezekiel Ogundepo" w:date="2022-10-29T19:41:00Z"/>
                <w:rFonts w:ascii="Times New Roman" w:eastAsia="Times New Roman" w:hAnsi="Times New Roman" w:cs="Times New Roman"/>
                <w:sz w:val="20"/>
                <w:szCs w:val="20"/>
                <w:lang w:val="en-US"/>
              </w:rPr>
            </w:pPr>
            <w:del w:id="324" w:author="Ezekiel Ogundepo" w:date="2022-10-29T19:41:00Z">
              <w:r w:rsidRPr="006F1E80" w:rsidDel="00C67E7B">
                <w:rPr>
                  <w:rFonts w:ascii="Times New Roman" w:eastAsia="Times New Roman" w:hAnsi="Times New Roman" w:cs="Times New Roman"/>
                  <w:sz w:val="20"/>
                  <w:szCs w:val="20"/>
                  <w:lang w:val="en-US"/>
                </w:rPr>
                <w:delText>0</w:delText>
              </w:r>
            </w:del>
          </w:p>
        </w:tc>
        <w:tc>
          <w:tcPr>
            <w:tcW w:w="591" w:type="pct"/>
            <w:noWrap/>
            <w:vAlign w:val="center"/>
            <w:hideMark/>
          </w:tcPr>
          <w:p w14:paraId="4C263BC3" w14:textId="3A871DB3" w:rsidR="00441588" w:rsidRPr="006F1E80" w:rsidDel="00C67E7B" w:rsidRDefault="00441588" w:rsidP="0024065E">
            <w:pPr>
              <w:jc w:val="right"/>
              <w:rPr>
                <w:del w:id="325" w:author="Ezekiel Ogundepo" w:date="2022-10-29T19:41:00Z"/>
                <w:rFonts w:ascii="Times New Roman" w:eastAsia="Times New Roman" w:hAnsi="Times New Roman" w:cs="Times New Roman"/>
                <w:sz w:val="20"/>
                <w:szCs w:val="20"/>
                <w:lang w:val="en-US"/>
              </w:rPr>
            </w:pPr>
            <w:del w:id="326" w:author="Ezekiel Ogundepo" w:date="2022-10-29T19:41:00Z">
              <w:r w:rsidRPr="006F1E80" w:rsidDel="00C67E7B">
                <w:rPr>
                  <w:rFonts w:ascii="Times New Roman" w:eastAsia="Times New Roman" w:hAnsi="Times New Roman" w:cs="Times New Roman"/>
                  <w:sz w:val="20"/>
                  <w:szCs w:val="20"/>
                  <w:lang w:val="en-US"/>
                </w:rPr>
                <w:delText>6.2</w:delText>
              </w:r>
            </w:del>
          </w:p>
        </w:tc>
        <w:tc>
          <w:tcPr>
            <w:tcW w:w="503" w:type="pct"/>
            <w:noWrap/>
            <w:vAlign w:val="center"/>
            <w:hideMark/>
          </w:tcPr>
          <w:p w14:paraId="71CF8B91" w14:textId="348CEC96" w:rsidR="00441588" w:rsidRPr="006F1E80" w:rsidDel="00C67E7B" w:rsidRDefault="00441588" w:rsidP="0024065E">
            <w:pPr>
              <w:jc w:val="right"/>
              <w:rPr>
                <w:del w:id="327" w:author="Ezekiel Ogundepo" w:date="2022-10-29T19:41:00Z"/>
                <w:rFonts w:ascii="Times New Roman" w:eastAsia="Times New Roman" w:hAnsi="Times New Roman" w:cs="Times New Roman"/>
                <w:sz w:val="20"/>
                <w:szCs w:val="20"/>
                <w:lang w:val="en-US"/>
              </w:rPr>
            </w:pPr>
            <w:del w:id="328" w:author="Ezekiel Ogundepo" w:date="2022-10-29T19:41:00Z">
              <w:r w:rsidRPr="006F1E80" w:rsidDel="00C67E7B">
                <w:rPr>
                  <w:rFonts w:ascii="Times New Roman" w:eastAsia="Times New Roman" w:hAnsi="Times New Roman" w:cs="Times New Roman"/>
                  <w:sz w:val="20"/>
                  <w:szCs w:val="20"/>
                  <w:lang w:val="en-US"/>
                </w:rPr>
                <w:delText>1.05</w:delText>
              </w:r>
            </w:del>
          </w:p>
        </w:tc>
        <w:tc>
          <w:tcPr>
            <w:tcW w:w="466" w:type="pct"/>
            <w:noWrap/>
            <w:vAlign w:val="center"/>
            <w:hideMark/>
          </w:tcPr>
          <w:p w14:paraId="422A30D0" w14:textId="16B599A4" w:rsidR="00441588" w:rsidRPr="006F1E80" w:rsidDel="00C67E7B" w:rsidRDefault="00441588" w:rsidP="0024065E">
            <w:pPr>
              <w:jc w:val="right"/>
              <w:rPr>
                <w:del w:id="329" w:author="Ezekiel Ogundepo" w:date="2022-10-29T19:41:00Z"/>
                <w:rFonts w:ascii="Times New Roman" w:eastAsia="Times New Roman" w:hAnsi="Times New Roman" w:cs="Times New Roman"/>
                <w:sz w:val="20"/>
                <w:szCs w:val="20"/>
                <w:lang w:val="en-US"/>
              </w:rPr>
            </w:pPr>
            <w:del w:id="330" w:author="Ezekiel Ogundepo" w:date="2022-10-29T19:41:00Z">
              <w:r w:rsidRPr="006F1E80" w:rsidDel="00C67E7B">
                <w:rPr>
                  <w:rFonts w:ascii="Times New Roman" w:eastAsia="Times New Roman" w:hAnsi="Times New Roman" w:cs="Times New Roman"/>
                  <w:sz w:val="20"/>
                  <w:szCs w:val="20"/>
                  <w:lang w:val="en-US"/>
                </w:rPr>
                <w:delText>0.8</w:delText>
              </w:r>
            </w:del>
          </w:p>
        </w:tc>
        <w:tc>
          <w:tcPr>
            <w:tcW w:w="992" w:type="pct"/>
            <w:noWrap/>
            <w:vAlign w:val="center"/>
            <w:hideMark/>
          </w:tcPr>
          <w:p w14:paraId="679F6E35" w14:textId="0D23DCF8" w:rsidR="00441588" w:rsidRPr="006F1E80" w:rsidDel="00C67E7B" w:rsidRDefault="00441588" w:rsidP="0024065E">
            <w:pPr>
              <w:jc w:val="right"/>
              <w:rPr>
                <w:del w:id="331" w:author="Ezekiel Ogundepo" w:date="2022-10-29T19:41:00Z"/>
                <w:rFonts w:ascii="Times New Roman" w:eastAsia="Times New Roman" w:hAnsi="Times New Roman" w:cs="Times New Roman"/>
                <w:sz w:val="20"/>
                <w:szCs w:val="20"/>
                <w:lang w:val="en-US"/>
              </w:rPr>
            </w:pPr>
            <w:del w:id="332" w:author="Ezekiel Ogundepo" w:date="2022-10-29T19:41:00Z">
              <w:r w:rsidRPr="006F1E80" w:rsidDel="00C67E7B">
                <w:rPr>
                  <w:rFonts w:ascii="Times New Roman" w:eastAsia="Times New Roman" w:hAnsi="Times New Roman" w:cs="Times New Roman"/>
                  <w:sz w:val="20"/>
                  <w:szCs w:val="20"/>
                  <w:lang w:val="en-US"/>
                </w:rPr>
                <w:delText>1.145</w:delText>
              </w:r>
            </w:del>
          </w:p>
        </w:tc>
      </w:tr>
    </w:tbl>
    <w:p w14:paraId="717A8478" w14:textId="32C207E4" w:rsidR="002F4CD2" w:rsidRPr="006F1E80" w:rsidDel="00C67E7B" w:rsidRDefault="002F4CD2">
      <w:pPr>
        <w:spacing w:line="240" w:lineRule="auto"/>
        <w:jc w:val="both"/>
        <w:rPr>
          <w:del w:id="333" w:author="Ezekiel Ogundepo" w:date="2022-10-29T19:41:00Z"/>
          <w:rFonts w:ascii="Times New Roman" w:eastAsia="Times New Roman" w:hAnsi="Times New Roman" w:cs="Times New Roman"/>
          <w:sz w:val="20"/>
          <w:szCs w:val="20"/>
          <w:lang w:val="en-US"/>
        </w:rPr>
      </w:pPr>
    </w:p>
    <w:p w14:paraId="28A6ED5D" w14:textId="6A0DA537" w:rsidR="000A344E" w:rsidRPr="006F1E80" w:rsidRDefault="000A344E">
      <w:pPr>
        <w:tabs>
          <w:tab w:val="left" w:pos="3390"/>
        </w:tabs>
        <w:spacing w:line="240" w:lineRule="auto"/>
        <w:rPr>
          <w:rStyle w:val="fontstyle01"/>
          <w:rFonts w:ascii="Times New Roman" w:eastAsia="Times New Roman" w:hAnsi="Times New Roman" w:cs="Times New Roman"/>
          <w:color w:val="auto"/>
          <w:lang w:val="en-US"/>
        </w:rPr>
        <w:pPrChange w:id="334" w:author="Ezekiel Ogundepo" w:date="2022-10-29T19:41:00Z">
          <w:pPr>
            <w:tabs>
              <w:tab w:val="left" w:pos="3390"/>
            </w:tabs>
            <w:spacing w:line="240" w:lineRule="auto"/>
            <w:jc w:val="center"/>
          </w:pPr>
        </w:pPrChange>
      </w:pPr>
      <w:r w:rsidRPr="006F1E80">
        <w:rPr>
          <w:rStyle w:val="fontstyle01"/>
          <w:rFonts w:ascii="Times New Roman" w:hAnsi="Times New Roman" w:cs="Times New Roman"/>
          <w:b/>
          <w:bCs/>
          <w:color w:val="auto"/>
          <w:sz w:val="22"/>
          <w:szCs w:val="22"/>
        </w:rPr>
        <w:t xml:space="preserve">Table 4: </w:t>
      </w:r>
      <w:r w:rsidRPr="006F1E80">
        <w:rPr>
          <w:rStyle w:val="fontstyle01"/>
          <w:rFonts w:ascii="Times New Roman" w:hAnsi="Times New Roman" w:cs="Times New Roman"/>
          <w:bCs/>
          <w:color w:val="auto"/>
          <w:sz w:val="22"/>
          <w:szCs w:val="22"/>
        </w:rPr>
        <w:t xml:space="preserve">Frequency (percentage in parenthesis) distribution of determinants of heart disease across the </w:t>
      </w:r>
      <w:r w:rsidR="00D64859" w:rsidRPr="006F1E80">
        <w:rPr>
          <w:rStyle w:val="fontstyle01"/>
          <w:rFonts w:ascii="Times New Roman" w:hAnsi="Times New Roman" w:cs="Times New Roman"/>
          <w:bCs/>
          <w:color w:val="auto"/>
          <w:sz w:val="22"/>
          <w:szCs w:val="22"/>
        </w:rPr>
        <w:t>270</w:t>
      </w:r>
      <w:r w:rsidRPr="006F1E80">
        <w:rPr>
          <w:rStyle w:val="fontstyle01"/>
          <w:rFonts w:ascii="Times New Roman" w:hAnsi="Times New Roman" w:cs="Times New Roman"/>
          <w:bCs/>
          <w:color w:val="auto"/>
          <w:sz w:val="22"/>
          <w:szCs w:val="22"/>
        </w:rPr>
        <w:t xml:space="preserve"> patients in the </w:t>
      </w:r>
      <w:r w:rsidR="00D64859" w:rsidRPr="006F1E80">
        <w:rPr>
          <w:rStyle w:val="fontstyle01"/>
          <w:rFonts w:ascii="Times New Roman" w:hAnsi="Times New Roman" w:cs="Times New Roman"/>
          <w:bCs/>
          <w:color w:val="auto"/>
          <w:sz w:val="22"/>
          <w:szCs w:val="22"/>
        </w:rPr>
        <w:t xml:space="preserve">Statlog </w:t>
      </w:r>
      <w:r w:rsidRPr="006F1E80">
        <w:rPr>
          <w:rStyle w:val="fontstyle01"/>
          <w:rFonts w:ascii="Times New Roman" w:hAnsi="Times New Roman" w:cs="Times New Roman"/>
          <w:bCs/>
          <w:color w:val="auto"/>
          <w:sz w:val="22"/>
          <w:szCs w:val="22"/>
        </w:rPr>
        <w:t>data</w:t>
      </w:r>
    </w:p>
    <w:tbl>
      <w:tblPr>
        <w:tblStyle w:val="PlainTable2"/>
        <w:tblW w:w="9895" w:type="dxa"/>
        <w:jc w:val="center"/>
        <w:tblLook w:val="0620" w:firstRow="1" w:lastRow="0" w:firstColumn="0" w:lastColumn="0" w:noHBand="1" w:noVBand="1"/>
      </w:tblPr>
      <w:tblGrid>
        <w:gridCol w:w="2225"/>
        <w:gridCol w:w="2241"/>
        <w:gridCol w:w="1392"/>
        <w:gridCol w:w="1392"/>
        <w:gridCol w:w="1392"/>
        <w:gridCol w:w="1253"/>
      </w:tblGrid>
      <w:tr w:rsidR="006F1E80" w:rsidRPr="006F1E80" w14:paraId="6141C2D4" w14:textId="77777777" w:rsidTr="00D70B13">
        <w:trPr>
          <w:cnfStyle w:val="100000000000" w:firstRow="1" w:lastRow="0" w:firstColumn="0" w:lastColumn="0" w:oddVBand="0" w:evenVBand="0" w:oddHBand="0" w:evenHBand="0" w:firstRowFirstColumn="0" w:firstRowLastColumn="0" w:lastRowFirstColumn="0" w:lastRowLastColumn="0"/>
          <w:trHeight w:val="233"/>
          <w:jc w:val="center"/>
        </w:trPr>
        <w:tc>
          <w:tcPr>
            <w:tcW w:w="2225" w:type="dxa"/>
            <w:vMerge w:val="restart"/>
            <w:noWrap/>
            <w:vAlign w:val="center"/>
            <w:hideMark/>
          </w:tcPr>
          <w:p w14:paraId="791D885E" w14:textId="77777777" w:rsidR="000A344E" w:rsidRPr="006F1E80" w:rsidRDefault="000A344E" w:rsidP="00160DDE">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Determinants (factors)</w:t>
            </w:r>
          </w:p>
        </w:tc>
        <w:tc>
          <w:tcPr>
            <w:tcW w:w="2241" w:type="dxa"/>
            <w:vMerge w:val="restart"/>
            <w:noWrap/>
            <w:vAlign w:val="center"/>
            <w:hideMark/>
          </w:tcPr>
          <w:p w14:paraId="7D057116" w14:textId="77777777" w:rsidR="000A344E" w:rsidRPr="006F1E80" w:rsidRDefault="000A344E" w:rsidP="00160DDE">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Factor levels</w:t>
            </w:r>
          </w:p>
        </w:tc>
        <w:tc>
          <w:tcPr>
            <w:tcW w:w="2784" w:type="dxa"/>
            <w:gridSpan w:val="2"/>
            <w:noWrap/>
            <w:vAlign w:val="center"/>
            <w:hideMark/>
          </w:tcPr>
          <w:p w14:paraId="54D04B68" w14:textId="77777777" w:rsidR="000A344E" w:rsidRPr="006F1E80" w:rsidRDefault="000A344E" w:rsidP="004F1A86">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Heart disease status</w:t>
            </w:r>
          </w:p>
        </w:tc>
        <w:tc>
          <w:tcPr>
            <w:tcW w:w="1392" w:type="dxa"/>
            <w:vMerge w:val="restart"/>
            <w:noWrap/>
            <w:vAlign w:val="bottom"/>
            <w:hideMark/>
          </w:tcPr>
          <w:p w14:paraId="55E9BCB5" w14:textId="77777777" w:rsidR="000A344E" w:rsidRPr="006F1E80" w:rsidRDefault="000A344E" w:rsidP="00D70B1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Total</w:t>
            </w:r>
          </w:p>
          <w:p w14:paraId="02F94320" w14:textId="5095BCA8" w:rsidR="000A344E" w:rsidRPr="006F1E80" w:rsidRDefault="002848D4" w:rsidP="00D70B1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270</w:t>
            </w:r>
            <w:r w:rsidR="000A344E" w:rsidRPr="006F1E80">
              <w:rPr>
                <w:rFonts w:ascii="Times New Roman" w:eastAsia="Times New Roman" w:hAnsi="Times New Roman" w:cs="Times New Roman"/>
                <w:sz w:val="20"/>
                <w:szCs w:val="20"/>
                <w:lang w:val="en-US"/>
              </w:rPr>
              <w:t xml:space="preserve"> (100%)</w:t>
            </w:r>
          </w:p>
        </w:tc>
        <w:tc>
          <w:tcPr>
            <w:tcW w:w="1253" w:type="dxa"/>
            <w:vMerge w:val="restart"/>
            <w:noWrap/>
            <w:vAlign w:val="center"/>
            <w:hideMark/>
          </w:tcPr>
          <w:p w14:paraId="2F90CE29" w14:textId="77777777" w:rsidR="000A344E" w:rsidRPr="006F1E80" w:rsidRDefault="000A344E" w:rsidP="00E0614F">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P-value</w:t>
            </w:r>
          </w:p>
        </w:tc>
      </w:tr>
      <w:tr w:rsidR="006F1E80" w:rsidRPr="006F1E80" w14:paraId="6F082DEE" w14:textId="77777777" w:rsidTr="00D70B13">
        <w:trPr>
          <w:trHeight w:val="311"/>
          <w:jc w:val="center"/>
        </w:trPr>
        <w:tc>
          <w:tcPr>
            <w:tcW w:w="2225" w:type="dxa"/>
            <w:vMerge/>
            <w:tcBorders>
              <w:bottom w:val="single" w:sz="4" w:space="0" w:color="auto"/>
            </w:tcBorders>
            <w:hideMark/>
          </w:tcPr>
          <w:p w14:paraId="32DC17E2" w14:textId="77777777" w:rsidR="000A344E" w:rsidRPr="006F1E80" w:rsidRDefault="000A344E" w:rsidP="00160DDE">
            <w:pPr>
              <w:jc w:val="center"/>
              <w:rPr>
                <w:rFonts w:ascii="Times New Roman" w:eastAsia="Times New Roman" w:hAnsi="Times New Roman" w:cs="Times New Roman"/>
                <w:b/>
                <w:bCs/>
                <w:sz w:val="20"/>
                <w:szCs w:val="20"/>
                <w:lang w:val="en-US"/>
              </w:rPr>
            </w:pPr>
          </w:p>
        </w:tc>
        <w:tc>
          <w:tcPr>
            <w:tcW w:w="2241" w:type="dxa"/>
            <w:vMerge/>
            <w:tcBorders>
              <w:bottom w:val="single" w:sz="4" w:space="0" w:color="auto"/>
            </w:tcBorders>
            <w:hideMark/>
          </w:tcPr>
          <w:p w14:paraId="408CFCE9" w14:textId="77777777" w:rsidR="000A344E" w:rsidRPr="006F1E80" w:rsidRDefault="000A344E" w:rsidP="00160DDE">
            <w:pPr>
              <w:jc w:val="center"/>
              <w:rPr>
                <w:rFonts w:ascii="Times New Roman" w:eastAsia="Times New Roman" w:hAnsi="Times New Roman" w:cs="Times New Roman"/>
                <w:b/>
                <w:bCs/>
                <w:sz w:val="20"/>
                <w:szCs w:val="20"/>
                <w:lang w:val="en-US"/>
              </w:rPr>
            </w:pPr>
          </w:p>
        </w:tc>
        <w:tc>
          <w:tcPr>
            <w:tcW w:w="1392" w:type="dxa"/>
            <w:tcBorders>
              <w:bottom w:val="single" w:sz="4" w:space="0" w:color="auto"/>
            </w:tcBorders>
            <w:noWrap/>
            <w:vAlign w:val="center"/>
            <w:hideMark/>
          </w:tcPr>
          <w:p w14:paraId="7BCF5F3E" w14:textId="77777777" w:rsidR="000A344E" w:rsidRPr="006F1E80" w:rsidRDefault="000A344E" w:rsidP="00D70B13">
            <w:pPr>
              <w:jc w:val="right"/>
              <w:rPr>
                <w:rFonts w:ascii="Times New Roman" w:eastAsia="Times New Roman" w:hAnsi="Times New Roman" w:cs="Times New Roman"/>
                <w:b/>
                <w:bCs/>
                <w:sz w:val="20"/>
                <w:szCs w:val="20"/>
                <w:lang w:val="en-US"/>
              </w:rPr>
            </w:pPr>
            <w:r w:rsidRPr="006F1E80">
              <w:rPr>
                <w:rFonts w:ascii="Times New Roman" w:eastAsia="Times New Roman" w:hAnsi="Times New Roman" w:cs="Times New Roman"/>
                <w:b/>
                <w:bCs/>
                <w:sz w:val="20"/>
                <w:szCs w:val="20"/>
                <w:lang w:val="en-US"/>
              </w:rPr>
              <w:t>Absent (0)</w:t>
            </w:r>
          </w:p>
          <w:p w14:paraId="5D85BD3D" w14:textId="15258FFA" w:rsidR="000A344E" w:rsidRPr="006F1E80" w:rsidRDefault="000A344E" w:rsidP="00D70B13">
            <w:pPr>
              <w:jc w:val="right"/>
              <w:rPr>
                <w:rFonts w:ascii="Times New Roman" w:eastAsia="Times New Roman" w:hAnsi="Times New Roman" w:cs="Times New Roman"/>
                <w:b/>
                <w:bCs/>
                <w:sz w:val="20"/>
                <w:szCs w:val="20"/>
                <w:lang w:val="en-US"/>
              </w:rPr>
            </w:pPr>
            <w:r w:rsidRPr="006F1E80">
              <w:rPr>
                <w:rFonts w:ascii="Times New Roman" w:eastAsia="Times New Roman" w:hAnsi="Times New Roman" w:cs="Times New Roman"/>
                <w:b/>
                <w:bCs/>
                <w:sz w:val="20"/>
                <w:szCs w:val="20"/>
                <w:lang w:val="en-US"/>
              </w:rPr>
              <w:t>1</w:t>
            </w:r>
            <w:r w:rsidR="000A5F84" w:rsidRPr="006F1E80">
              <w:rPr>
                <w:rFonts w:ascii="Times New Roman" w:eastAsia="Times New Roman" w:hAnsi="Times New Roman" w:cs="Times New Roman"/>
                <w:b/>
                <w:bCs/>
                <w:sz w:val="20"/>
                <w:szCs w:val="20"/>
                <w:lang w:val="en-US"/>
              </w:rPr>
              <w:t>50</w:t>
            </w:r>
            <w:r w:rsidRPr="006F1E80">
              <w:rPr>
                <w:rFonts w:ascii="Times New Roman" w:eastAsia="Times New Roman" w:hAnsi="Times New Roman" w:cs="Times New Roman"/>
                <w:b/>
                <w:bCs/>
                <w:sz w:val="20"/>
                <w:szCs w:val="20"/>
                <w:lang w:val="en-US"/>
              </w:rPr>
              <w:t xml:space="preserve"> (5</w:t>
            </w:r>
            <w:r w:rsidR="00097F83" w:rsidRPr="006F1E80">
              <w:rPr>
                <w:rFonts w:ascii="Times New Roman" w:eastAsia="Times New Roman" w:hAnsi="Times New Roman" w:cs="Times New Roman"/>
                <w:b/>
                <w:bCs/>
                <w:sz w:val="20"/>
                <w:szCs w:val="20"/>
                <w:lang w:val="en-US"/>
              </w:rPr>
              <w:t>5.6</w:t>
            </w:r>
            <w:r w:rsidRPr="006F1E80">
              <w:rPr>
                <w:rFonts w:ascii="Times New Roman" w:eastAsia="Times New Roman" w:hAnsi="Times New Roman" w:cs="Times New Roman"/>
                <w:b/>
                <w:bCs/>
                <w:sz w:val="20"/>
                <w:szCs w:val="20"/>
                <w:lang w:val="en-US"/>
              </w:rPr>
              <w:t>%)</w:t>
            </w:r>
          </w:p>
        </w:tc>
        <w:tc>
          <w:tcPr>
            <w:tcW w:w="1392" w:type="dxa"/>
            <w:tcBorders>
              <w:bottom w:val="single" w:sz="4" w:space="0" w:color="auto"/>
            </w:tcBorders>
            <w:noWrap/>
            <w:vAlign w:val="center"/>
            <w:hideMark/>
          </w:tcPr>
          <w:p w14:paraId="6EB9C6C4" w14:textId="77777777" w:rsidR="000A344E" w:rsidRPr="006F1E80" w:rsidRDefault="000A344E" w:rsidP="00D70B13">
            <w:pPr>
              <w:jc w:val="right"/>
              <w:rPr>
                <w:rFonts w:ascii="Times New Roman" w:eastAsia="Times New Roman" w:hAnsi="Times New Roman" w:cs="Times New Roman"/>
                <w:b/>
                <w:bCs/>
                <w:sz w:val="20"/>
                <w:szCs w:val="20"/>
                <w:lang w:val="en-US"/>
              </w:rPr>
            </w:pPr>
            <w:r w:rsidRPr="006F1E80">
              <w:rPr>
                <w:rFonts w:ascii="Times New Roman" w:eastAsia="Times New Roman" w:hAnsi="Times New Roman" w:cs="Times New Roman"/>
                <w:b/>
                <w:bCs/>
                <w:sz w:val="20"/>
                <w:szCs w:val="20"/>
                <w:lang w:val="en-US"/>
              </w:rPr>
              <w:t>Present (1)</w:t>
            </w:r>
          </w:p>
          <w:p w14:paraId="680B45D6" w14:textId="6C2D5634" w:rsidR="000A344E" w:rsidRPr="006F1E80" w:rsidRDefault="002848D4" w:rsidP="00D70B13">
            <w:pPr>
              <w:jc w:val="right"/>
              <w:rPr>
                <w:rFonts w:ascii="Times New Roman" w:eastAsia="Times New Roman" w:hAnsi="Times New Roman" w:cs="Times New Roman"/>
                <w:b/>
                <w:bCs/>
                <w:sz w:val="20"/>
                <w:szCs w:val="20"/>
                <w:lang w:val="en-US"/>
              </w:rPr>
            </w:pPr>
            <w:r w:rsidRPr="006F1E80">
              <w:rPr>
                <w:rFonts w:ascii="Times New Roman" w:eastAsia="Times New Roman" w:hAnsi="Times New Roman" w:cs="Times New Roman"/>
                <w:b/>
                <w:bCs/>
                <w:sz w:val="20"/>
                <w:szCs w:val="20"/>
                <w:lang w:val="en-US"/>
              </w:rPr>
              <w:t>120</w:t>
            </w:r>
            <w:r w:rsidR="000A344E" w:rsidRPr="006F1E80">
              <w:rPr>
                <w:rFonts w:ascii="Times New Roman" w:eastAsia="Times New Roman" w:hAnsi="Times New Roman" w:cs="Times New Roman"/>
                <w:b/>
                <w:bCs/>
                <w:sz w:val="20"/>
                <w:szCs w:val="20"/>
                <w:lang w:val="en-US"/>
              </w:rPr>
              <w:t xml:space="preserve"> (4</w:t>
            </w:r>
            <w:r w:rsidR="00097F83" w:rsidRPr="006F1E80">
              <w:rPr>
                <w:rFonts w:ascii="Times New Roman" w:eastAsia="Times New Roman" w:hAnsi="Times New Roman" w:cs="Times New Roman"/>
                <w:b/>
                <w:bCs/>
                <w:sz w:val="20"/>
                <w:szCs w:val="20"/>
                <w:lang w:val="en-US"/>
              </w:rPr>
              <w:t>4.4</w:t>
            </w:r>
            <w:r w:rsidR="000A344E" w:rsidRPr="006F1E80">
              <w:rPr>
                <w:rFonts w:ascii="Times New Roman" w:eastAsia="Times New Roman" w:hAnsi="Times New Roman" w:cs="Times New Roman"/>
                <w:b/>
                <w:bCs/>
                <w:sz w:val="20"/>
                <w:szCs w:val="20"/>
                <w:lang w:val="en-US"/>
              </w:rPr>
              <w:t>%)</w:t>
            </w:r>
          </w:p>
        </w:tc>
        <w:tc>
          <w:tcPr>
            <w:tcW w:w="1392" w:type="dxa"/>
            <w:vMerge/>
            <w:tcBorders>
              <w:bottom w:val="single" w:sz="4" w:space="0" w:color="auto"/>
            </w:tcBorders>
            <w:vAlign w:val="center"/>
            <w:hideMark/>
          </w:tcPr>
          <w:p w14:paraId="13830DAB" w14:textId="77777777" w:rsidR="000A344E" w:rsidRPr="006F1E80" w:rsidRDefault="000A344E" w:rsidP="009D0C12">
            <w:pPr>
              <w:jc w:val="center"/>
              <w:rPr>
                <w:rFonts w:ascii="Times New Roman" w:eastAsia="Times New Roman" w:hAnsi="Times New Roman" w:cs="Times New Roman"/>
                <w:b/>
                <w:bCs/>
                <w:sz w:val="20"/>
                <w:szCs w:val="20"/>
                <w:lang w:val="en-US"/>
              </w:rPr>
            </w:pPr>
          </w:p>
        </w:tc>
        <w:tc>
          <w:tcPr>
            <w:tcW w:w="1253" w:type="dxa"/>
            <w:vMerge/>
            <w:tcBorders>
              <w:bottom w:val="single" w:sz="4" w:space="0" w:color="auto"/>
            </w:tcBorders>
            <w:vAlign w:val="center"/>
            <w:hideMark/>
          </w:tcPr>
          <w:p w14:paraId="25B01451" w14:textId="77777777" w:rsidR="000A344E" w:rsidRPr="006F1E80" w:rsidRDefault="000A344E" w:rsidP="009D0C12">
            <w:pPr>
              <w:jc w:val="center"/>
              <w:rPr>
                <w:rFonts w:ascii="Times New Roman" w:eastAsia="Times New Roman" w:hAnsi="Times New Roman" w:cs="Times New Roman"/>
                <w:b/>
                <w:bCs/>
                <w:sz w:val="20"/>
                <w:szCs w:val="20"/>
                <w:lang w:val="en-US"/>
              </w:rPr>
            </w:pPr>
          </w:p>
        </w:tc>
      </w:tr>
      <w:tr w:rsidR="006F1E80" w:rsidRPr="006F1E80" w14:paraId="688DDE3A" w14:textId="77777777" w:rsidTr="00186AA1">
        <w:trPr>
          <w:trHeight w:val="120"/>
          <w:jc w:val="center"/>
        </w:trPr>
        <w:tc>
          <w:tcPr>
            <w:tcW w:w="2225" w:type="dxa"/>
            <w:vMerge w:val="restart"/>
            <w:tcBorders>
              <w:top w:val="single" w:sz="4" w:space="0" w:color="auto"/>
            </w:tcBorders>
            <w:noWrap/>
            <w:hideMark/>
          </w:tcPr>
          <w:p w14:paraId="27D700BE" w14:textId="77777777"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Sex of the patients</w:t>
            </w:r>
          </w:p>
        </w:tc>
        <w:tc>
          <w:tcPr>
            <w:tcW w:w="2241" w:type="dxa"/>
            <w:tcBorders>
              <w:top w:val="single" w:sz="4" w:space="0" w:color="auto"/>
            </w:tcBorders>
            <w:noWrap/>
            <w:hideMark/>
          </w:tcPr>
          <w:p w14:paraId="7E444778" w14:textId="0BE96861"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Male (ref)</w:t>
            </w:r>
          </w:p>
        </w:tc>
        <w:tc>
          <w:tcPr>
            <w:tcW w:w="1392" w:type="dxa"/>
            <w:tcBorders>
              <w:top w:val="single" w:sz="4" w:space="0" w:color="auto"/>
            </w:tcBorders>
            <w:noWrap/>
            <w:vAlign w:val="center"/>
          </w:tcPr>
          <w:p w14:paraId="1C76CD9E" w14:textId="697A86AC"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83 (45.4%)</w:t>
            </w:r>
          </w:p>
        </w:tc>
        <w:tc>
          <w:tcPr>
            <w:tcW w:w="1392" w:type="dxa"/>
            <w:tcBorders>
              <w:top w:val="single" w:sz="4" w:space="0" w:color="auto"/>
            </w:tcBorders>
            <w:noWrap/>
            <w:vAlign w:val="center"/>
          </w:tcPr>
          <w:p w14:paraId="14BAE62A" w14:textId="1A0FD364"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100 (54.6%)</w:t>
            </w:r>
          </w:p>
        </w:tc>
        <w:tc>
          <w:tcPr>
            <w:tcW w:w="1392" w:type="dxa"/>
            <w:tcBorders>
              <w:top w:val="single" w:sz="4" w:space="0" w:color="auto"/>
            </w:tcBorders>
            <w:noWrap/>
            <w:vAlign w:val="center"/>
          </w:tcPr>
          <w:p w14:paraId="611CA2D6" w14:textId="75EE21B5"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183 (67.8%)</w:t>
            </w:r>
          </w:p>
        </w:tc>
        <w:tc>
          <w:tcPr>
            <w:tcW w:w="1253" w:type="dxa"/>
            <w:vMerge w:val="restart"/>
            <w:tcBorders>
              <w:top w:val="single" w:sz="4" w:space="0" w:color="auto"/>
            </w:tcBorders>
            <w:noWrap/>
            <w:vAlign w:val="center"/>
          </w:tcPr>
          <w:p w14:paraId="229FD3D2" w14:textId="2CE75E78"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53FB4CB8" w14:textId="77777777" w:rsidTr="00186AA1">
        <w:trPr>
          <w:trHeight w:val="74"/>
          <w:jc w:val="center"/>
        </w:trPr>
        <w:tc>
          <w:tcPr>
            <w:tcW w:w="2225" w:type="dxa"/>
            <w:vMerge/>
            <w:hideMark/>
          </w:tcPr>
          <w:p w14:paraId="25934717"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1E1B060A"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Female</w:t>
            </w:r>
          </w:p>
        </w:tc>
        <w:tc>
          <w:tcPr>
            <w:tcW w:w="1392" w:type="dxa"/>
            <w:noWrap/>
            <w:vAlign w:val="center"/>
          </w:tcPr>
          <w:p w14:paraId="0DC36874" w14:textId="4B900E58"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67 (77.0%)</w:t>
            </w:r>
          </w:p>
        </w:tc>
        <w:tc>
          <w:tcPr>
            <w:tcW w:w="1392" w:type="dxa"/>
            <w:noWrap/>
            <w:vAlign w:val="center"/>
          </w:tcPr>
          <w:p w14:paraId="1C8AF42C" w14:textId="70832DE4"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20 (23.0%)</w:t>
            </w:r>
          </w:p>
        </w:tc>
        <w:tc>
          <w:tcPr>
            <w:tcW w:w="1392" w:type="dxa"/>
            <w:noWrap/>
            <w:vAlign w:val="center"/>
          </w:tcPr>
          <w:p w14:paraId="19C60125" w14:textId="7384818E"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87 (32.2%)</w:t>
            </w:r>
          </w:p>
        </w:tc>
        <w:tc>
          <w:tcPr>
            <w:tcW w:w="1253" w:type="dxa"/>
            <w:vMerge/>
            <w:vAlign w:val="center"/>
          </w:tcPr>
          <w:p w14:paraId="5C26B504"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0124D17E" w14:textId="77777777" w:rsidTr="00CD6D4F">
        <w:trPr>
          <w:trHeight w:val="235"/>
          <w:jc w:val="center"/>
        </w:trPr>
        <w:tc>
          <w:tcPr>
            <w:tcW w:w="2225" w:type="dxa"/>
            <w:vMerge w:val="restart"/>
            <w:noWrap/>
            <w:hideMark/>
          </w:tcPr>
          <w:p w14:paraId="6ABB08C1" w14:textId="77777777"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Chest pain type</w:t>
            </w:r>
          </w:p>
        </w:tc>
        <w:tc>
          <w:tcPr>
            <w:tcW w:w="2241" w:type="dxa"/>
            <w:noWrap/>
            <w:hideMark/>
          </w:tcPr>
          <w:p w14:paraId="244BD31E"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Typical angina (ref)</w:t>
            </w:r>
          </w:p>
        </w:tc>
        <w:tc>
          <w:tcPr>
            <w:tcW w:w="1392" w:type="dxa"/>
            <w:noWrap/>
          </w:tcPr>
          <w:p w14:paraId="0BEEFB2C" w14:textId="3D6B1CFF"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15 (75.0%)</w:t>
            </w:r>
          </w:p>
        </w:tc>
        <w:tc>
          <w:tcPr>
            <w:tcW w:w="1392" w:type="dxa"/>
            <w:noWrap/>
          </w:tcPr>
          <w:p w14:paraId="6A266F38" w14:textId="51443894"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5 (25.0%)</w:t>
            </w:r>
          </w:p>
        </w:tc>
        <w:tc>
          <w:tcPr>
            <w:tcW w:w="1392" w:type="dxa"/>
            <w:noWrap/>
          </w:tcPr>
          <w:p w14:paraId="5F85A5F0" w14:textId="413B6CB8"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20 (7.4%)</w:t>
            </w:r>
          </w:p>
        </w:tc>
        <w:tc>
          <w:tcPr>
            <w:tcW w:w="1253" w:type="dxa"/>
            <w:vMerge w:val="restart"/>
            <w:noWrap/>
            <w:vAlign w:val="center"/>
          </w:tcPr>
          <w:p w14:paraId="253BC5ED" w14:textId="39D02799"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0164EF25" w14:textId="77777777" w:rsidTr="00CD6D4F">
        <w:trPr>
          <w:trHeight w:val="125"/>
          <w:jc w:val="center"/>
        </w:trPr>
        <w:tc>
          <w:tcPr>
            <w:tcW w:w="2225" w:type="dxa"/>
            <w:vMerge/>
            <w:hideMark/>
          </w:tcPr>
          <w:p w14:paraId="7C8591AE"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2B32C849"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Asymptomatic</w:t>
            </w:r>
          </w:p>
        </w:tc>
        <w:tc>
          <w:tcPr>
            <w:tcW w:w="1392" w:type="dxa"/>
            <w:noWrap/>
          </w:tcPr>
          <w:p w14:paraId="563A5223" w14:textId="1FC6985A"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38 (29.5%)</w:t>
            </w:r>
          </w:p>
        </w:tc>
        <w:tc>
          <w:tcPr>
            <w:tcW w:w="1392" w:type="dxa"/>
            <w:noWrap/>
          </w:tcPr>
          <w:p w14:paraId="166DFCB5" w14:textId="20CF6F71"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91 (70.5%)</w:t>
            </w:r>
          </w:p>
        </w:tc>
        <w:tc>
          <w:tcPr>
            <w:tcW w:w="1392" w:type="dxa"/>
            <w:noWrap/>
          </w:tcPr>
          <w:p w14:paraId="14846620" w14:textId="50F3051C"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129 (47.8%)</w:t>
            </w:r>
          </w:p>
        </w:tc>
        <w:tc>
          <w:tcPr>
            <w:tcW w:w="1253" w:type="dxa"/>
            <w:vMerge/>
            <w:vAlign w:val="center"/>
          </w:tcPr>
          <w:p w14:paraId="364EA035"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05AC700E" w14:textId="77777777" w:rsidTr="00CD6D4F">
        <w:trPr>
          <w:trHeight w:val="74"/>
          <w:jc w:val="center"/>
        </w:trPr>
        <w:tc>
          <w:tcPr>
            <w:tcW w:w="2225" w:type="dxa"/>
            <w:vMerge/>
            <w:hideMark/>
          </w:tcPr>
          <w:p w14:paraId="18370269"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116430D1"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Non-anginal pain</w:t>
            </w:r>
          </w:p>
        </w:tc>
        <w:tc>
          <w:tcPr>
            <w:tcW w:w="1392" w:type="dxa"/>
            <w:noWrap/>
          </w:tcPr>
          <w:p w14:paraId="4BB18985" w14:textId="1617F2D1"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62 (78.5%)</w:t>
            </w:r>
          </w:p>
        </w:tc>
        <w:tc>
          <w:tcPr>
            <w:tcW w:w="1392" w:type="dxa"/>
            <w:noWrap/>
          </w:tcPr>
          <w:p w14:paraId="74F58F5D" w14:textId="2FCB0821"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17 (21.5%)</w:t>
            </w:r>
          </w:p>
        </w:tc>
        <w:tc>
          <w:tcPr>
            <w:tcW w:w="1392" w:type="dxa"/>
            <w:noWrap/>
          </w:tcPr>
          <w:p w14:paraId="0B89D56E" w14:textId="1B03A96A"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79 (29.3%)</w:t>
            </w:r>
          </w:p>
        </w:tc>
        <w:tc>
          <w:tcPr>
            <w:tcW w:w="1253" w:type="dxa"/>
            <w:vMerge/>
            <w:vAlign w:val="center"/>
          </w:tcPr>
          <w:p w14:paraId="41CD8D24"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5C75EBF5" w14:textId="77777777" w:rsidTr="00CD6D4F">
        <w:trPr>
          <w:trHeight w:val="245"/>
          <w:jc w:val="center"/>
        </w:trPr>
        <w:tc>
          <w:tcPr>
            <w:tcW w:w="2225" w:type="dxa"/>
            <w:vMerge/>
            <w:hideMark/>
          </w:tcPr>
          <w:p w14:paraId="4353719F"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33AC4DD"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Atypical angina</w:t>
            </w:r>
          </w:p>
        </w:tc>
        <w:tc>
          <w:tcPr>
            <w:tcW w:w="1392" w:type="dxa"/>
            <w:noWrap/>
          </w:tcPr>
          <w:p w14:paraId="309F45E7" w14:textId="76870FA9"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35 (83.3%)</w:t>
            </w:r>
          </w:p>
        </w:tc>
        <w:tc>
          <w:tcPr>
            <w:tcW w:w="1392" w:type="dxa"/>
            <w:noWrap/>
          </w:tcPr>
          <w:p w14:paraId="69496CE2" w14:textId="3670C387"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7 (16.7%)</w:t>
            </w:r>
          </w:p>
        </w:tc>
        <w:tc>
          <w:tcPr>
            <w:tcW w:w="1392" w:type="dxa"/>
            <w:noWrap/>
          </w:tcPr>
          <w:p w14:paraId="40E2FC42" w14:textId="1F09D2B5"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42 (15.6%)</w:t>
            </w:r>
          </w:p>
        </w:tc>
        <w:tc>
          <w:tcPr>
            <w:tcW w:w="1253" w:type="dxa"/>
            <w:vMerge/>
            <w:vAlign w:val="center"/>
          </w:tcPr>
          <w:p w14:paraId="5EF447DE"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432F321F" w14:textId="77777777" w:rsidTr="00186AA1">
        <w:trPr>
          <w:trHeight w:val="149"/>
          <w:jc w:val="center"/>
        </w:trPr>
        <w:tc>
          <w:tcPr>
            <w:tcW w:w="2225" w:type="dxa"/>
            <w:vMerge w:val="restart"/>
            <w:noWrap/>
            <w:hideMark/>
          </w:tcPr>
          <w:p w14:paraId="32EA0DD1" w14:textId="77777777"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FBS &gt; 120 mg/dl</w:t>
            </w:r>
          </w:p>
        </w:tc>
        <w:tc>
          <w:tcPr>
            <w:tcW w:w="2241" w:type="dxa"/>
            <w:noWrap/>
            <w:hideMark/>
          </w:tcPr>
          <w:p w14:paraId="5820CF69"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No (ref)</w:t>
            </w:r>
          </w:p>
        </w:tc>
        <w:tc>
          <w:tcPr>
            <w:tcW w:w="1392" w:type="dxa"/>
            <w:noWrap/>
            <w:vAlign w:val="center"/>
          </w:tcPr>
          <w:p w14:paraId="7DC1C9BB" w14:textId="56E53A3A"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127 (55.2%)</w:t>
            </w:r>
          </w:p>
        </w:tc>
        <w:tc>
          <w:tcPr>
            <w:tcW w:w="1392" w:type="dxa"/>
            <w:noWrap/>
            <w:vAlign w:val="center"/>
          </w:tcPr>
          <w:p w14:paraId="0E64FBEE" w14:textId="32F7A00F"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103 (44.8%)</w:t>
            </w:r>
          </w:p>
        </w:tc>
        <w:tc>
          <w:tcPr>
            <w:tcW w:w="1392" w:type="dxa"/>
            <w:noWrap/>
            <w:vAlign w:val="center"/>
          </w:tcPr>
          <w:p w14:paraId="532189A4" w14:textId="60C422E2"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230 (85.2%)</w:t>
            </w:r>
          </w:p>
        </w:tc>
        <w:tc>
          <w:tcPr>
            <w:tcW w:w="1253" w:type="dxa"/>
            <w:vMerge w:val="restart"/>
            <w:noWrap/>
            <w:vAlign w:val="center"/>
          </w:tcPr>
          <w:p w14:paraId="48AA2A8D" w14:textId="60D90FFB"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0.999 *</w:t>
            </w:r>
          </w:p>
        </w:tc>
      </w:tr>
      <w:tr w:rsidR="006F1E80" w:rsidRPr="006F1E80" w14:paraId="4050215A" w14:textId="77777777" w:rsidTr="00186AA1">
        <w:trPr>
          <w:trHeight w:val="196"/>
          <w:jc w:val="center"/>
        </w:trPr>
        <w:tc>
          <w:tcPr>
            <w:tcW w:w="2225" w:type="dxa"/>
            <w:vMerge/>
            <w:hideMark/>
          </w:tcPr>
          <w:p w14:paraId="04A2B35F"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0C7EA66"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Yes</w:t>
            </w:r>
          </w:p>
        </w:tc>
        <w:tc>
          <w:tcPr>
            <w:tcW w:w="1392" w:type="dxa"/>
            <w:noWrap/>
            <w:vAlign w:val="center"/>
          </w:tcPr>
          <w:p w14:paraId="40782F4F" w14:textId="5F7B2439"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23 (57.5%)</w:t>
            </w:r>
          </w:p>
        </w:tc>
        <w:tc>
          <w:tcPr>
            <w:tcW w:w="1392" w:type="dxa"/>
            <w:noWrap/>
            <w:vAlign w:val="center"/>
          </w:tcPr>
          <w:p w14:paraId="5DBBC509" w14:textId="12297CAC"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17 (42.5%)</w:t>
            </w:r>
          </w:p>
        </w:tc>
        <w:tc>
          <w:tcPr>
            <w:tcW w:w="1392" w:type="dxa"/>
            <w:noWrap/>
            <w:vAlign w:val="center"/>
          </w:tcPr>
          <w:p w14:paraId="0782D439" w14:textId="5CA07D6B"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40 (14.8%)</w:t>
            </w:r>
          </w:p>
        </w:tc>
        <w:tc>
          <w:tcPr>
            <w:tcW w:w="1253" w:type="dxa"/>
            <w:vMerge/>
            <w:vAlign w:val="center"/>
          </w:tcPr>
          <w:p w14:paraId="41143C0A"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5935708F" w14:textId="77777777" w:rsidTr="00186AA1">
        <w:trPr>
          <w:trHeight w:val="241"/>
          <w:jc w:val="center"/>
        </w:trPr>
        <w:tc>
          <w:tcPr>
            <w:tcW w:w="2225" w:type="dxa"/>
            <w:vMerge w:val="restart"/>
            <w:noWrap/>
            <w:hideMark/>
          </w:tcPr>
          <w:p w14:paraId="5D1C4BBE" w14:textId="77777777"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REC</w:t>
            </w:r>
          </w:p>
        </w:tc>
        <w:tc>
          <w:tcPr>
            <w:tcW w:w="2241" w:type="dxa"/>
            <w:noWrap/>
            <w:hideMark/>
          </w:tcPr>
          <w:p w14:paraId="21928DE5"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 (ref)</w:t>
            </w:r>
          </w:p>
        </w:tc>
        <w:tc>
          <w:tcPr>
            <w:tcW w:w="1392" w:type="dxa"/>
            <w:noWrap/>
            <w:vAlign w:val="center"/>
          </w:tcPr>
          <w:p w14:paraId="0E5A43D1" w14:textId="13F84EC9"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64 (46 .7%)</w:t>
            </w:r>
          </w:p>
        </w:tc>
        <w:tc>
          <w:tcPr>
            <w:tcW w:w="1392" w:type="dxa"/>
            <w:noWrap/>
            <w:vAlign w:val="center"/>
          </w:tcPr>
          <w:p w14:paraId="37E85030" w14:textId="37F3317D"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73 (53.3%)</w:t>
            </w:r>
          </w:p>
        </w:tc>
        <w:tc>
          <w:tcPr>
            <w:tcW w:w="1392" w:type="dxa"/>
            <w:noWrap/>
            <w:vAlign w:val="center"/>
          </w:tcPr>
          <w:p w14:paraId="6659222B" w14:textId="07BE524B"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137 (50.7%)</w:t>
            </w:r>
          </w:p>
        </w:tc>
        <w:tc>
          <w:tcPr>
            <w:tcW w:w="1253" w:type="dxa"/>
            <w:vMerge w:val="restart"/>
            <w:noWrap/>
            <w:vAlign w:val="center"/>
          </w:tcPr>
          <w:p w14:paraId="0480B892" w14:textId="0A0353C9"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0.008</w:t>
            </w:r>
          </w:p>
        </w:tc>
      </w:tr>
      <w:tr w:rsidR="006F1E80" w:rsidRPr="006F1E80" w14:paraId="69BE2173" w14:textId="77777777" w:rsidTr="00186AA1">
        <w:trPr>
          <w:trHeight w:val="145"/>
          <w:jc w:val="center"/>
        </w:trPr>
        <w:tc>
          <w:tcPr>
            <w:tcW w:w="2225" w:type="dxa"/>
            <w:vMerge/>
            <w:hideMark/>
          </w:tcPr>
          <w:p w14:paraId="722C0EA3"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1F3A8A9D"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w:t>
            </w:r>
          </w:p>
        </w:tc>
        <w:tc>
          <w:tcPr>
            <w:tcW w:w="1392" w:type="dxa"/>
            <w:noWrap/>
            <w:vAlign w:val="center"/>
          </w:tcPr>
          <w:p w14:paraId="23E46534" w14:textId="2B67BE78"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85 (64.9%)</w:t>
            </w:r>
          </w:p>
        </w:tc>
        <w:tc>
          <w:tcPr>
            <w:tcW w:w="1392" w:type="dxa"/>
            <w:noWrap/>
            <w:vAlign w:val="center"/>
          </w:tcPr>
          <w:p w14:paraId="0C0B5043" w14:textId="4602D66A"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46 (35.1%)</w:t>
            </w:r>
          </w:p>
        </w:tc>
        <w:tc>
          <w:tcPr>
            <w:tcW w:w="1392" w:type="dxa"/>
            <w:noWrap/>
            <w:vAlign w:val="center"/>
          </w:tcPr>
          <w:p w14:paraId="2912E20C" w14:textId="75E86BA8"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131 (48.5%)</w:t>
            </w:r>
          </w:p>
        </w:tc>
        <w:tc>
          <w:tcPr>
            <w:tcW w:w="1253" w:type="dxa"/>
            <w:vMerge/>
            <w:vAlign w:val="center"/>
          </w:tcPr>
          <w:p w14:paraId="5476B9AE"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760D9416" w14:textId="77777777" w:rsidTr="00186AA1">
        <w:trPr>
          <w:trHeight w:val="191"/>
          <w:jc w:val="center"/>
        </w:trPr>
        <w:tc>
          <w:tcPr>
            <w:tcW w:w="2225" w:type="dxa"/>
            <w:vMerge/>
            <w:hideMark/>
          </w:tcPr>
          <w:p w14:paraId="3E161F6E"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1C092F4"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w:t>
            </w:r>
          </w:p>
        </w:tc>
        <w:tc>
          <w:tcPr>
            <w:tcW w:w="1392" w:type="dxa"/>
            <w:noWrap/>
            <w:vAlign w:val="center"/>
          </w:tcPr>
          <w:p w14:paraId="03D28C3C" w14:textId="70771359"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 (50.0%)</w:t>
            </w:r>
          </w:p>
        </w:tc>
        <w:tc>
          <w:tcPr>
            <w:tcW w:w="1392" w:type="dxa"/>
            <w:noWrap/>
            <w:vAlign w:val="center"/>
          </w:tcPr>
          <w:p w14:paraId="3F5A9B5C" w14:textId="232E3F56"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 (50.0%)</w:t>
            </w:r>
          </w:p>
        </w:tc>
        <w:tc>
          <w:tcPr>
            <w:tcW w:w="1392" w:type="dxa"/>
            <w:noWrap/>
            <w:vAlign w:val="center"/>
          </w:tcPr>
          <w:p w14:paraId="1206EFCB" w14:textId="40407F6A"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 (0.7%)</w:t>
            </w:r>
          </w:p>
        </w:tc>
        <w:tc>
          <w:tcPr>
            <w:tcW w:w="1253" w:type="dxa"/>
            <w:vMerge/>
            <w:vAlign w:val="center"/>
          </w:tcPr>
          <w:p w14:paraId="2F29EA48"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007FF620" w14:textId="77777777" w:rsidTr="00CD6D4F">
        <w:trPr>
          <w:trHeight w:val="251"/>
          <w:jc w:val="center"/>
        </w:trPr>
        <w:tc>
          <w:tcPr>
            <w:tcW w:w="2225" w:type="dxa"/>
            <w:vMerge w:val="restart"/>
            <w:noWrap/>
            <w:hideMark/>
          </w:tcPr>
          <w:p w14:paraId="01F6F839" w14:textId="77777777" w:rsidR="00557505" w:rsidRPr="006F1E80" w:rsidRDefault="00557505" w:rsidP="00557505">
            <w:pPr>
              <w:jc w:val="right"/>
              <w:rPr>
                <w:rFonts w:ascii="Times New Roman" w:eastAsia="Droid Sans Fallback" w:hAnsi="Times New Roman" w:cs="Times New Roman"/>
                <w:sz w:val="20"/>
                <w:szCs w:val="20"/>
                <w:lang w:val="en-US"/>
              </w:rPr>
            </w:pPr>
            <w:r w:rsidRPr="006F1E80">
              <w:rPr>
                <w:rFonts w:ascii="Times New Roman" w:eastAsia="Times New Roman" w:hAnsi="Times New Roman" w:cs="Times New Roman"/>
                <w:sz w:val="20"/>
                <w:szCs w:val="20"/>
                <w:lang w:val="en-US"/>
              </w:rPr>
              <w:t>Exercise induced angina</w:t>
            </w:r>
          </w:p>
          <w:p w14:paraId="7A9D494B"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F11B0FD"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No (ref)</w:t>
            </w:r>
          </w:p>
        </w:tc>
        <w:tc>
          <w:tcPr>
            <w:tcW w:w="1392" w:type="dxa"/>
            <w:noWrap/>
          </w:tcPr>
          <w:p w14:paraId="64BFDCA8" w14:textId="0564CFB1"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127 (70.2%)</w:t>
            </w:r>
          </w:p>
        </w:tc>
        <w:tc>
          <w:tcPr>
            <w:tcW w:w="1392" w:type="dxa"/>
            <w:noWrap/>
          </w:tcPr>
          <w:p w14:paraId="2F8117E3" w14:textId="07806609"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54 (29.8%)</w:t>
            </w:r>
          </w:p>
        </w:tc>
        <w:tc>
          <w:tcPr>
            <w:tcW w:w="1392" w:type="dxa"/>
            <w:noWrap/>
          </w:tcPr>
          <w:p w14:paraId="067E26CD" w14:textId="63D72B9A"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181 (67%)</w:t>
            </w:r>
          </w:p>
        </w:tc>
        <w:tc>
          <w:tcPr>
            <w:tcW w:w="1253" w:type="dxa"/>
            <w:vMerge w:val="restart"/>
            <w:noWrap/>
            <w:vAlign w:val="center"/>
          </w:tcPr>
          <w:p w14:paraId="30A336F4" w14:textId="14AE9870"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65F577D5" w14:textId="77777777" w:rsidTr="00CD6D4F">
        <w:trPr>
          <w:trHeight w:val="283"/>
          <w:jc w:val="center"/>
        </w:trPr>
        <w:tc>
          <w:tcPr>
            <w:tcW w:w="2225" w:type="dxa"/>
            <w:vMerge/>
            <w:hideMark/>
          </w:tcPr>
          <w:p w14:paraId="4811E80A"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1FFAD3C"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Yes</w:t>
            </w:r>
          </w:p>
        </w:tc>
        <w:tc>
          <w:tcPr>
            <w:tcW w:w="1392" w:type="dxa"/>
            <w:noWrap/>
          </w:tcPr>
          <w:p w14:paraId="78A5C7C9" w14:textId="50B0A5F6"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23 (25.8%)</w:t>
            </w:r>
          </w:p>
        </w:tc>
        <w:tc>
          <w:tcPr>
            <w:tcW w:w="1392" w:type="dxa"/>
            <w:noWrap/>
          </w:tcPr>
          <w:p w14:paraId="0AEE66EE" w14:textId="23DBA13D"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66 (74.2%)</w:t>
            </w:r>
          </w:p>
        </w:tc>
        <w:tc>
          <w:tcPr>
            <w:tcW w:w="1392" w:type="dxa"/>
            <w:noWrap/>
          </w:tcPr>
          <w:p w14:paraId="76EF6424" w14:textId="3BC576F4"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89 (33%)</w:t>
            </w:r>
          </w:p>
        </w:tc>
        <w:tc>
          <w:tcPr>
            <w:tcW w:w="1253" w:type="dxa"/>
            <w:vMerge/>
            <w:vAlign w:val="center"/>
          </w:tcPr>
          <w:p w14:paraId="58E1B54F"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7540D157" w14:textId="77777777" w:rsidTr="00CD6D4F">
        <w:trPr>
          <w:trHeight w:val="145"/>
          <w:jc w:val="center"/>
        </w:trPr>
        <w:tc>
          <w:tcPr>
            <w:tcW w:w="2225" w:type="dxa"/>
            <w:vMerge w:val="restart"/>
            <w:noWrap/>
            <w:hideMark/>
          </w:tcPr>
          <w:p w14:paraId="150301F2" w14:textId="77777777"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SST</w:t>
            </w:r>
          </w:p>
        </w:tc>
        <w:tc>
          <w:tcPr>
            <w:tcW w:w="2241" w:type="dxa"/>
            <w:noWrap/>
            <w:hideMark/>
          </w:tcPr>
          <w:p w14:paraId="2F6E530B"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Downsloping (ref)</w:t>
            </w:r>
          </w:p>
        </w:tc>
        <w:tc>
          <w:tcPr>
            <w:tcW w:w="1392" w:type="dxa"/>
            <w:noWrap/>
          </w:tcPr>
          <w:p w14:paraId="36749454" w14:textId="217147A8"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8 (44.4%)</w:t>
            </w:r>
          </w:p>
        </w:tc>
        <w:tc>
          <w:tcPr>
            <w:tcW w:w="1392" w:type="dxa"/>
            <w:noWrap/>
          </w:tcPr>
          <w:p w14:paraId="316B315C" w14:textId="11D6C9C8"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10 (55.6%)</w:t>
            </w:r>
          </w:p>
        </w:tc>
        <w:tc>
          <w:tcPr>
            <w:tcW w:w="1392" w:type="dxa"/>
            <w:noWrap/>
          </w:tcPr>
          <w:p w14:paraId="78515DE6" w14:textId="7807B7A6"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18 (6.7%)</w:t>
            </w:r>
          </w:p>
        </w:tc>
        <w:tc>
          <w:tcPr>
            <w:tcW w:w="1253" w:type="dxa"/>
            <w:vMerge w:val="restart"/>
            <w:noWrap/>
            <w:vAlign w:val="center"/>
          </w:tcPr>
          <w:p w14:paraId="648C4BB2" w14:textId="62D18628"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325FE9D7" w14:textId="77777777" w:rsidTr="00CD6D4F">
        <w:trPr>
          <w:trHeight w:val="191"/>
          <w:jc w:val="center"/>
        </w:trPr>
        <w:tc>
          <w:tcPr>
            <w:tcW w:w="2225" w:type="dxa"/>
            <w:vMerge/>
            <w:hideMark/>
          </w:tcPr>
          <w:p w14:paraId="52ABE31A"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273436E3"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Flat</w:t>
            </w:r>
          </w:p>
        </w:tc>
        <w:tc>
          <w:tcPr>
            <w:tcW w:w="1392" w:type="dxa"/>
            <w:noWrap/>
          </w:tcPr>
          <w:p w14:paraId="192A5F29" w14:textId="5B1D4BC5"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44 (36.1%)</w:t>
            </w:r>
          </w:p>
        </w:tc>
        <w:tc>
          <w:tcPr>
            <w:tcW w:w="1392" w:type="dxa"/>
            <w:noWrap/>
          </w:tcPr>
          <w:p w14:paraId="09916052" w14:textId="0DF0B723"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78 (63.9%)</w:t>
            </w:r>
          </w:p>
        </w:tc>
        <w:tc>
          <w:tcPr>
            <w:tcW w:w="1392" w:type="dxa"/>
            <w:noWrap/>
          </w:tcPr>
          <w:p w14:paraId="2928D4A6" w14:textId="66AE62C6"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122 (45.2%)</w:t>
            </w:r>
          </w:p>
        </w:tc>
        <w:tc>
          <w:tcPr>
            <w:tcW w:w="1253" w:type="dxa"/>
            <w:vMerge/>
            <w:vAlign w:val="center"/>
          </w:tcPr>
          <w:p w14:paraId="1E72BA40"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07A1E436" w14:textId="77777777" w:rsidTr="00CD6D4F">
        <w:trPr>
          <w:trHeight w:val="251"/>
          <w:jc w:val="center"/>
        </w:trPr>
        <w:tc>
          <w:tcPr>
            <w:tcW w:w="2225" w:type="dxa"/>
            <w:vMerge/>
            <w:hideMark/>
          </w:tcPr>
          <w:p w14:paraId="249AA69D"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5BF68FC7"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Upsloping</w:t>
            </w:r>
          </w:p>
        </w:tc>
        <w:tc>
          <w:tcPr>
            <w:tcW w:w="1392" w:type="dxa"/>
            <w:noWrap/>
          </w:tcPr>
          <w:p w14:paraId="1CF6AEB8" w14:textId="4B103473"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98 (75.4%)</w:t>
            </w:r>
          </w:p>
        </w:tc>
        <w:tc>
          <w:tcPr>
            <w:tcW w:w="1392" w:type="dxa"/>
            <w:noWrap/>
          </w:tcPr>
          <w:p w14:paraId="3E999220" w14:textId="47B8F68B"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32 (24.6%)</w:t>
            </w:r>
          </w:p>
        </w:tc>
        <w:tc>
          <w:tcPr>
            <w:tcW w:w="1392" w:type="dxa"/>
            <w:noWrap/>
          </w:tcPr>
          <w:p w14:paraId="2487A1D4" w14:textId="1DD71960"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130 (48.1%)</w:t>
            </w:r>
          </w:p>
        </w:tc>
        <w:tc>
          <w:tcPr>
            <w:tcW w:w="1253" w:type="dxa"/>
            <w:vMerge/>
            <w:vAlign w:val="center"/>
          </w:tcPr>
          <w:p w14:paraId="02581172"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3FC06E68" w14:textId="77777777" w:rsidTr="00CD6D4F">
        <w:trPr>
          <w:trHeight w:val="127"/>
          <w:jc w:val="center"/>
        </w:trPr>
        <w:tc>
          <w:tcPr>
            <w:tcW w:w="2225" w:type="dxa"/>
            <w:vMerge w:val="restart"/>
            <w:noWrap/>
            <w:hideMark/>
          </w:tcPr>
          <w:p w14:paraId="68BC9C05" w14:textId="77777777"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bCs/>
                <w:sz w:val="20"/>
                <w:szCs w:val="20"/>
                <w:lang w:val="en-US"/>
              </w:rPr>
              <w:t>Major vessel</w:t>
            </w:r>
          </w:p>
        </w:tc>
        <w:tc>
          <w:tcPr>
            <w:tcW w:w="2241" w:type="dxa"/>
            <w:noWrap/>
            <w:hideMark/>
          </w:tcPr>
          <w:p w14:paraId="26BA69B0"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 (ref)</w:t>
            </w:r>
          </w:p>
        </w:tc>
        <w:tc>
          <w:tcPr>
            <w:tcW w:w="1392" w:type="dxa"/>
            <w:noWrap/>
          </w:tcPr>
          <w:p w14:paraId="5875557C" w14:textId="5FF53A69"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120 (75.0%)</w:t>
            </w:r>
          </w:p>
        </w:tc>
        <w:tc>
          <w:tcPr>
            <w:tcW w:w="1392" w:type="dxa"/>
            <w:noWrap/>
          </w:tcPr>
          <w:p w14:paraId="285D5A01" w14:textId="5DCEB35F"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40 (25.0%)</w:t>
            </w:r>
          </w:p>
        </w:tc>
        <w:tc>
          <w:tcPr>
            <w:tcW w:w="1392" w:type="dxa"/>
            <w:noWrap/>
          </w:tcPr>
          <w:p w14:paraId="205297AE" w14:textId="5DC42C8F"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160 (59.3%)</w:t>
            </w:r>
          </w:p>
        </w:tc>
        <w:tc>
          <w:tcPr>
            <w:tcW w:w="1253" w:type="dxa"/>
            <w:vMerge w:val="restart"/>
            <w:noWrap/>
            <w:vAlign w:val="center"/>
          </w:tcPr>
          <w:p w14:paraId="1B91B459" w14:textId="01C66A66"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5D9977C5" w14:textId="77777777" w:rsidTr="00CD6D4F">
        <w:trPr>
          <w:trHeight w:val="201"/>
          <w:jc w:val="center"/>
        </w:trPr>
        <w:tc>
          <w:tcPr>
            <w:tcW w:w="2225" w:type="dxa"/>
            <w:vMerge/>
            <w:hideMark/>
          </w:tcPr>
          <w:p w14:paraId="54586ED6" w14:textId="77777777" w:rsidR="00557505" w:rsidRPr="006F1E80" w:rsidRDefault="00557505" w:rsidP="00557505">
            <w:pPr>
              <w:rPr>
                <w:rFonts w:ascii="Times New Roman" w:eastAsia="Times New Roman" w:hAnsi="Times New Roman" w:cs="Times New Roman"/>
                <w:sz w:val="20"/>
                <w:szCs w:val="20"/>
                <w:lang w:val="en-US"/>
              </w:rPr>
            </w:pPr>
          </w:p>
        </w:tc>
        <w:tc>
          <w:tcPr>
            <w:tcW w:w="2241" w:type="dxa"/>
            <w:noWrap/>
            <w:hideMark/>
          </w:tcPr>
          <w:p w14:paraId="5FA0E686"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w:t>
            </w:r>
          </w:p>
        </w:tc>
        <w:tc>
          <w:tcPr>
            <w:tcW w:w="1392" w:type="dxa"/>
            <w:noWrap/>
          </w:tcPr>
          <w:p w14:paraId="3AB89A44" w14:textId="49EE5D1D"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3 (15.8%)</w:t>
            </w:r>
          </w:p>
        </w:tc>
        <w:tc>
          <w:tcPr>
            <w:tcW w:w="1392" w:type="dxa"/>
            <w:noWrap/>
          </w:tcPr>
          <w:p w14:paraId="5702F8A5" w14:textId="58770257"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16 (84.2%)</w:t>
            </w:r>
          </w:p>
        </w:tc>
        <w:tc>
          <w:tcPr>
            <w:tcW w:w="1392" w:type="dxa"/>
            <w:noWrap/>
          </w:tcPr>
          <w:p w14:paraId="2809B8E5" w14:textId="68A1B784"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19 (7%)</w:t>
            </w:r>
          </w:p>
        </w:tc>
        <w:tc>
          <w:tcPr>
            <w:tcW w:w="1253" w:type="dxa"/>
            <w:vMerge/>
            <w:vAlign w:val="center"/>
          </w:tcPr>
          <w:p w14:paraId="1806F2B3"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3BAEBC88" w14:textId="77777777" w:rsidTr="00CD6D4F">
        <w:trPr>
          <w:trHeight w:val="247"/>
          <w:jc w:val="center"/>
        </w:trPr>
        <w:tc>
          <w:tcPr>
            <w:tcW w:w="2225" w:type="dxa"/>
            <w:vMerge/>
            <w:hideMark/>
          </w:tcPr>
          <w:p w14:paraId="6394A9FD" w14:textId="77777777" w:rsidR="00557505" w:rsidRPr="006F1E80" w:rsidRDefault="00557505" w:rsidP="00557505">
            <w:pPr>
              <w:rPr>
                <w:rFonts w:ascii="Times New Roman" w:eastAsia="Times New Roman" w:hAnsi="Times New Roman" w:cs="Times New Roman"/>
                <w:sz w:val="20"/>
                <w:szCs w:val="20"/>
                <w:lang w:val="en-US"/>
              </w:rPr>
            </w:pPr>
          </w:p>
        </w:tc>
        <w:tc>
          <w:tcPr>
            <w:tcW w:w="2241" w:type="dxa"/>
            <w:noWrap/>
            <w:hideMark/>
          </w:tcPr>
          <w:p w14:paraId="594A3E8D"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w:t>
            </w:r>
          </w:p>
        </w:tc>
        <w:tc>
          <w:tcPr>
            <w:tcW w:w="1392" w:type="dxa"/>
            <w:noWrap/>
          </w:tcPr>
          <w:p w14:paraId="104E99CB" w14:textId="1F0A4315"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7 (21.2%)</w:t>
            </w:r>
          </w:p>
        </w:tc>
        <w:tc>
          <w:tcPr>
            <w:tcW w:w="1392" w:type="dxa"/>
            <w:noWrap/>
          </w:tcPr>
          <w:p w14:paraId="326EA9CF" w14:textId="67BC4755"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26 (78.8%)</w:t>
            </w:r>
          </w:p>
        </w:tc>
        <w:tc>
          <w:tcPr>
            <w:tcW w:w="1392" w:type="dxa"/>
            <w:noWrap/>
          </w:tcPr>
          <w:p w14:paraId="5A75325B" w14:textId="3D096564"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33 (12.2%)</w:t>
            </w:r>
          </w:p>
        </w:tc>
        <w:tc>
          <w:tcPr>
            <w:tcW w:w="1253" w:type="dxa"/>
            <w:vMerge/>
            <w:vAlign w:val="center"/>
          </w:tcPr>
          <w:p w14:paraId="5D19A3D3"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5784F9CB" w14:textId="77777777" w:rsidTr="00CD6D4F">
        <w:trPr>
          <w:trHeight w:val="279"/>
          <w:jc w:val="center"/>
        </w:trPr>
        <w:tc>
          <w:tcPr>
            <w:tcW w:w="2225" w:type="dxa"/>
            <w:vMerge/>
            <w:hideMark/>
          </w:tcPr>
          <w:p w14:paraId="39836FF1" w14:textId="77777777" w:rsidR="00557505" w:rsidRPr="006F1E80" w:rsidRDefault="00557505" w:rsidP="00557505">
            <w:pPr>
              <w:rPr>
                <w:rFonts w:ascii="Times New Roman" w:eastAsia="Times New Roman" w:hAnsi="Times New Roman" w:cs="Times New Roman"/>
                <w:sz w:val="20"/>
                <w:szCs w:val="20"/>
                <w:lang w:val="en-US"/>
              </w:rPr>
            </w:pPr>
          </w:p>
        </w:tc>
        <w:tc>
          <w:tcPr>
            <w:tcW w:w="2241" w:type="dxa"/>
            <w:noWrap/>
            <w:hideMark/>
          </w:tcPr>
          <w:p w14:paraId="026A55C8"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w:t>
            </w:r>
          </w:p>
        </w:tc>
        <w:tc>
          <w:tcPr>
            <w:tcW w:w="1392" w:type="dxa"/>
            <w:noWrap/>
          </w:tcPr>
          <w:p w14:paraId="44699C58" w14:textId="2C837B2E"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20 (34.5%)</w:t>
            </w:r>
          </w:p>
        </w:tc>
        <w:tc>
          <w:tcPr>
            <w:tcW w:w="1392" w:type="dxa"/>
            <w:noWrap/>
          </w:tcPr>
          <w:p w14:paraId="229FA8C6" w14:textId="4B1962FC"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38 (65.5%)</w:t>
            </w:r>
          </w:p>
        </w:tc>
        <w:tc>
          <w:tcPr>
            <w:tcW w:w="1392" w:type="dxa"/>
            <w:noWrap/>
          </w:tcPr>
          <w:p w14:paraId="621A8560" w14:textId="27F73E22"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58 (21.5%)</w:t>
            </w:r>
          </w:p>
        </w:tc>
        <w:tc>
          <w:tcPr>
            <w:tcW w:w="1253" w:type="dxa"/>
            <w:vMerge/>
            <w:vAlign w:val="center"/>
          </w:tcPr>
          <w:p w14:paraId="2E7B9EB9"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7150109E" w14:textId="77777777" w:rsidTr="00186AA1">
        <w:trPr>
          <w:trHeight w:val="141"/>
          <w:jc w:val="center"/>
        </w:trPr>
        <w:tc>
          <w:tcPr>
            <w:tcW w:w="2225" w:type="dxa"/>
            <w:vMerge w:val="restart"/>
            <w:noWrap/>
            <w:hideMark/>
          </w:tcPr>
          <w:p w14:paraId="236FD1BD" w14:textId="77777777"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Thallium</w:t>
            </w:r>
            <w:r w:rsidRPr="006F1E80">
              <w:rPr>
                <w:rFonts w:ascii="Times New Roman" w:eastAsia="Times New Roman" w:hAnsi="Times New Roman" w:cs="Times New Roman"/>
                <w:b/>
                <w:bCs/>
                <w:sz w:val="20"/>
                <w:szCs w:val="20"/>
                <w:lang w:val="en-US"/>
              </w:rPr>
              <w:t xml:space="preserve"> </w:t>
            </w:r>
            <w:r w:rsidRPr="006F1E80">
              <w:rPr>
                <w:rFonts w:ascii="Times New Roman" w:eastAsia="Times New Roman" w:hAnsi="Times New Roman" w:cs="Times New Roman"/>
                <w:sz w:val="20"/>
                <w:szCs w:val="20"/>
                <w:lang w:val="en-US"/>
              </w:rPr>
              <w:t>stress test</w:t>
            </w:r>
          </w:p>
        </w:tc>
        <w:tc>
          <w:tcPr>
            <w:tcW w:w="2241" w:type="dxa"/>
            <w:noWrap/>
            <w:hideMark/>
          </w:tcPr>
          <w:p w14:paraId="13CE1635"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Fixed defect (ref)</w:t>
            </w:r>
          </w:p>
        </w:tc>
        <w:tc>
          <w:tcPr>
            <w:tcW w:w="1392" w:type="dxa"/>
            <w:noWrap/>
            <w:vAlign w:val="center"/>
          </w:tcPr>
          <w:p w14:paraId="64369ADC" w14:textId="531756FF"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6 (42.9%)</w:t>
            </w:r>
          </w:p>
        </w:tc>
        <w:tc>
          <w:tcPr>
            <w:tcW w:w="1392" w:type="dxa"/>
            <w:noWrap/>
            <w:vAlign w:val="center"/>
          </w:tcPr>
          <w:p w14:paraId="1DDFDF30" w14:textId="41715AC4"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8 (57.1%)</w:t>
            </w:r>
          </w:p>
        </w:tc>
        <w:tc>
          <w:tcPr>
            <w:tcW w:w="1392" w:type="dxa"/>
            <w:noWrap/>
            <w:vAlign w:val="center"/>
          </w:tcPr>
          <w:p w14:paraId="3081F22E" w14:textId="34B3DAC9"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14 (5.2%)</w:t>
            </w:r>
          </w:p>
        </w:tc>
        <w:tc>
          <w:tcPr>
            <w:tcW w:w="1253" w:type="dxa"/>
            <w:vMerge w:val="restart"/>
            <w:noWrap/>
            <w:vAlign w:val="center"/>
          </w:tcPr>
          <w:p w14:paraId="04349BF7" w14:textId="109FB187"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671A9BDC" w14:textId="77777777" w:rsidTr="00186AA1">
        <w:trPr>
          <w:trHeight w:val="201"/>
          <w:jc w:val="center"/>
        </w:trPr>
        <w:tc>
          <w:tcPr>
            <w:tcW w:w="2225" w:type="dxa"/>
            <w:vMerge/>
            <w:hideMark/>
          </w:tcPr>
          <w:p w14:paraId="279A7EF4" w14:textId="77777777" w:rsidR="00557505" w:rsidRPr="006F1E80" w:rsidRDefault="00557505" w:rsidP="00557505">
            <w:pPr>
              <w:rPr>
                <w:rFonts w:ascii="Times New Roman" w:eastAsia="Times New Roman" w:hAnsi="Times New Roman" w:cs="Times New Roman"/>
                <w:sz w:val="20"/>
                <w:szCs w:val="20"/>
                <w:lang w:val="en-US"/>
              </w:rPr>
            </w:pPr>
          </w:p>
        </w:tc>
        <w:tc>
          <w:tcPr>
            <w:tcW w:w="2241" w:type="dxa"/>
            <w:noWrap/>
            <w:hideMark/>
          </w:tcPr>
          <w:p w14:paraId="6D050C5D"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Normal</w:t>
            </w:r>
          </w:p>
        </w:tc>
        <w:tc>
          <w:tcPr>
            <w:tcW w:w="1392" w:type="dxa"/>
            <w:noWrap/>
          </w:tcPr>
          <w:p w14:paraId="75B82EB0" w14:textId="72DD12BB"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119 (78.3%)</w:t>
            </w:r>
          </w:p>
        </w:tc>
        <w:tc>
          <w:tcPr>
            <w:tcW w:w="1392" w:type="dxa"/>
            <w:noWrap/>
          </w:tcPr>
          <w:p w14:paraId="35E40D26" w14:textId="2624753D"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33 (21.7%)</w:t>
            </w:r>
          </w:p>
        </w:tc>
        <w:tc>
          <w:tcPr>
            <w:tcW w:w="1392" w:type="dxa"/>
            <w:noWrap/>
          </w:tcPr>
          <w:p w14:paraId="08D94459" w14:textId="5FB26ED0"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152 (56.3%)</w:t>
            </w:r>
          </w:p>
        </w:tc>
        <w:tc>
          <w:tcPr>
            <w:tcW w:w="1253" w:type="dxa"/>
            <w:vMerge/>
          </w:tcPr>
          <w:p w14:paraId="121FC022" w14:textId="77777777" w:rsidR="00557505" w:rsidRPr="006F1E80" w:rsidRDefault="00557505" w:rsidP="00557505">
            <w:pPr>
              <w:rPr>
                <w:rFonts w:ascii="Times New Roman" w:eastAsia="Times New Roman" w:hAnsi="Times New Roman" w:cs="Times New Roman"/>
                <w:sz w:val="20"/>
                <w:szCs w:val="20"/>
                <w:lang w:val="en-US"/>
              </w:rPr>
            </w:pPr>
          </w:p>
        </w:tc>
      </w:tr>
      <w:tr w:rsidR="006F1E80" w:rsidRPr="006F1E80" w14:paraId="41799F8C" w14:textId="77777777" w:rsidTr="00CD6D4F">
        <w:trPr>
          <w:trHeight w:val="270"/>
          <w:jc w:val="center"/>
        </w:trPr>
        <w:tc>
          <w:tcPr>
            <w:tcW w:w="2225" w:type="dxa"/>
            <w:vMerge/>
            <w:hideMark/>
          </w:tcPr>
          <w:p w14:paraId="02DA3A04" w14:textId="77777777" w:rsidR="00557505" w:rsidRPr="006F1E80" w:rsidRDefault="00557505" w:rsidP="00557505">
            <w:pPr>
              <w:rPr>
                <w:rFonts w:ascii="Times New Roman" w:eastAsia="Times New Roman" w:hAnsi="Times New Roman" w:cs="Times New Roman"/>
                <w:sz w:val="20"/>
                <w:szCs w:val="20"/>
                <w:lang w:val="en-US"/>
              </w:rPr>
            </w:pPr>
          </w:p>
        </w:tc>
        <w:tc>
          <w:tcPr>
            <w:tcW w:w="2241" w:type="dxa"/>
            <w:noWrap/>
            <w:hideMark/>
          </w:tcPr>
          <w:p w14:paraId="08F05EEF" w14:textId="655EDB92" w:rsidR="00557505" w:rsidRPr="006F1E80" w:rsidRDefault="00557505" w:rsidP="00186AA1">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Reversable defect</w:t>
            </w:r>
          </w:p>
        </w:tc>
        <w:tc>
          <w:tcPr>
            <w:tcW w:w="1392" w:type="dxa"/>
            <w:noWrap/>
          </w:tcPr>
          <w:p w14:paraId="0876A224" w14:textId="5B52109B"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25 (24.0%)</w:t>
            </w:r>
          </w:p>
        </w:tc>
        <w:tc>
          <w:tcPr>
            <w:tcW w:w="1392" w:type="dxa"/>
            <w:noWrap/>
          </w:tcPr>
          <w:p w14:paraId="4A36E2BC" w14:textId="7653EB7D"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79 (76.0%)</w:t>
            </w:r>
          </w:p>
        </w:tc>
        <w:tc>
          <w:tcPr>
            <w:tcW w:w="1392" w:type="dxa"/>
            <w:noWrap/>
          </w:tcPr>
          <w:p w14:paraId="36A52290" w14:textId="0C7E0ACE"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104 (38.5%)</w:t>
            </w:r>
          </w:p>
        </w:tc>
        <w:tc>
          <w:tcPr>
            <w:tcW w:w="1253" w:type="dxa"/>
            <w:vMerge/>
          </w:tcPr>
          <w:p w14:paraId="782BC035" w14:textId="77777777" w:rsidR="00557505" w:rsidRPr="006F1E80" w:rsidRDefault="00557505" w:rsidP="00557505">
            <w:pPr>
              <w:rPr>
                <w:rFonts w:ascii="Times New Roman" w:eastAsia="Times New Roman" w:hAnsi="Times New Roman" w:cs="Times New Roman"/>
                <w:sz w:val="20"/>
                <w:szCs w:val="20"/>
                <w:lang w:val="en-US"/>
              </w:rPr>
            </w:pPr>
          </w:p>
        </w:tc>
      </w:tr>
    </w:tbl>
    <w:p w14:paraId="51F266DE" w14:textId="30B25188" w:rsidR="000A344E" w:rsidRPr="005B6C82" w:rsidRDefault="000A344E" w:rsidP="00403250">
      <w:pPr>
        <w:spacing w:line="240" w:lineRule="auto"/>
        <w:jc w:val="both"/>
        <w:rPr>
          <w:rFonts w:ascii="Times New Roman" w:eastAsia="Times New Roman" w:hAnsi="Times New Roman" w:cs="Times New Roman"/>
          <w:sz w:val="24"/>
          <w:szCs w:val="24"/>
          <w:vertAlign w:val="superscript"/>
          <w:lang w:val="en-US"/>
        </w:rPr>
      </w:pPr>
      <w:r w:rsidRPr="005B6C82">
        <w:rPr>
          <w:rFonts w:ascii="Times New Roman" w:hAnsi="Times New Roman" w:cs="Times New Roman"/>
          <w:sz w:val="24"/>
          <w:szCs w:val="24"/>
          <w:vertAlign w:val="superscript"/>
        </w:rPr>
        <w:lastRenderedPageBreak/>
        <w:t xml:space="preserve">N.B.: The </w:t>
      </w:r>
      <w:r w:rsidRPr="005B6C82">
        <w:rPr>
          <w:rFonts w:ascii="Cambria Math" w:hAnsi="Cambria Math" w:cs="Cambria Math"/>
          <w:sz w:val="24"/>
          <w:szCs w:val="24"/>
          <w:vertAlign w:val="superscript"/>
        </w:rPr>
        <w:t>𝑃</w:t>
      </w:r>
      <w:r w:rsidRPr="005B6C82">
        <w:rPr>
          <w:rFonts w:ascii="Times New Roman" w:hAnsi="Times New Roman" w:cs="Times New Roman"/>
          <w:sz w:val="24"/>
          <w:szCs w:val="24"/>
          <w:vertAlign w:val="superscript"/>
        </w:rPr>
        <w:t xml:space="preserve">-value is from </w:t>
      </w:r>
      <w:r w:rsidR="00F85457" w:rsidRPr="005B6C82">
        <w:rPr>
          <w:rFonts w:ascii="Times New Roman" w:hAnsi="Times New Roman" w:cs="Times New Roman"/>
          <w:sz w:val="24"/>
          <w:szCs w:val="24"/>
          <w:vertAlign w:val="superscript"/>
        </w:rPr>
        <w:t xml:space="preserve">the </w:t>
      </w:r>
      <w:r w:rsidRPr="005B6C82">
        <w:rPr>
          <w:rFonts w:ascii="Times New Roman" w:hAnsi="Times New Roman" w:cs="Times New Roman"/>
          <w:sz w:val="24"/>
          <w:szCs w:val="24"/>
          <w:vertAlign w:val="superscript"/>
        </w:rPr>
        <w:t>Pearson chi-square test of independence. The symbol (</w:t>
      </w:r>
      <w:r w:rsidRPr="005B6C82">
        <w:rPr>
          <w:rFonts w:ascii="Cambria Math" w:hAnsi="Cambria Math" w:cs="Cambria Math"/>
          <w:sz w:val="24"/>
          <w:szCs w:val="24"/>
          <w:vertAlign w:val="superscript"/>
        </w:rPr>
        <w:t>∗</w:t>
      </w:r>
      <w:r w:rsidRPr="005B6C82">
        <w:rPr>
          <w:rFonts w:ascii="Times New Roman" w:hAnsi="Times New Roman" w:cs="Times New Roman"/>
          <w:sz w:val="24"/>
          <w:szCs w:val="24"/>
          <w:vertAlign w:val="superscript"/>
        </w:rPr>
        <w:t xml:space="preserve">) indicates that the chi-square test of independence is not significant at </w:t>
      </w:r>
      <w:r w:rsidR="00F85457" w:rsidRPr="005B6C82">
        <w:rPr>
          <w:rFonts w:ascii="Times New Roman" w:hAnsi="Times New Roman" w:cs="Times New Roman"/>
          <w:sz w:val="24"/>
          <w:szCs w:val="24"/>
          <w:vertAlign w:val="superscript"/>
        </w:rPr>
        <w:t xml:space="preserve">the </w:t>
      </w:r>
      <w:r w:rsidRPr="005B6C82">
        <w:rPr>
          <w:rFonts w:ascii="Times New Roman" w:hAnsi="Times New Roman" w:cs="Times New Roman"/>
          <w:sz w:val="24"/>
          <w:szCs w:val="24"/>
          <w:vertAlign w:val="superscript"/>
        </w:rPr>
        <w:t xml:space="preserve">5% level. (ref) indicates the reference category of a factor as used in fitting our various models. FBS = </w:t>
      </w:r>
      <w:r w:rsidRPr="005B6C82">
        <w:rPr>
          <w:rFonts w:ascii="Times New Roman" w:eastAsia="Times New Roman" w:hAnsi="Times New Roman" w:cs="Times New Roman"/>
          <w:sz w:val="24"/>
          <w:szCs w:val="24"/>
          <w:vertAlign w:val="superscript"/>
          <w:lang w:val="en-US"/>
        </w:rPr>
        <w:t xml:space="preserve">Fasting blood sugar; REC = Resting electrocardiographic results; SST = Slope of the peak exercise ST segment, Major vessel = Number of major vessels colored by </w:t>
      </w:r>
      <w:r w:rsidR="003F11AB" w:rsidRPr="005B6C82">
        <w:rPr>
          <w:rFonts w:ascii="Times New Roman" w:eastAsia="Times New Roman" w:hAnsi="Times New Roman" w:cs="Times New Roman"/>
          <w:sz w:val="24"/>
          <w:szCs w:val="24"/>
          <w:vertAlign w:val="superscript"/>
          <w:lang w:val="en-US"/>
        </w:rPr>
        <w:t>fluoroscopy.</w:t>
      </w:r>
    </w:p>
    <w:p w14:paraId="12326099" w14:textId="1EB6D1B4" w:rsidR="002224E6" w:rsidRPr="006F1E80" w:rsidRDefault="0062580E" w:rsidP="004E48A9">
      <w:pPr>
        <w:pStyle w:val="Heading2"/>
        <w:rPr>
          <w:b/>
        </w:rPr>
      </w:pPr>
      <w:r w:rsidRPr="006F1E80">
        <w:rPr>
          <w:b/>
        </w:rPr>
        <w:t>2.2</w:t>
      </w:r>
      <w:r w:rsidRPr="006F1E80">
        <w:rPr>
          <w:b/>
        </w:rPr>
        <w:tab/>
      </w:r>
      <w:r w:rsidR="002224E6" w:rsidRPr="006F1E80">
        <w:rPr>
          <w:b/>
        </w:rPr>
        <w:t>Methods</w:t>
      </w:r>
      <w:r w:rsidR="00B20C17" w:rsidRPr="006F1E80">
        <w:rPr>
          <w:b/>
        </w:rPr>
        <w:t xml:space="preserve"> </w:t>
      </w:r>
    </w:p>
    <w:p w14:paraId="752E5388" w14:textId="7ABB1F56" w:rsidR="007335ED" w:rsidRPr="006F1E80" w:rsidRDefault="00AF1966" w:rsidP="00373200">
      <w:pPr>
        <w:pStyle w:val="Default"/>
        <w:spacing w:after="240" w:line="360" w:lineRule="auto"/>
        <w:jc w:val="both"/>
        <w:rPr>
          <w:rFonts w:ascii="Times New Roman" w:hAnsi="Times New Roman" w:cs="Times New Roman"/>
          <w:color w:val="auto"/>
          <w:shd w:val="clear" w:color="auto" w:fill="FFFFFF"/>
        </w:rPr>
      </w:pPr>
      <w:r w:rsidRPr="006F1E80">
        <w:rPr>
          <w:rFonts w:ascii="Times New Roman" w:hAnsi="Times New Roman" w:cs="Times New Roman"/>
          <w:color w:val="auto"/>
        </w:rPr>
        <w:t>Machine</w:t>
      </w:r>
      <w:r w:rsidR="007335ED" w:rsidRPr="006F1E80">
        <w:rPr>
          <w:rFonts w:ascii="Times New Roman" w:hAnsi="Times New Roman" w:cs="Times New Roman"/>
          <w:color w:val="auto"/>
        </w:rPr>
        <w:t xml:space="preserve"> learning (ML) techniques </w:t>
      </w:r>
      <w:r w:rsidRPr="006F1E80">
        <w:rPr>
          <w:rFonts w:ascii="Times New Roman" w:hAnsi="Times New Roman" w:cs="Times New Roman"/>
          <w:color w:val="auto"/>
        </w:rPr>
        <w:t xml:space="preserve">can be implemented </w:t>
      </w:r>
      <w:r w:rsidR="007335ED" w:rsidRPr="006F1E80">
        <w:rPr>
          <w:rFonts w:ascii="Times New Roman" w:hAnsi="Times New Roman" w:cs="Times New Roman"/>
          <w:color w:val="auto"/>
        </w:rPr>
        <w:t>in different forms. Notable among these include supervised learning, unsupervised learning, semi-supervised learning, and reinforcement learning methods. The supervised learning algorithms consist of a label and a set of features. The task is to learn a function that maps an input to an output based on example, input-output pairs. A supervised learning algorithm analy</w:t>
      </w:r>
      <w:r w:rsidR="00646415" w:rsidRPr="006F1E80">
        <w:rPr>
          <w:rFonts w:ascii="Times New Roman" w:hAnsi="Times New Roman" w:cs="Times New Roman"/>
          <w:color w:val="auto"/>
        </w:rPr>
        <w:t>s</w:t>
      </w:r>
      <w:r w:rsidR="007335ED" w:rsidRPr="006F1E80">
        <w:rPr>
          <w:rFonts w:ascii="Times New Roman" w:hAnsi="Times New Roman" w:cs="Times New Roman"/>
          <w:color w:val="auto"/>
        </w:rPr>
        <w:t>es the training data and produces an inferred function for mapping test data or new input (</w:t>
      </w:r>
      <w:r w:rsidR="007335ED" w:rsidRPr="006F1E80">
        <w:rPr>
          <w:rStyle w:val="Emphasis"/>
          <w:rFonts w:ascii="Times New Roman" w:hAnsi="Times New Roman" w:cs="Times New Roman"/>
          <w:color w:val="auto"/>
        </w:rPr>
        <w:t>X</w:t>
      </w:r>
      <w:r w:rsidR="007335ED" w:rsidRPr="006F1E80">
        <w:rPr>
          <w:rFonts w:ascii="Times New Roman" w:hAnsi="Times New Roman" w:cs="Times New Roman"/>
          <w:color w:val="auto"/>
        </w:rPr>
        <w:t>) to predict the output or label (</w:t>
      </w:r>
      <w:r w:rsidR="007335ED" w:rsidRPr="006F1E80">
        <w:rPr>
          <w:rStyle w:val="Emphasis"/>
          <w:rFonts w:ascii="Times New Roman" w:hAnsi="Times New Roman" w:cs="Times New Roman"/>
          <w:color w:val="auto"/>
        </w:rPr>
        <w:t>Y)</w:t>
      </w:r>
      <w:r w:rsidR="007335ED" w:rsidRPr="006F1E80">
        <w:rPr>
          <w:rFonts w:ascii="Times New Roman" w:hAnsi="Times New Roman" w:cs="Times New Roman"/>
          <w:color w:val="auto"/>
        </w:rPr>
        <w:t xml:space="preserve">. </w:t>
      </w:r>
      <w:r w:rsidR="00F90313" w:rsidRPr="006F1E80">
        <w:rPr>
          <w:rFonts w:ascii="Times New Roman" w:hAnsi="Times New Roman" w:cs="Times New Roman"/>
          <w:color w:val="auto"/>
        </w:rPr>
        <w:t xml:space="preserve">The two </w:t>
      </w:r>
      <w:r w:rsidR="007335ED" w:rsidRPr="006F1E80">
        <w:rPr>
          <w:rFonts w:ascii="Times New Roman" w:hAnsi="Times New Roman" w:cs="Times New Roman"/>
          <w:color w:val="auto"/>
        </w:rPr>
        <w:t>example</w:t>
      </w:r>
      <w:r w:rsidR="00F90313" w:rsidRPr="006F1E80">
        <w:rPr>
          <w:rFonts w:ascii="Times New Roman" w:hAnsi="Times New Roman" w:cs="Times New Roman"/>
          <w:color w:val="auto"/>
        </w:rPr>
        <w:t>s</w:t>
      </w:r>
      <w:r w:rsidR="007335ED" w:rsidRPr="006F1E80">
        <w:rPr>
          <w:rFonts w:ascii="Times New Roman" w:hAnsi="Times New Roman" w:cs="Times New Roman"/>
          <w:color w:val="auto"/>
        </w:rPr>
        <w:t xml:space="preserve"> of supervised learning technique</w:t>
      </w:r>
      <w:r w:rsidR="00F90313" w:rsidRPr="006F1E80">
        <w:rPr>
          <w:rFonts w:ascii="Times New Roman" w:hAnsi="Times New Roman" w:cs="Times New Roman"/>
          <w:color w:val="auto"/>
        </w:rPr>
        <w:t>s</w:t>
      </w:r>
      <w:r w:rsidR="007335ED" w:rsidRPr="006F1E80">
        <w:rPr>
          <w:rFonts w:ascii="Times New Roman" w:hAnsi="Times New Roman" w:cs="Times New Roman"/>
          <w:color w:val="auto"/>
        </w:rPr>
        <w:t xml:space="preserve"> </w:t>
      </w:r>
      <w:r w:rsidR="00F90313" w:rsidRPr="006F1E80">
        <w:rPr>
          <w:rFonts w:ascii="Times New Roman" w:hAnsi="Times New Roman" w:cs="Times New Roman"/>
          <w:color w:val="auto"/>
        </w:rPr>
        <w:t>are</w:t>
      </w:r>
      <w:r w:rsidR="007335ED" w:rsidRPr="006F1E80">
        <w:rPr>
          <w:rFonts w:ascii="Times New Roman" w:hAnsi="Times New Roman" w:cs="Times New Roman"/>
          <w:color w:val="auto"/>
        </w:rPr>
        <w:t xml:space="preserve"> classification and regression. The main difference between these two methods is that regression has the label of the data continuous while classification has the categorical label (or discrete). This paper applied ten classifiers or classification learning methods on two real-life data to predict whether a patient has heart disease or not.</w:t>
      </w:r>
    </w:p>
    <w:p w14:paraId="3F4D644A" w14:textId="6485A8AA" w:rsidR="002224E6" w:rsidRPr="006F1E80" w:rsidRDefault="00B63784" w:rsidP="007A0458">
      <w:pPr>
        <w:pStyle w:val="Heading3"/>
        <w:spacing w:line="360" w:lineRule="auto"/>
        <w:rPr>
          <w:color w:val="auto"/>
        </w:rPr>
      </w:pPr>
      <w:r w:rsidRPr="006F1E80">
        <w:rPr>
          <w:color w:val="auto"/>
        </w:rPr>
        <w:t>2.2.1</w:t>
      </w:r>
      <w:r w:rsidRPr="006F1E80">
        <w:rPr>
          <w:color w:val="auto"/>
        </w:rPr>
        <w:tab/>
      </w:r>
      <w:r w:rsidR="002224E6" w:rsidRPr="006F1E80">
        <w:rPr>
          <w:color w:val="auto"/>
        </w:rPr>
        <w:t>Classification machine learning methods</w:t>
      </w:r>
    </w:p>
    <w:p w14:paraId="11D6BD9B" w14:textId="6E3542B0" w:rsidR="0042529A" w:rsidRPr="006F1E80" w:rsidRDefault="0042529A" w:rsidP="002224E6">
      <w:pPr>
        <w:pStyle w:val="Default"/>
        <w:spacing w:after="240" w:line="360" w:lineRule="auto"/>
        <w:jc w:val="both"/>
        <w:rPr>
          <w:rFonts w:ascii="Times New Roman" w:hAnsi="Times New Roman" w:cs="Times New Roman"/>
          <w:color w:val="auto"/>
        </w:rPr>
      </w:pPr>
      <w:r w:rsidRPr="006F1E80">
        <w:rPr>
          <w:rFonts w:ascii="Times New Roman" w:hAnsi="Times New Roman" w:cs="Times New Roman"/>
          <w:color w:val="auto"/>
        </w:rPr>
        <w:t>A classifier is a supervised ML method that learns from the training data and uses that knowledge to predict unseen or future (test) data. This section presents a brief definition of the most widely used classification learning methods employed in this work.</w:t>
      </w:r>
    </w:p>
    <w:p w14:paraId="70B3BA2A" w14:textId="5C64324A" w:rsidR="002224E6" w:rsidRPr="006F1E80" w:rsidRDefault="002224E6" w:rsidP="002224E6">
      <w:pPr>
        <w:pStyle w:val="Default"/>
        <w:spacing w:line="360" w:lineRule="auto"/>
        <w:rPr>
          <w:rStyle w:val="Hyperlink"/>
          <w:rFonts w:ascii="Times New Roman" w:hAnsi="Times New Roman" w:cs="Times New Roman"/>
          <w:b/>
          <w:bCs/>
          <w:i/>
          <w:color w:val="auto"/>
          <w:u w:val="none"/>
        </w:rPr>
      </w:pPr>
      <w:r w:rsidRPr="006F1E80">
        <w:rPr>
          <w:rStyle w:val="Hyperlink"/>
          <w:rFonts w:ascii="Times New Roman" w:hAnsi="Times New Roman" w:cs="Times New Roman"/>
          <w:b/>
          <w:bCs/>
          <w:i/>
          <w:color w:val="auto"/>
          <w:u w:val="none"/>
        </w:rPr>
        <w:t xml:space="preserve">Decision </w:t>
      </w:r>
      <w:r w:rsidR="0009458C" w:rsidRPr="006F1E80">
        <w:rPr>
          <w:rStyle w:val="Hyperlink"/>
          <w:rFonts w:ascii="Times New Roman" w:hAnsi="Times New Roman" w:cs="Times New Roman"/>
          <w:b/>
          <w:bCs/>
          <w:i/>
          <w:color w:val="auto"/>
          <w:u w:val="none"/>
        </w:rPr>
        <w:t>T</w:t>
      </w:r>
      <w:r w:rsidRPr="006F1E80">
        <w:rPr>
          <w:rStyle w:val="Hyperlink"/>
          <w:rFonts w:ascii="Times New Roman" w:hAnsi="Times New Roman" w:cs="Times New Roman"/>
          <w:b/>
          <w:bCs/>
          <w:i/>
          <w:color w:val="auto"/>
          <w:u w:val="none"/>
        </w:rPr>
        <w:t>re</w:t>
      </w:r>
      <w:r w:rsidR="0009458C" w:rsidRPr="006F1E80">
        <w:rPr>
          <w:rStyle w:val="Hyperlink"/>
          <w:rFonts w:ascii="Times New Roman" w:hAnsi="Times New Roman" w:cs="Times New Roman"/>
          <w:b/>
          <w:bCs/>
          <w:i/>
          <w:color w:val="auto"/>
          <w:u w:val="none"/>
        </w:rPr>
        <w:t>e</w:t>
      </w:r>
      <w:r w:rsidR="00CA3E2E" w:rsidRPr="006F1E80">
        <w:rPr>
          <w:rStyle w:val="Hyperlink"/>
          <w:rFonts w:ascii="Times New Roman" w:hAnsi="Times New Roman" w:cs="Times New Roman"/>
          <w:b/>
          <w:bCs/>
          <w:i/>
          <w:color w:val="auto"/>
          <w:u w:val="none"/>
        </w:rPr>
        <w:t xml:space="preserve"> (DT)</w:t>
      </w:r>
    </w:p>
    <w:p w14:paraId="0D6ECCC7" w14:textId="3353AAB1" w:rsidR="000770F6" w:rsidRPr="006F1E80" w:rsidRDefault="000770F6" w:rsidP="004D7060">
      <w:pPr>
        <w:pStyle w:val="Default"/>
        <w:spacing w:line="360" w:lineRule="auto"/>
        <w:jc w:val="both"/>
        <w:rPr>
          <w:rFonts w:ascii="Times New Roman" w:hAnsi="Times New Roman" w:cs="Times New Roman"/>
          <w:color w:val="auto"/>
        </w:rPr>
      </w:pPr>
      <w:r w:rsidRPr="006F1E80">
        <w:rPr>
          <w:rFonts w:ascii="Times New Roman" w:hAnsi="Times New Roman" w:cs="Times New Roman"/>
          <w:color w:val="auto"/>
        </w:rPr>
        <w:t xml:space="preserve">A decision tree (DT) is a tree-like structure that consists of a root node, branches, and leaf nodes </w:t>
      </w:r>
      <w:r w:rsidR="00B31C4A" w:rsidRPr="006F1E80">
        <w:rPr>
          <w:rFonts w:ascii="Times New Roman" w:hAnsi="Times New Roman" w:cs="Times New Roman"/>
          <w:color w:val="auto"/>
        </w:rPr>
        <w:fldChar w:fldCharType="begin"/>
      </w:r>
      <w:r w:rsidR="005F5010">
        <w:rPr>
          <w:rFonts w:ascii="Times New Roman" w:hAnsi="Times New Roman" w:cs="Times New Roman"/>
          <w:color w:val="auto"/>
        </w:rPr>
        <w:instrText xml:space="preserve"> ADDIN ZOTERO_ITEM CSL_CITATION {"citationID":"yBMqeMnT","properties":{"formattedCitation":"[14]","plainCitation":"[14]","noteIndex":0},"citationItems":[{"id":"O4vHeWLk/qog5yFnl","uris":["http://zotero.org/users/local/2a3hGqw7/items/NW9EM6JM"],"itemData":{"id":22,"type":"paper-conference","container-title":"2017 IEEE symposium on computers and communications (ISCC)","DOI":"10.1109/ISCC.2017.8024530","page":"204–207","publisher":"IEEE","source":"Google Scholar","title":"A comprehensive investigation and comparison of machine learning techniques in the domain of heart disease","author":[{"family":"Pouriyeh","given":"Seyedamin"},{"family":"Vahid","given":"Sara"},{"family":"Sannino","given":"Giovanna"},{"family":"De Pietro","given":"Giuseppe"},{"family":"Arabnia","given":"Hamid"},{"family":"Gutierrez","given":"Juan"}],"issued":{"date-parts":[["2017"]]}}}],"schema":"https://github.com/citation-style-language/schema/raw/master/csl-citation.json"} </w:instrText>
      </w:r>
      <w:r w:rsidR="00B31C4A" w:rsidRPr="006F1E80">
        <w:rPr>
          <w:rFonts w:ascii="Times New Roman" w:hAnsi="Times New Roman" w:cs="Times New Roman"/>
          <w:color w:val="auto"/>
        </w:rPr>
        <w:fldChar w:fldCharType="separate"/>
      </w:r>
      <w:r w:rsidR="0034764B" w:rsidRPr="0034764B">
        <w:rPr>
          <w:rFonts w:ascii="Times New Roman" w:hAnsi="Times New Roman" w:cs="Times New Roman"/>
        </w:rPr>
        <w:t>[14]</w:t>
      </w:r>
      <w:r w:rsidR="00B31C4A" w:rsidRPr="006F1E80">
        <w:rPr>
          <w:rFonts w:ascii="Times New Roman" w:hAnsi="Times New Roman" w:cs="Times New Roman"/>
          <w:color w:val="auto"/>
        </w:rPr>
        <w:fldChar w:fldCharType="end"/>
      </w:r>
      <w:r w:rsidRPr="006F1E80">
        <w:rPr>
          <w:rFonts w:ascii="Times New Roman" w:hAnsi="Times New Roman" w:cs="Times New Roman"/>
          <w:color w:val="auto"/>
        </w:rPr>
        <w:t>. It is a non-parametric model that can efficiently deal with large and complex datasets without imposing complicated distributional assumptions. We can implement DT in both classification and regression tasks. It is easy to interpret, robust to outliers</w:t>
      </w:r>
      <w:r w:rsidR="00AF1966" w:rsidRPr="006F1E80">
        <w:rPr>
          <w:rFonts w:ascii="Times New Roman" w:hAnsi="Times New Roman" w:cs="Times New Roman"/>
          <w:color w:val="auto"/>
        </w:rPr>
        <w:t>,</w:t>
      </w:r>
      <w:r w:rsidRPr="006F1E80">
        <w:rPr>
          <w:rFonts w:ascii="Times New Roman" w:hAnsi="Times New Roman" w:cs="Times New Roman"/>
          <w:color w:val="auto"/>
        </w:rPr>
        <w:t xml:space="preserve"> and can also work in the presence of missing values without needing to resort to imputation. </w:t>
      </w:r>
      <w:r w:rsidR="0017347C" w:rsidRPr="006F1E80">
        <w:rPr>
          <w:rFonts w:ascii="Times New Roman" w:hAnsi="Times New Roman" w:cs="Times New Roman"/>
          <w:color w:val="auto"/>
        </w:rPr>
        <w:t xml:space="preserve">The main disadvantage of </w:t>
      </w:r>
      <w:r w:rsidR="00AF1966" w:rsidRPr="006F1E80">
        <w:rPr>
          <w:rFonts w:ascii="Times New Roman" w:hAnsi="Times New Roman" w:cs="Times New Roman"/>
          <w:color w:val="auto"/>
        </w:rPr>
        <w:t xml:space="preserve">the </w:t>
      </w:r>
      <w:r w:rsidR="0017347C" w:rsidRPr="006F1E80">
        <w:rPr>
          <w:rFonts w:ascii="Times New Roman" w:hAnsi="Times New Roman" w:cs="Times New Roman"/>
          <w:color w:val="auto"/>
        </w:rPr>
        <w:t>d</w:t>
      </w:r>
      <w:r w:rsidRPr="006F1E80">
        <w:rPr>
          <w:rFonts w:ascii="Times New Roman" w:hAnsi="Times New Roman" w:cs="Times New Roman"/>
          <w:color w:val="auto"/>
        </w:rPr>
        <w:t xml:space="preserve">ecision tree model is that it can be subject to overfitting and underfitting when using a small data set </w:t>
      </w:r>
      <w:r w:rsidR="003D590E" w:rsidRPr="006F1E80">
        <w:rPr>
          <w:rFonts w:ascii="Times New Roman" w:hAnsi="Times New Roman" w:cs="Times New Roman"/>
          <w:color w:val="auto"/>
        </w:rPr>
        <w:fldChar w:fldCharType="begin"/>
      </w:r>
      <w:r w:rsidR="00132D4D">
        <w:rPr>
          <w:rFonts w:ascii="Times New Roman" w:hAnsi="Times New Roman" w:cs="Times New Roman"/>
          <w:color w:val="auto"/>
        </w:rPr>
        <w:instrText xml:space="preserve"> ADDIN ZOTERO_ITEM CSL_CITATION {"citationID":"wW6WQNtG","properties":{"formattedCitation":"[19]","plainCitation":"[19]","noteIndex":0},"citationItems":[{"id":36,"uris":["http://zotero.org/users/local/2a3hGqw7/items/NA7LBNPS"],"itemData":{"id":36,"type":"article-journal","container-title":"Shanghai archives of psychiatry","DOI":"10.11919/j.issn.1002-0829.215044","issue":"2","note":"publisher: Shanghai Mental Health Center","page":"130","source":"Google Scholar","title":"Decision tree methods: applications for classification and prediction","title-short":"Decision tree methods","volume":"27","author":[{"family":"Song","given":"Yan-Yan"},{"family":"Ying","given":"L. U."}],"issued":{"date-parts":[["2015"]]}}}],"schema":"https://github.com/citation-style-language/schema/raw/master/csl-citation.json"} </w:instrText>
      </w:r>
      <w:r w:rsidR="003D590E" w:rsidRPr="006F1E80">
        <w:rPr>
          <w:rFonts w:ascii="Times New Roman" w:hAnsi="Times New Roman" w:cs="Times New Roman"/>
          <w:color w:val="auto"/>
        </w:rPr>
        <w:fldChar w:fldCharType="separate"/>
      </w:r>
      <w:r w:rsidR="00132D4D" w:rsidRPr="00132D4D">
        <w:rPr>
          <w:rFonts w:ascii="Times New Roman" w:hAnsi="Times New Roman" w:cs="Times New Roman"/>
        </w:rPr>
        <w:t>[19]</w:t>
      </w:r>
      <w:r w:rsidR="003D590E" w:rsidRPr="006F1E80">
        <w:rPr>
          <w:rFonts w:ascii="Times New Roman" w:hAnsi="Times New Roman" w:cs="Times New Roman"/>
          <w:color w:val="auto"/>
        </w:rPr>
        <w:fldChar w:fldCharType="end"/>
      </w:r>
      <w:r w:rsidRPr="006F1E80">
        <w:rPr>
          <w:rFonts w:ascii="Times New Roman" w:hAnsi="Times New Roman" w:cs="Times New Roman"/>
          <w:color w:val="auto"/>
        </w:rPr>
        <w:t>.</w:t>
      </w:r>
    </w:p>
    <w:p w14:paraId="521E1ECC" w14:textId="2FD137F7" w:rsidR="002224E6" w:rsidRPr="006F1E80" w:rsidRDefault="0009458C" w:rsidP="00136266">
      <w:pPr>
        <w:pStyle w:val="Default"/>
        <w:spacing w:before="240" w:line="360" w:lineRule="auto"/>
        <w:rPr>
          <w:rStyle w:val="Hyperlink"/>
          <w:rFonts w:ascii="Times New Roman" w:hAnsi="Times New Roman" w:cs="Times New Roman"/>
          <w:b/>
          <w:bCs/>
          <w:i/>
          <w:color w:val="auto"/>
          <w:u w:val="none"/>
        </w:rPr>
      </w:pPr>
      <w:r w:rsidRPr="006F1E80">
        <w:rPr>
          <w:rFonts w:ascii="Times New Roman" w:hAnsi="Times New Roman" w:cs="Times New Roman"/>
          <w:b/>
          <w:bCs/>
          <w:i/>
          <w:color w:val="auto"/>
        </w:rPr>
        <w:t>Extreme Gradient Tree</w:t>
      </w:r>
      <w:r w:rsidR="00CA3E2E" w:rsidRPr="006F1E80">
        <w:rPr>
          <w:rFonts w:ascii="Times New Roman" w:hAnsi="Times New Roman" w:cs="Times New Roman"/>
          <w:b/>
          <w:bCs/>
          <w:i/>
          <w:color w:val="auto"/>
        </w:rPr>
        <w:t xml:space="preserve"> (</w:t>
      </w:r>
      <w:proofErr w:type="spellStart"/>
      <w:r w:rsidR="00CA3E2E" w:rsidRPr="006F1E80">
        <w:rPr>
          <w:rFonts w:ascii="Times New Roman" w:hAnsi="Times New Roman" w:cs="Times New Roman"/>
          <w:b/>
          <w:bCs/>
          <w:i/>
          <w:color w:val="auto"/>
        </w:rPr>
        <w:t>XGBTree</w:t>
      </w:r>
      <w:proofErr w:type="spellEnd"/>
      <w:r w:rsidR="00CA3E2E" w:rsidRPr="006F1E80">
        <w:rPr>
          <w:rFonts w:ascii="Times New Roman" w:hAnsi="Times New Roman" w:cs="Times New Roman"/>
          <w:b/>
          <w:bCs/>
          <w:i/>
          <w:color w:val="auto"/>
        </w:rPr>
        <w:t xml:space="preserve">) </w:t>
      </w:r>
      <w:r w:rsidR="009046E3" w:rsidRPr="006F1E80">
        <w:rPr>
          <w:rStyle w:val="Hyperlink"/>
          <w:rFonts w:ascii="Times New Roman" w:hAnsi="Times New Roman" w:cs="Times New Roman"/>
          <w:b/>
          <w:bCs/>
          <w:i/>
          <w:color w:val="auto"/>
          <w:u w:val="none"/>
        </w:rPr>
        <w:t xml:space="preserve">  </w:t>
      </w:r>
    </w:p>
    <w:p w14:paraId="72243CE8" w14:textId="3BD7D51B" w:rsidR="005920FE" w:rsidRPr="006F1E80" w:rsidRDefault="005920FE" w:rsidP="00BA281C">
      <w:pPr>
        <w:pStyle w:val="Default"/>
        <w:spacing w:line="360" w:lineRule="auto"/>
        <w:jc w:val="both"/>
        <w:rPr>
          <w:rFonts w:ascii="Times New Roman" w:hAnsi="Times New Roman" w:cs="Times New Roman"/>
          <w:color w:val="auto"/>
        </w:rPr>
      </w:pPr>
      <w:r w:rsidRPr="006F1E80">
        <w:rPr>
          <w:rFonts w:ascii="Times New Roman" w:hAnsi="Times New Roman" w:cs="Times New Roman"/>
          <w:color w:val="auto"/>
        </w:rPr>
        <w:t>Extreme Gradient Tree (</w:t>
      </w:r>
      <w:proofErr w:type="spellStart"/>
      <w:r w:rsidRPr="006F1E80">
        <w:rPr>
          <w:rFonts w:ascii="Times New Roman" w:hAnsi="Times New Roman" w:cs="Times New Roman"/>
          <w:color w:val="auto"/>
        </w:rPr>
        <w:t>XGBTree</w:t>
      </w:r>
      <w:proofErr w:type="spellEnd"/>
      <w:r w:rsidRPr="006F1E80">
        <w:rPr>
          <w:rFonts w:ascii="Times New Roman" w:hAnsi="Times New Roman" w:cs="Times New Roman"/>
          <w:color w:val="auto"/>
        </w:rPr>
        <w:t>), which is also known as Extreme Gradient Boosting (</w:t>
      </w:r>
      <w:proofErr w:type="spellStart"/>
      <w:r w:rsidRPr="006F1E80">
        <w:rPr>
          <w:rFonts w:ascii="Times New Roman" w:hAnsi="Times New Roman" w:cs="Times New Roman"/>
          <w:color w:val="auto"/>
        </w:rPr>
        <w:t>XGBoost</w:t>
      </w:r>
      <w:proofErr w:type="spellEnd"/>
      <w:r w:rsidRPr="006F1E80">
        <w:rPr>
          <w:rFonts w:ascii="Times New Roman" w:hAnsi="Times New Roman" w:cs="Times New Roman"/>
          <w:color w:val="auto"/>
        </w:rPr>
        <w:t xml:space="preserve">) method, is an efficient and scalable implementation of gradient boosted decision trees that are designed for execution speed and model performance </w:t>
      </w:r>
      <w:r w:rsidR="007B09F6" w:rsidRPr="006F1E80">
        <w:rPr>
          <w:rFonts w:ascii="Times New Roman" w:hAnsi="Times New Roman" w:cs="Times New Roman"/>
          <w:color w:val="auto"/>
        </w:rPr>
        <w:fldChar w:fldCharType="begin"/>
      </w:r>
      <w:r w:rsidR="00132D4D">
        <w:rPr>
          <w:rFonts w:ascii="Times New Roman" w:hAnsi="Times New Roman" w:cs="Times New Roman"/>
          <w:color w:val="auto"/>
        </w:rPr>
        <w:instrText xml:space="preserve"> ADDIN ZOTERO_ITEM CSL_CITATION {"citationID":"x5r3b2kO","properties":{"formattedCitation":"[20]","plainCitation":"[20]","noteIndex":0},"citationItems":[{"id":38,"uris":["http://zotero.org/users/local/2a3hGqw7/items/YG34NI8C"],"itemData":{"id":38,"type":"article-journal","container-title":"Annals of statistics","note":"publisher: JSTOR","page":"1189–1232","source":"Google Scholar","title":"Greedy function approximation: a gradient boosting machine","title-short":"Greedy function approximation","author":[{"family":"Friedman","given":"Jerome H."}],"issued":{"date-parts":[["2001"]]}}}],"schema":"https://github.com/citation-style-language/schema/raw/master/csl-citation.json"} </w:instrText>
      </w:r>
      <w:r w:rsidR="007B09F6" w:rsidRPr="006F1E80">
        <w:rPr>
          <w:rFonts w:ascii="Times New Roman" w:hAnsi="Times New Roman" w:cs="Times New Roman"/>
          <w:color w:val="auto"/>
        </w:rPr>
        <w:fldChar w:fldCharType="separate"/>
      </w:r>
      <w:r w:rsidR="00132D4D" w:rsidRPr="00132D4D">
        <w:rPr>
          <w:rFonts w:ascii="Times New Roman" w:hAnsi="Times New Roman" w:cs="Times New Roman"/>
        </w:rPr>
        <w:t>[20]</w:t>
      </w:r>
      <w:r w:rsidR="007B09F6" w:rsidRPr="006F1E80">
        <w:rPr>
          <w:rFonts w:ascii="Times New Roman" w:hAnsi="Times New Roman" w:cs="Times New Roman"/>
          <w:color w:val="auto"/>
        </w:rPr>
        <w:fldChar w:fldCharType="end"/>
      </w:r>
      <w:r w:rsidRPr="006F1E80">
        <w:rPr>
          <w:rFonts w:ascii="Times New Roman" w:hAnsi="Times New Roman" w:cs="Times New Roman"/>
          <w:color w:val="auto"/>
        </w:rPr>
        <w:t xml:space="preserve">. </w:t>
      </w:r>
      <w:proofErr w:type="spellStart"/>
      <w:r w:rsidRPr="006F1E80">
        <w:rPr>
          <w:rFonts w:ascii="Times New Roman" w:hAnsi="Times New Roman" w:cs="Times New Roman"/>
          <w:color w:val="auto"/>
        </w:rPr>
        <w:t>XGBTree</w:t>
      </w:r>
      <w:proofErr w:type="spellEnd"/>
      <w:r w:rsidRPr="006F1E80">
        <w:rPr>
          <w:rFonts w:ascii="Times New Roman" w:hAnsi="Times New Roman" w:cs="Times New Roman"/>
          <w:color w:val="auto"/>
        </w:rPr>
        <w:t xml:space="preserve"> offers state-of-the-</w:t>
      </w:r>
      <w:r w:rsidRPr="006F1E80">
        <w:rPr>
          <w:rFonts w:ascii="Times New Roman" w:hAnsi="Times New Roman" w:cs="Times New Roman"/>
          <w:color w:val="auto"/>
        </w:rPr>
        <w:lastRenderedPageBreak/>
        <w:t>art results on many challenges and can automatically handle missing data and support tree construction</w:t>
      </w:r>
      <w:r w:rsidR="00373200" w:rsidRPr="006F1E80">
        <w:rPr>
          <w:rFonts w:ascii="Times New Roman" w:hAnsi="Times New Roman" w:cs="Times New Roman"/>
          <w:color w:val="auto"/>
        </w:rPr>
        <w:t>’</w:t>
      </w:r>
      <w:r w:rsidRPr="006F1E80">
        <w:rPr>
          <w:rFonts w:ascii="Times New Roman" w:hAnsi="Times New Roman" w:cs="Times New Roman"/>
          <w:color w:val="auto"/>
        </w:rPr>
        <w:t>s paralleli</w:t>
      </w:r>
      <w:r w:rsidR="006B0031" w:rsidRPr="006F1E80">
        <w:rPr>
          <w:rFonts w:ascii="Times New Roman" w:hAnsi="Times New Roman" w:cs="Times New Roman"/>
          <w:color w:val="auto"/>
        </w:rPr>
        <w:t>z</w:t>
      </w:r>
      <w:r w:rsidRPr="006F1E80">
        <w:rPr>
          <w:rFonts w:ascii="Times New Roman" w:hAnsi="Times New Roman" w:cs="Times New Roman"/>
          <w:color w:val="auto"/>
        </w:rPr>
        <w:t xml:space="preserve">ation. Other features that make </w:t>
      </w:r>
      <w:proofErr w:type="spellStart"/>
      <w:r w:rsidRPr="006F1E80">
        <w:rPr>
          <w:rFonts w:ascii="Times New Roman" w:hAnsi="Times New Roman" w:cs="Times New Roman"/>
          <w:color w:val="auto"/>
        </w:rPr>
        <w:t>XGBTree</w:t>
      </w:r>
      <w:proofErr w:type="spellEnd"/>
      <w:r w:rsidRPr="006F1E80">
        <w:rPr>
          <w:rFonts w:ascii="Times New Roman" w:hAnsi="Times New Roman" w:cs="Times New Roman"/>
          <w:color w:val="auto"/>
        </w:rPr>
        <w:t xml:space="preserve"> efficient </w:t>
      </w:r>
      <w:r w:rsidR="00646415" w:rsidRPr="006F1E80">
        <w:rPr>
          <w:rFonts w:ascii="Times New Roman" w:hAnsi="Times New Roman" w:cs="Times New Roman"/>
          <w:color w:val="auto"/>
        </w:rPr>
        <w:t>ar</w:t>
      </w:r>
      <w:r w:rsidRPr="006F1E80">
        <w:rPr>
          <w:rFonts w:ascii="Times New Roman" w:hAnsi="Times New Roman" w:cs="Times New Roman"/>
          <w:color w:val="auto"/>
        </w:rPr>
        <w:t>e cache access patterns, data compression capabilities</w:t>
      </w:r>
      <w:r w:rsidR="00F91ED5" w:rsidRPr="006F1E80">
        <w:rPr>
          <w:rFonts w:ascii="Times New Roman" w:hAnsi="Times New Roman" w:cs="Times New Roman"/>
          <w:color w:val="auto"/>
        </w:rPr>
        <w:t>,</w:t>
      </w:r>
      <w:r w:rsidRPr="006F1E80">
        <w:rPr>
          <w:rFonts w:ascii="Times New Roman" w:hAnsi="Times New Roman" w:cs="Times New Roman"/>
          <w:color w:val="auto"/>
        </w:rPr>
        <w:t xml:space="preserve"> and </w:t>
      </w:r>
      <w:proofErr w:type="spellStart"/>
      <w:r w:rsidRPr="006F1E80">
        <w:rPr>
          <w:rFonts w:ascii="Times New Roman" w:hAnsi="Times New Roman" w:cs="Times New Roman"/>
          <w:color w:val="auto"/>
        </w:rPr>
        <w:t>sharding</w:t>
      </w:r>
      <w:proofErr w:type="spellEnd"/>
      <w:r w:rsidRPr="006F1E80">
        <w:rPr>
          <w:rFonts w:ascii="Times New Roman" w:hAnsi="Times New Roman" w:cs="Times New Roman"/>
          <w:color w:val="auto"/>
        </w:rPr>
        <w:t xml:space="preserve"> to build a scalable tree boosting system</w:t>
      </w:r>
      <w:r w:rsidR="001E58F5" w:rsidRPr="006F1E80">
        <w:rPr>
          <w:rFonts w:ascii="Times New Roman" w:hAnsi="Times New Roman" w:cs="Times New Roman"/>
          <w:color w:val="auto"/>
        </w:rPr>
        <w:t xml:space="preserve"> </w:t>
      </w:r>
      <w:r w:rsidR="00DA2A9C" w:rsidRPr="006F1E80">
        <w:rPr>
          <w:rFonts w:ascii="Times New Roman" w:hAnsi="Times New Roman" w:cs="Times New Roman"/>
          <w:color w:val="auto"/>
        </w:rPr>
        <w:fldChar w:fldCharType="begin"/>
      </w:r>
      <w:r w:rsidR="00132D4D">
        <w:rPr>
          <w:rFonts w:ascii="Times New Roman" w:hAnsi="Times New Roman" w:cs="Times New Roman"/>
          <w:color w:val="auto"/>
        </w:rPr>
        <w:instrText xml:space="preserve"> ADDIN ZOTERO_ITEM CSL_CITATION {"citationID":"F7r4hfDD","properties":{"formattedCitation":"[21]","plainCitation":"[21]","noteIndex":0},"citationItems":[{"id":40,"uris":["http://zotero.org/users/local/2a3hGqw7/items/USNNUUAP"],"itemData":{"id":40,"type":"paper-conference","container-title":"Proceedings of the 22nd acm sigkdd international conference on knowledge discovery and data mining","DOI":"10.1145/2939672.2939785","page":"785–794","source":"Google Scholar","title":"Xgboost: A scalable tree boosting system","title-short":"Xgboost","author":[{"family":"Chen","given":"Tianqi"},{"family":"Guestrin","given":"Carlos"}],"issued":{"date-parts":[["2016"]]}}}],"schema":"https://github.com/citation-style-language/schema/raw/master/csl-citation.json"} </w:instrText>
      </w:r>
      <w:r w:rsidR="00DA2A9C" w:rsidRPr="006F1E80">
        <w:rPr>
          <w:rFonts w:ascii="Times New Roman" w:hAnsi="Times New Roman" w:cs="Times New Roman"/>
          <w:color w:val="auto"/>
        </w:rPr>
        <w:fldChar w:fldCharType="separate"/>
      </w:r>
      <w:r w:rsidR="00132D4D" w:rsidRPr="00132D4D">
        <w:rPr>
          <w:rFonts w:ascii="Times New Roman" w:hAnsi="Times New Roman" w:cs="Times New Roman"/>
        </w:rPr>
        <w:t>[21]</w:t>
      </w:r>
      <w:r w:rsidR="00DA2A9C" w:rsidRPr="006F1E80">
        <w:rPr>
          <w:rFonts w:ascii="Times New Roman" w:hAnsi="Times New Roman" w:cs="Times New Roman"/>
          <w:color w:val="auto"/>
        </w:rPr>
        <w:fldChar w:fldCharType="end"/>
      </w:r>
      <w:r w:rsidRPr="006F1E80">
        <w:rPr>
          <w:rFonts w:ascii="Times New Roman" w:hAnsi="Times New Roman" w:cs="Times New Roman"/>
          <w:color w:val="auto"/>
        </w:rPr>
        <w:t>.</w:t>
      </w:r>
    </w:p>
    <w:p w14:paraId="03120F8D" w14:textId="7AD7DFC8" w:rsidR="002224E6" w:rsidRPr="006F1E80" w:rsidRDefault="00AC1478" w:rsidP="003C388B">
      <w:pPr>
        <w:pStyle w:val="Default"/>
        <w:spacing w:before="240" w:line="360" w:lineRule="auto"/>
        <w:rPr>
          <w:rStyle w:val="Hyperlink"/>
          <w:rFonts w:ascii="Times New Roman" w:hAnsi="Times New Roman" w:cs="Times New Roman"/>
          <w:b/>
          <w:bCs/>
          <w:i/>
          <w:color w:val="auto"/>
          <w:u w:val="none"/>
        </w:rPr>
      </w:pPr>
      <w:r w:rsidRPr="006F1E80">
        <w:rPr>
          <w:rStyle w:val="Hyperlink"/>
          <w:rFonts w:ascii="Times New Roman" w:hAnsi="Times New Roman" w:cs="Times New Roman"/>
          <w:b/>
          <w:bCs/>
          <w:i/>
          <w:color w:val="auto"/>
          <w:u w:val="none"/>
        </w:rPr>
        <w:t>Conditional Random Forests</w:t>
      </w:r>
      <w:r w:rsidR="00CA3E2E" w:rsidRPr="006F1E80">
        <w:rPr>
          <w:rStyle w:val="Hyperlink"/>
          <w:rFonts w:ascii="Times New Roman" w:hAnsi="Times New Roman" w:cs="Times New Roman"/>
          <w:b/>
          <w:bCs/>
          <w:i/>
          <w:color w:val="auto"/>
          <w:u w:val="none"/>
        </w:rPr>
        <w:t xml:space="preserve"> (</w:t>
      </w:r>
      <w:proofErr w:type="spellStart"/>
      <w:r w:rsidR="00CA3E2E" w:rsidRPr="006F1E80">
        <w:rPr>
          <w:rFonts w:ascii="Times New Roman" w:hAnsi="Times New Roman" w:cs="Times New Roman"/>
          <w:b/>
          <w:bCs/>
          <w:i/>
          <w:color w:val="auto"/>
        </w:rPr>
        <w:t>Cforest</w:t>
      </w:r>
      <w:proofErr w:type="spellEnd"/>
      <w:r w:rsidR="00CA3E2E" w:rsidRPr="006F1E80">
        <w:rPr>
          <w:rFonts w:ascii="Times New Roman" w:hAnsi="Times New Roman" w:cs="Times New Roman"/>
          <w:b/>
          <w:bCs/>
          <w:i/>
          <w:color w:val="auto"/>
        </w:rPr>
        <w:t>)</w:t>
      </w:r>
    </w:p>
    <w:p w14:paraId="23869EAF" w14:textId="33C6F648" w:rsidR="005979AA" w:rsidRPr="006F1E80" w:rsidRDefault="005979AA" w:rsidP="009D0C12">
      <w:pPr>
        <w:pStyle w:val="Default"/>
        <w:spacing w:after="240" w:line="360" w:lineRule="auto"/>
        <w:jc w:val="both"/>
        <w:rPr>
          <w:rFonts w:ascii="Times New Roman" w:hAnsi="Times New Roman" w:cs="Times New Roman"/>
          <w:color w:val="auto"/>
        </w:rPr>
      </w:pPr>
      <w:r w:rsidRPr="006F1E80">
        <w:rPr>
          <w:rFonts w:ascii="Times New Roman" w:hAnsi="Times New Roman" w:cs="Times New Roman"/>
          <w:color w:val="auto"/>
        </w:rPr>
        <w:t>Conditional Random Forests (</w:t>
      </w:r>
      <w:proofErr w:type="spellStart"/>
      <w:r w:rsidRPr="006F1E80">
        <w:rPr>
          <w:rFonts w:ascii="Times New Roman" w:hAnsi="Times New Roman" w:cs="Times New Roman"/>
          <w:color w:val="auto"/>
        </w:rPr>
        <w:t>Cforest</w:t>
      </w:r>
      <w:proofErr w:type="spellEnd"/>
      <w:r w:rsidRPr="006F1E80">
        <w:rPr>
          <w:rFonts w:ascii="Times New Roman" w:hAnsi="Times New Roman" w:cs="Times New Roman"/>
          <w:color w:val="auto"/>
        </w:rPr>
        <w:t xml:space="preserve">) is a bagging tree ensemble technique similar to the random forest. The main difference between </w:t>
      </w:r>
      <w:proofErr w:type="spellStart"/>
      <w:r w:rsidRPr="006F1E80">
        <w:rPr>
          <w:rFonts w:ascii="Times New Roman" w:hAnsi="Times New Roman" w:cs="Times New Roman"/>
          <w:color w:val="auto"/>
        </w:rPr>
        <w:t>Cforest</w:t>
      </w:r>
      <w:proofErr w:type="spellEnd"/>
      <w:r w:rsidRPr="006F1E80">
        <w:rPr>
          <w:rFonts w:ascii="Times New Roman" w:hAnsi="Times New Roman" w:cs="Times New Roman"/>
          <w:color w:val="auto"/>
        </w:rPr>
        <w:t xml:space="preserve"> and the classical random forest is how the trees are aggregated during the training phase. </w:t>
      </w:r>
      <w:proofErr w:type="spellStart"/>
      <w:r w:rsidRPr="006F1E80">
        <w:rPr>
          <w:rFonts w:ascii="Times New Roman" w:hAnsi="Times New Roman" w:cs="Times New Roman"/>
          <w:color w:val="auto"/>
        </w:rPr>
        <w:t>Cforest</w:t>
      </w:r>
      <w:proofErr w:type="spellEnd"/>
      <w:r w:rsidRPr="006F1E80">
        <w:rPr>
          <w:rFonts w:ascii="Times New Roman" w:hAnsi="Times New Roman" w:cs="Times New Roman"/>
          <w:color w:val="auto"/>
        </w:rPr>
        <w:t xml:space="preserve"> uses conditional inference trees as base learners, </w:t>
      </w:r>
      <w:r w:rsidR="00F91ED5" w:rsidRPr="006F1E80">
        <w:rPr>
          <w:rFonts w:ascii="Times New Roman" w:hAnsi="Times New Roman" w:cs="Times New Roman"/>
          <w:color w:val="auto"/>
        </w:rPr>
        <w:t>which puts more weight on terminal nodes with</w:t>
      </w:r>
      <w:r w:rsidRPr="006F1E80">
        <w:rPr>
          <w:rFonts w:ascii="Times New Roman" w:hAnsi="Times New Roman" w:cs="Times New Roman"/>
          <w:color w:val="auto"/>
        </w:rPr>
        <w:t xml:space="preserve"> a higher cost. The </w:t>
      </w:r>
      <w:proofErr w:type="spellStart"/>
      <w:r w:rsidRPr="006F1E80">
        <w:rPr>
          <w:rFonts w:ascii="Times New Roman" w:hAnsi="Times New Roman" w:cs="Times New Roman"/>
          <w:color w:val="auto"/>
        </w:rPr>
        <w:t>Cforest</w:t>
      </w:r>
      <w:proofErr w:type="spellEnd"/>
      <w:r w:rsidRPr="006F1E80">
        <w:rPr>
          <w:rFonts w:ascii="Times New Roman" w:hAnsi="Times New Roman" w:cs="Times New Roman"/>
          <w:color w:val="auto"/>
        </w:rPr>
        <w:t xml:space="preserve"> approach is better than the classical tree algorithms because the trees are unbiased and do not artificially </w:t>
      </w:r>
      <w:proofErr w:type="spellStart"/>
      <w:r w:rsidR="001B7E70" w:rsidRPr="006F1E80">
        <w:rPr>
          <w:rFonts w:ascii="Times New Roman" w:hAnsi="Times New Roman" w:cs="Times New Roman"/>
          <w:color w:val="auto"/>
        </w:rPr>
        <w:t>favo</w:t>
      </w:r>
      <w:r w:rsidR="00F5411A" w:rsidRPr="006F1E80">
        <w:rPr>
          <w:rFonts w:ascii="Times New Roman" w:hAnsi="Times New Roman" w:cs="Times New Roman"/>
          <w:color w:val="auto"/>
        </w:rPr>
        <w:t>u</w:t>
      </w:r>
      <w:r w:rsidR="001B7E70" w:rsidRPr="006F1E80">
        <w:rPr>
          <w:rFonts w:ascii="Times New Roman" w:hAnsi="Times New Roman" w:cs="Times New Roman"/>
          <w:color w:val="auto"/>
        </w:rPr>
        <w:t>r</w:t>
      </w:r>
      <w:proofErr w:type="spellEnd"/>
      <w:r w:rsidRPr="006F1E80">
        <w:rPr>
          <w:rFonts w:ascii="Times New Roman" w:hAnsi="Times New Roman" w:cs="Times New Roman"/>
          <w:color w:val="auto"/>
        </w:rPr>
        <w:t xml:space="preserve"> splits in variables with many categories or continuous variables </w:t>
      </w:r>
      <w:r w:rsidR="00CA620A" w:rsidRPr="006F1E80">
        <w:rPr>
          <w:rFonts w:ascii="Times New Roman" w:hAnsi="Times New Roman" w:cs="Times New Roman"/>
          <w:color w:val="auto"/>
        </w:rPr>
        <w:fldChar w:fldCharType="begin"/>
      </w:r>
      <w:r w:rsidR="00132D4D">
        <w:rPr>
          <w:rFonts w:ascii="Times New Roman" w:hAnsi="Times New Roman" w:cs="Times New Roman"/>
          <w:color w:val="auto"/>
        </w:rPr>
        <w:instrText xml:space="preserve"> ADDIN ZOTERO_ITEM CSL_CITATION {"citationID":"XAB9NyBz","properties":{"formattedCitation":"[22]","plainCitation":"[22]","noteIndex":0},"citationItems":[{"id":43,"uris":["http://zotero.org/users/local/2a3hGqw7/items/GI3P3ZIG"],"itemData":{"id":43,"type":"article-journal","source":"Google Scholar","title":"Party on!–A new, conditional variable importance measure for random forests available in party","URL":"https://www.r-project.org/conferences/useR-2009/slides/Strobl+Zeileis.pdf","author":[{"family":"Strobl","given":"Carolin"},{"family":"Zeileis","given":"Achim"}],"accessed":{"date-parts":[["2021",5,6]]},"issued":{"date-parts":[["2009"]]}}}],"schema":"https://github.com/citation-style-language/schema/raw/master/csl-citation.json"} </w:instrText>
      </w:r>
      <w:r w:rsidR="00CA620A" w:rsidRPr="006F1E80">
        <w:rPr>
          <w:rFonts w:ascii="Times New Roman" w:hAnsi="Times New Roman" w:cs="Times New Roman"/>
          <w:color w:val="auto"/>
        </w:rPr>
        <w:fldChar w:fldCharType="separate"/>
      </w:r>
      <w:r w:rsidR="00132D4D" w:rsidRPr="00132D4D">
        <w:rPr>
          <w:rFonts w:ascii="Times New Roman" w:hAnsi="Times New Roman" w:cs="Times New Roman"/>
        </w:rPr>
        <w:t>[22]</w:t>
      </w:r>
      <w:r w:rsidR="00CA620A" w:rsidRPr="006F1E80">
        <w:rPr>
          <w:rFonts w:ascii="Times New Roman" w:hAnsi="Times New Roman" w:cs="Times New Roman"/>
          <w:color w:val="auto"/>
        </w:rPr>
        <w:fldChar w:fldCharType="end"/>
      </w:r>
      <w:r w:rsidRPr="006F1E80">
        <w:rPr>
          <w:rFonts w:ascii="Times New Roman" w:hAnsi="Times New Roman" w:cs="Times New Roman"/>
          <w:color w:val="auto"/>
        </w:rPr>
        <w:t>.</w:t>
      </w:r>
    </w:p>
    <w:p w14:paraId="6819B301" w14:textId="77777777" w:rsidR="002224E6" w:rsidRPr="006F1E80" w:rsidRDefault="002224E6" w:rsidP="002224E6">
      <w:pPr>
        <w:pStyle w:val="Default"/>
        <w:spacing w:line="360" w:lineRule="auto"/>
        <w:rPr>
          <w:rStyle w:val="Hyperlink"/>
          <w:rFonts w:ascii="Times New Roman" w:hAnsi="Times New Roman" w:cs="Times New Roman"/>
          <w:b/>
          <w:bCs/>
          <w:i/>
          <w:color w:val="auto"/>
          <w:u w:val="none"/>
        </w:rPr>
      </w:pPr>
      <w:r w:rsidRPr="006F1E80">
        <w:rPr>
          <w:rStyle w:val="Hyperlink"/>
          <w:rFonts w:ascii="Times New Roman" w:hAnsi="Times New Roman" w:cs="Times New Roman"/>
          <w:b/>
          <w:bCs/>
          <w:i/>
          <w:color w:val="auto"/>
          <w:u w:val="none"/>
        </w:rPr>
        <w:t>Logit</w:t>
      </w:r>
    </w:p>
    <w:p w14:paraId="294B3C81" w14:textId="3E59A299" w:rsidR="005979AA" w:rsidRPr="006F1E80" w:rsidRDefault="005979AA" w:rsidP="00FF290F">
      <w:pPr>
        <w:pStyle w:val="Default"/>
        <w:spacing w:line="360" w:lineRule="auto"/>
        <w:jc w:val="both"/>
        <w:rPr>
          <w:rFonts w:ascii="Times New Roman" w:hAnsi="Times New Roman" w:cs="Times New Roman"/>
          <w:color w:val="auto"/>
        </w:rPr>
      </w:pPr>
      <w:r w:rsidRPr="006F1E80">
        <w:rPr>
          <w:rFonts w:ascii="Times New Roman" w:hAnsi="Times New Roman" w:cs="Times New Roman"/>
          <w:color w:val="auto"/>
        </w:rPr>
        <w:t xml:space="preserve">Logit, also known as logistic regression, is a statistical model that uses a logistic curve to model the probability of a particular class or event existing. Logistic regression studies the association between a categorical dependent variable and a set of independent (explanatory) variables </w:t>
      </w:r>
      <w:r w:rsidR="00830BBD" w:rsidRPr="006F1E80">
        <w:rPr>
          <w:rFonts w:ascii="Times New Roman" w:hAnsi="Times New Roman" w:cs="Times New Roman"/>
          <w:color w:val="auto"/>
        </w:rPr>
        <w:fldChar w:fldCharType="begin"/>
      </w:r>
      <w:r w:rsidR="00132D4D">
        <w:rPr>
          <w:rFonts w:ascii="Times New Roman" w:hAnsi="Times New Roman" w:cs="Times New Roman"/>
          <w:color w:val="auto"/>
        </w:rPr>
        <w:instrText xml:space="preserve"> ADDIN ZOTERO_ITEM CSL_CITATION {"citationID":"MAkJRCEn","properties":{"formattedCitation":"[23]","plainCitation":"[23]","noteIndex":0},"citationItems":[{"id":45,"uris":["http://zotero.org/users/local/2a3hGqw7/items/JHCD3ARA"],"itemData":{"id":45,"type":"article-journal","container-title":"Handbook of Statistics in Clinical Oncology","DOI":"10.1201/b11800-31","page":"471","source":"Google Scholar","title":"26 Predictive Modeling of Gene Expression Data","author":[{"family":"Hapfelmeier","given":"Alexander"},{"family":"Babatunde","given":"Waheed"},{"family":"Yahya","given":"Robert Rosenberg"},{"family":"Ulm","given":"Kurt"}],"issued":{"date-parts":[["2012"]]}}}],"schema":"https://github.com/citation-style-language/schema/raw/master/csl-citation.json"} </w:instrText>
      </w:r>
      <w:r w:rsidR="00830BBD" w:rsidRPr="006F1E80">
        <w:rPr>
          <w:rFonts w:ascii="Times New Roman" w:hAnsi="Times New Roman" w:cs="Times New Roman"/>
          <w:color w:val="auto"/>
        </w:rPr>
        <w:fldChar w:fldCharType="separate"/>
      </w:r>
      <w:r w:rsidR="00132D4D" w:rsidRPr="00132D4D">
        <w:rPr>
          <w:rFonts w:ascii="Times New Roman" w:hAnsi="Times New Roman" w:cs="Times New Roman"/>
        </w:rPr>
        <w:t>[23]</w:t>
      </w:r>
      <w:r w:rsidR="00830BBD" w:rsidRPr="006F1E80">
        <w:rPr>
          <w:rFonts w:ascii="Times New Roman" w:hAnsi="Times New Roman" w:cs="Times New Roman"/>
          <w:color w:val="auto"/>
        </w:rPr>
        <w:fldChar w:fldCharType="end"/>
      </w:r>
      <w:r w:rsidRPr="006F1E80">
        <w:rPr>
          <w:rFonts w:ascii="Times New Roman" w:hAnsi="Times New Roman" w:cs="Times New Roman"/>
          <w:color w:val="auto"/>
        </w:rPr>
        <w:t>.  Logistic regression can be binomial or multinomial. Binomial or binary logistic regression refer</w:t>
      </w:r>
      <w:r w:rsidR="00646415" w:rsidRPr="006F1E80">
        <w:rPr>
          <w:rFonts w:ascii="Times New Roman" w:hAnsi="Times New Roman" w:cs="Times New Roman"/>
          <w:color w:val="auto"/>
        </w:rPr>
        <w:t>s</w:t>
      </w:r>
      <w:r w:rsidRPr="006F1E80">
        <w:rPr>
          <w:rFonts w:ascii="Times New Roman" w:hAnsi="Times New Roman" w:cs="Times New Roman"/>
          <w:color w:val="auto"/>
        </w:rPr>
        <w:t xml:space="preserve"> to the instance in which the observed outcome can have only two possible outcomes</w:t>
      </w:r>
      <w:r w:rsidR="00F91ED5" w:rsidRPr="006F1E80">
        <w:rPr>
          <w:rFonts w:ascii="Times New Roman" w:hAnsi="Times New Roman" w:cs="Times New Roman"/>
          <w:color w:val="auto"/>
        </w:rPr>
        <w:t xml:space="preserve">. </w:t>
      </w:r>
      <w:r w:rsidRPr="006F1E80">
        <w:rPr>
          <w:rFonts w:ascii="Times New Roman" w:hAnsi="Times New Roman" w:cs="Times New Roman"/>
          <w:color w:val="auto"/>
        </w:rPr>
        <w:t>Multinomial logistic regression refers to cases where the outcome can have three or more possible types</w:t>
      </w:r>
      <w:r w:rsidR="00F91ED5" w:rsidRPr="006F1E80">
        <w:rPr>
          <w:rFonts w:ascii="Times New Roman" w:hAnsi="Times New Roman" w:cs="Times New Roman"/>
          <w:color w:val="auto"/>
        </w:rPr>
        <w:t>.</w:t>
      </w:r>
    </w:p>
    <w:p w14:paraId="24636B0A" w14:textId="33EDB662" w:rsidR="002224E6" w:rsidRPr="006F1E80" w:rsidRDefault="00DA7783" w:rsidP="005A3DFC">
      <w:pPr>
        <w:pStyle w:val="Default"/>
        <w:spacing w:before="240" w:line="360" w:lineRule="auto"/>
        <w:rPr>
          <w:rStyle w:val="Hyperlink"/>
          <w:rFonts w:ascii="Times New Roman" w:hAnsi="Times New Roman" w:cs="Times New Roman"/>
          <w:b/>
          <w:bCs/>
          <w:i/>
          <w:color w:val="auto"/>
          <w:u w:val="none"/>
        </w:rPr>
      </w:pPr>
      <w:r w:rsidRPr="006F1E80">
        <w:rPr>
          <w:rFonts w:ascii="Times New Roman" w:hAnsi="Times New Roman" w:cs="Times New Roman"/>
          <w:b/>
          <w:bCs/>
          <w:i/>
          <w:color w:val="auto"/>
        </w:rPr>
        <w:t>Random Forest</w:t>
      </w:r>
      <w:r w:rsidR="00EA727C" w:rsidRPr="006F1E80">
        <w:rPr>
          <w:rFonts w:ascii="Times New Roman" w:hAnsi="Times New Roman" w:cs="Times New Roman"/>
          <w:b/>
          <w:bCs/>
          <w:i/>
          <w:color w:val="auto"/>
        </w:rPr>
        <w:t xml:space="preserve"> (</w:t>
      </w:r>
      <w:proofErr w:type="spellStart"/>
      <w:r w:rsidR="00EA727C" w:rsidRPr="006F1E80">
        <w:rPr>
          <w:rFonts w:ascii="Times New Roman" w:hAnsi="Times New Roman" w:cs="Times New Roman"/>
          <w:b/>
          <w:bCs/>
          <w:i/>
          <w:color w:val="auto"/>
        </w:rPr>
        <w:t>Rforest</w:t>
      </w:r>
      <w:proofErr w:type="spellEnd"/>
      <w:r w:rsidR="00EA727C" w:rsidRPr="006F1E80">
        <w:rPr>
          <w:rFonts w:ascii="Times New Roman" w:hAnsi="Times New Roman" w:cs="Times New Roman"/>
          <w:b/>
          <w:bCs/>
          <w:i/>
          <w:color w:val="auto"/>
        </w:rPr>
        <w:t>)</w:t>
      </w:r>
      <w:r w:rsidRPr="006F1E80">
        <w:rPr>
          <w:rFonts w:ascii="Times New Roman" w:hAnsi="Times New Roman" w:cs="Times New Roman"/>
          <w:b/>
          <w:bCs/>
          <w:i/>
          <w:color w:val="auto"/>
        </w:rPr>
        <w:t xml:space="preserve"> </w:t>
      </w:r>
    </w:p>
    <w:p w14:paraId="1A36AAF8" w14:textId="099BC7BE" w:rsidR="005A773E" w:rsidRPr="006F1E80" w:rsidRDefault="005A773E" w:rsidP="00641A35">
      <w:pPr>
        <w:spacing w:line="360" w:lineRule="auto"/>
        <w:jc w:val="both"/>
        <w:rPr>
          <w:rFonts w:ascii="Times New Roman" w:eastAsia="Droid Sans Fallback" w:hAnsi="Times New Roman" w:cs="Times New Roman"/>
          <w:sz w:val="24"/>
          <w:szCs w:val="24"/>
          <w:lang w:val="en-US"/>
        </w:rPr>
      </w:pPr>
      <w:r w:rsidRPr="006F1E80">
        <w:rPr>
          <w:rFonts w:ascii="Times New Roman" w:eastAsia="Droid Sans Fallback" w:hAnsi="Times New Roman" w:cs="Times New Roman"/>
          <w:sz w:val="24"/>
          <w:szCs w:val="24"/>
          <w:lang w:val="en-US"/>
        </w:rPr>
        <w:t>Random forest (</w:t>
      </w:r>
      <w:proofErr w:type="spellStart"/>
      <w:r w:rsidRPr="006F1E80">
        <w:rPr>
          <w:rFonts w:ascii="Times New Roman" w:eastAsia="Droid Sans Fallback" w:hAnsi="Times New Roman" w:cs="Times New Roman"/>
          <w:sz w:val="24"/>
          <w:szCs w:val="24"/>
          <w:lang w:val="en-US"/>
        </w:rPr>
        <w:t>Rforest</w:t>
      </w:r>
      <w:proofErr w:type="spellEnd"/>
      <w:r w:rsidRPr="006F1E80">
        <w:rPr>
          <w:rFonts w:ascii="Times New Roman" w:eastAsia="Droid Sans Fallback" w:hAnsi="Times New Roman" w:cs="Times New Roman"/>
          <w:sz w:val="24"/>
          <w:szCs w:val="24"/>
          <w:lang w:val="en-US"/>
        </w:rPr>
        <w:t>) is a popular machine learning model used for classification or regression tasks. Random forest falls under a class of algorithms called bagging, which from numerous experiments have shown to outperform single tree models. It constructs multiple decision trees trained on a bootstrap dataset and aggregates the result. The idea behind this is the belief that multiple decision trees will optimally converge to the perfect decision. One significant advantage of the random forest is that it drastically decreases the model</w:t>
      </w:r>
      <w:r w:rsidR="00373200" w:rsidRPr="006F1E80">
        <w:rPr>
          <w:rFonts w:ascii="Times New Roman" w:eastAsia="Droid Sans Fallback" w:hAnsi="Times New Roman" w:cs="Times New Roman"/>
          <w:sz w:val="24"/>
          <w:szCs w:val="24"/>
          <w:lang w:val="en-US"/>
        </w:rPr>
        <w:t>’</w:t>
      </w:r>
      <w:r w:rsidRPr="006F1E80">
        <w:rPr>
          <w:rFonts w:ascii="Times New Roman" w:eastAsia="Droid Sans Fallback" w:hAnsi="Times New Roman" w:cs="Times New Roman"/>
          <w:sz w:val="24"/>
          <w:szCs w:val="24"/>
          <w:lang w:val="en-US"/>
        </w:rPr>
        <w:t xml:space="preserve">s variance without increasing the bias </w:t>
      </w:r>
      <w:r w:rsidR="00E8173F" w:rsidRPr="006F1E80">
        <w:rPr>
          <w:rFonts w:ascii="Times New Roman" w:eastAsia="Droid Sans Fallback" w:hAnsi="Times New Roman" w:cs="Times New Roman"/>
          <w:sz w:val="24"/>
          <w:szCs w:val="24"/>
          <w:lang w:val="en-US"/>
        </w:rPr>
        <w:fldChar w:fldCharType="begin"/>
      </w:r>
      <w:r w:rsidR="00132D4D">
        <w:rPr>
          <w:rFonts w:ascii="Times New Roman" w:eastAsia="Droid Sans Fallback" w:hAnsi="Times New Roman" w:cs="Times New Roman"/>
          <w:sz w:val="24"/>
          <w:szCs w:val="24"/>
          <w:lang w:val="en-US"/>
        </w:rPr>
        <w:instrText xml:space="preserve"> ADDIN ZOTERO_ITEM CSL_CITATION {"citationID":"Qlvxw0vT","properties":{"formattedCitation":"[24]","plainCitation":"[24]","noteIndex":0},"citationItems":[{"id":47,"uris":["http://zotero.org/users/local/2a3hGqw7/items/6QNT239M"],"itemData":{"id":47,"type":"article-journal","container-title":"Machine learning","issue":"1","note":"publisher: Springer","page":"5–32","source":"Google Scholar","title":"Random forests","volume":"45","author":[{"family":"Breiman","given":"Leo"}],"issued":{"date-parts":[["2001"]]}}}],"schema":"https://github.com/citation-style-language/schema/raw/master/csl-citation.json"} </w:instrText>
      </w:r>
      <w:r w:rsidR="00E8173F" w:rsidRPr="006F1E80">
        <w:rPr>
          <w:rFonts w:ascii="Times New Roman" w:eastAsia="Droid Sans Fallback" w:hAnsi="Times New Roman" w:cs="Times New Roman"/>
          <w:sz w:val="24"/>
          <w:szCs w:val="24"/>
          <w:lang w:val="en-US"/>
        </w:rPr>
        <w:fldChar w:fldCharType="separate"/>
      </w:r>
      <w:r w:rsidR="00132D4D" w:rsidRPr="00132D4D">
        <w:rPr>
          <w:rFonts w:ascii="Times New Roman" w:hAnsi="Times New Roman" w:cs="Times New Roman"/>
          <w:sz w:val="24"/>
        </w:rPr>
        <w:t>[24]</w:t>
      </w:r>
      <w:r w:rsidR="00E8173F" w:rsidRPr="006F1E80">
        <w:rPr>
          <w:rFonts w:ascii="Times New Roman" w:eastAsia="Droid Sans Fallback" w:hAnsi="Times New Roman" w:cs="Times New Roman"/>
          <w:sz w:val="24"/>
          <w:szCs w:val="24"/>
          <w:lang w:val="en-US"/>
        </w:rPr>
        <w:fldChar w:fldCharType="end"/>
      </w:r>
      <w:r w:rsidRPr="006F1E80">
        <w:rPr>
          <w:rFonts w:ascii="Times New Roman" w:eastAsia="Droid Sans Fallback" w:hAnsi="Times New Roman" w:cs="Times New Roman"/>
          <w:sz w:val="24"/>
          <w:szCs w:val="24"/>
          <w:lang w:val="en-US"/>
        </w:rPr>
        <w:t>.</w:t>
      </w:r>
    </w:p>
    <w:p w14:paraId="150E2D89" w14:textId="5E516188" w:rsidR="00FB688D" w:rsidRPr="006F1E80" w:rsidRDefault="00EB1D57" w:rsidP="002224E6">
      <w:pPr>
        <w:pStyle w:val="Default"/>
        <w:spacing w:line="360" w:lineRule="auto"/>
        <w:rPr>
          <w:rStyle w:val="Hyperlink"/>
          <w:rFonts w:ascii="Times New Roman" w:hAnsi="Times New Roman" w:cs="Times New Roman"/>
          <w:b/>
          <w:bCs/>
          <w:i/>
          <w:color w:val="auto"/>
          <w:u w:val="none"/>
        </w:rPr>
      </w:pPr>
      <w:r w:rsidRPr="006F1E80">
        <w:rPr>
          <w:rFonts w:ascii="Times New Roman" w:hAnsi="Times New Roman" w:cs="Times New Roman"/>
          <w:b/>
          <w:bCs/>
          <w:i/>
          <w:color w:val="auto"/>
        </w:rPr>
        <w:t>Support Vector Machine (</w:t>
      </w:r>
      <w:r w:rsidR="00D64386" w:rsidRPr="006F1E80">
        <w:rPr>
          <w:rStyle w:val="Hyperlink"/>
          <w:rFonts w:ascii="Times New Roman" w:hAnsi="Times New Roman" w:cs="Times New Roman"/>
          <w:b/>
          <w:bCs/>
          <w:i/>
          <w:color w:val="auto"/>
          <w:u w:val="none"/>
        </w:rPr>
        <w:t>SVM</w:t>
      </w:r>
      <w:r w:rsidRPr="006F1E80">
        <w:rPr>
          <w:rStyle w:val="Hyperlink"/>
          <w:rFonts w:ascii="Times New Roman" w:hAnsi="Times New Roman" w:cs="Times New Roman"/>
          <w:b/>
          <w:bCs/>
          <w:i/>
          <w:color w:val="auto"/>
          <w:u w:val="none"/>
        </w:rPr>
        <w:t>)</w:t>
      </w:r>
    </w:p>
    <w:p w14:paraId="61DAE445" w14:textId="6290B38B" w:rsidR="009664F2" w:rsidRPr="006F1E80" w:rsidRDefault="009664F2" w:rsidP="005B043B">
      <w:pPr>
        <w:pStyle w:val="Default"/>
        <w:spacing w:line="360" w:lineRule="auto"/>
        <w:jc w:val="both"/>
        <w:rPr>
          <w:rFonts w:ascii="Times New Roman" w:hAnsi="Times New Roman" w:cs="Times New Roman"/>
          <w:color w:val="auto"/>
        </w:rPr>
      </w:pPr>
      <w:r w:rsidRPr="006F1E80">
        <w:rPr>
          <w:rFonts w:ascii="Times New Roman" w:hAnsi="Times New Roman" w:cs="Times New Roman"/>
          <w:color w:val="auto"/>
        </w:rPr>
        <w:t xml:space="preserve">Support Vector Machine (SVM) is a supervised machine learning algorithm that uses a robust margin to separate instances into different classes. Given a set of training samples, an SVM model represents the samples as points in space so that there is a clear separation margin between them. </w:t>
      </w:r>
      <w:r w:rsidRPr="006F1E80">
        <w:rPr>
          <w:rFonts w:ascii="Times New Roman" w:hAnsi="Times New Roman" w:cs="Times New Roman"/>
          <w:color w:val="auto"/>
        </w:rPr>
        <w:lastRenderedPageBreak/>
        <w:t>New test samples are mapped into that same space and are classified based on the margin</w:t>
      </w:r>
      <w:r w:rsidR="00373200" w:rsidRPr="006F1E80">
        <w:rPr>
          <w:rFonts w:ascii="Times New Roman" w:hAnsi="Times New Roman" w:cs="Times New Roman"/>
          <w:color w:val="auto"/>
        </w:rPr>
        <w:t>’</w:t>
      </w:r>
      <w:r w:rsidRPr="006F1E80">
        <w:rPr>
          <w:rFonts w:ascii="Times New Roman" w:hAnsi="Times New Roman" w:cs="Times New Roman"/>
          <w:color w:val="auto"/>
        </w:rPr>
        <w:t>s side where they fall.</w:t>
      </w:r>
    </w:p>
    <w:p w14:paraId="5BF59E82" w14:textId="3282C945" w:rsidR="00D64386" w:rsidRPr="006F1E80" w:rsidRDefault="00C95E2D" w:rsidP="00422B81">
      <w:pPr>
        <w:pStyle w:val="Default"/>
        <w:spacing w:before="240" w:line="360" w:lineRule="auto"/>
        <w:rPr>
          <w:rStyle w:val="Hyperlink"/>
          <w:rFonts w:ascii="Times New Roman" w:hAnsi="Times New Roman" w:cs="Times New Roman"/>
          <w:b/>
          <w:bCs/>
          <w:i/>
          <w:color w:val="auto"/>
          <w:u w:val="none"/>
        </w:rPr>
      </w:pPr>
      <w:r w:rsidRPr="006F1E80">
        <w:rPr>
          <w:rFonts w:ascii="Times New Roman" w:eastAsiaTheme="minorHAnsi" w:hAnsi="Times New Roman" w:cs="Times New Roman"/>
          <w:b/>
          <w:bCs/>
          <w:i/>
          <w:color w:val="auto"/>
          <w:lang w:val="en-GB"/>
        </w:rPr>
        <w:t>Artificial Neural Network</w:t>
      </w:r>
      <w:r w:rsidR="00646415" w:rsidRPr="006F1E80">
        <w:rPr>
          <w:rFonts w:ascii="Times New Roman" w:eastAsiaTheme="minorHAnsi" w:hAnsi="Times New Roman" w:cs="Times New Roman"/>
          <w:b/>
          <w:bCs/>
          <w:i/>
          <w:color w:val="auto"/>
          <w:lang w:val="en-GB"/>
        </w:rPr>
        <w:t>s</w:t>
      </w:r>
      <w:r w:rsidRPr="006F1E80">
        <w:rPr>
          <w:rFonts w:ascii="Times New Roman" w:eastAsiaTheme="minorHAnsi" w:hAnsi="Times New Roman" w:cs="Times New Roman"/>
          <w:b/>
          <w:bCs/>
          <w:i/>
          <w:color w:val="auto"/>
          <w:lang w:val="en-GB"/>
        </w:rPr>
        <w:t xml:space="preserve"> (ANN</w:t>
      </w:r>
      <w:r w:rsidR="00B70D4B" w:rsidRPr="006F1E80">
        <w:rPr>
          <w:rFonts w:ascii="Times New Roman" w:eastAsiaTheme="minorHAnsi" w:hAnsi="Times New Roman" w:cs="Times New Roman"/>
          <w:b/>
          <w:bCs/>
          <w:i/>
          <w:color w:val="auto"/>
          <w:lang w:val="en-GB"/>
        </w:rPr>
        <w:t>s</w:t>
      </w:r>
      <w:r w:rsidRPr="006F1E80">
        <w:rPr>
          <w:rFonts w:ascii="Times New Roman" w:eastAsiaTheme="minorHAnsi" w:hAnsi="Times New Roman" w:cs="Times New Roman"/>
          <w:b/>
          <w:bCs/>
          <w:i/>
          <w:color w:val="auto"/>
          <w:lang w:val="en-GB"/>
        </w:rPr>
        <w:t>)</w:t>
      </w:r>
    </w:p>
    <w:p w14:paraId="69FFEF71" w14:textId="18BF229C" w:rsidR="009503B9" w:rsidRPr="006F1E80" w:rsidRDefault="00E00A2F" w:rsidP="005B043B">
      <w:pPr>
        <w:pStyle w:val="Default"/>
        <w:spacing w:line="360" w:lineRule="auto"/>
        <w:jc w:val="both"/>
        <w:rPr>
          <w:rFonts w:ascii="Times New Roman" w:eastAsiaTheme="minorHAnsi" w:hAnsi="Times New Roman" w:cs="Times New Roman"/>
          <w:color w:val="auto"/>
          <w:lang w:val="en-GB"/>
        </w:rPr>
      </w:pPr>
      <w:r w:rsidRPr="006F1E80">
        <w:rPr>
          <w:rFonts w:ascii="Times New Roman" w:eastAsiaTheme="minorHAnsi" w:hAnsi="Times New Roman" w:cs="Times New Roman"/>
          <w:color w:val="auto"/>
          <w:lang w:val="en-GB"/>
        </w:rPr>
        <w:t xml:space="preserve">Artificial Neural </w:t>
      </w:r>
      <w:r w:rsidR="00646415" w:rsidRPr="006F1E80">
        <w:rPr>
          <w:rFonts w:ascii="Times New Roman" w:eastAsiaTheme="minorHAnsi" w:hAnsi="Times New Roman" w:cs="Times New Roman"/>
          <w:color w:val="auto"/>
          <w:lang w:val="en-GB"/>
        </w:rPr>
        <w:t>networks</w:t>
      </w:r>
      <w:r w:rsidRPr="006F1E80">
        <w:rPr>
          <w:rFonts w:ascii="Times New Roman" w:eastAsiaTheme="minorHAnsi" w:hAnsi="Times New Roman" w:cs="Times New Roman"/>
          <w:color w:val="auto"/>
          <w:lang w:val="en-GB"/>
        </w:rPr>
        <w:t xml:space="preserve"> (ANN</w:t>
      </w:r>
      <w:r w:rsidR="00B70D4B" w:rsidRPr="006F1E80">
        <w:rPr>
          <w:rFonts w:ascii="Times New Roman" w:eastAsiaTheme="minorHAnsi" w:hAnsi="Times New Roman" w:cs="Times New Roman"/>
          <w:color w:val="auto"/>
          <w:lang w:val="en-GB"/>
        </w:rPr>
        <w:t>s</w:t>
      </w:r>
      <w:r w:rsidRPr="006F1E80">
        <w:rPr>
          <w:rFonts w:ascii="Times New Roman" w:eastAsiaTheme="minorHAnsi" w:hAnsi="Times New Roman" w:cs="Times New Roman"/>
          <w:color w:val="auto"/>
          <w:lang w:val="en-GB"/>
        </w:rPr>
        <w:t xml:space="preserve">) are computational networks mainly inspired by biological neurons </w:t>
      </w:r>
      <w:r w:rsidR="00EB643A" w:rsidRPr="006F1E80">
        <w:rPr>
          <w:rFonts w:ascii="Times New Roman" w:eastAsiaTheme="minorHAnsi" w:hAnsi="Times New Roman" w:cs="Times New Roman"/>
          <w:color w:val="auto"/>
          <w:lang w:val="en-GB"/>
        </w:rPr>
        <w:fldChar w:fldCharType="begin"/>
      </w:r>
      <w:r w:rsidR="00132D4D">
        <w:rPr>
          <w:rFonts w:ascii="Times New Roman" w:eastAsiaTheme="minorHAnsi" w:hAnsi="Times New Roman" w:cs="Times New Roman"/>
          <w:color w:val="auto"/>
          <w:lang w:val="en-GB"/>
        </w:rPr>
        <w:instrText xml:space="preserve"> ADDIN ZOTERO_ITEM CSL_CITATION {"citationID":"3pbAFosP","properties":{"formattedCitation":"[25]","plainCitation":"[25]","noteIndex":0},"citationItems":[{"id":52,"uris":["http://zotero.org/users/local/2a3hGqw7/items/R8UITY8W"],"itemData":{"id":52,"type":"article-journal","container-title":"Artificial Neural Networks","note":"publisher: Springer","page":"14–22","source":"Google Scholar","title":"Overview of artificial neural networks","author":[{"family":"Zou","given":"Jinming"},{"family":"Han","given":"Yi"},{"family":"So","given":"Sung-Sau"}],"issued":{"date-parts":[["2008"]]}}}],"schema":"https://github.com/citation-style-language/schema/raw/master/csl-citation.json"} </w:instrText>
      </w:r>
      <w:r w:rsidR="00EB643A" w:rsidRPr="006F1E80">
        <w:rPr>
          <w:rFonts w:ascii="Times New Roman" w:eastAsiaTheme="minorHAnsi" w:hAnsi="Times New Roman" w:cs="Times New Roman"/>
          <w:color w:val="auto"/>
          <w:lang w:val="en-GB"/>
        </w:rPr>
        <w:fldChar w:fldCharType="separate"/>
      </w:r>
      <w:r w:rsidR="00132D4D" w:rsidRPr="00132D4D">
        <w:rPr>
          <w:rFonts w:ascii="Times New Roman" w:hAnsi="Times New Roman" w:cs="Times New Roman"/>
        </w:rPr>
        <w:t>[25]</w:t>
      </w:r>
      <w:r w:rsidR="00EB643A" w:rsidRPr="006F1E80">
        <w:rPr>
          <w:rFonts w:ascii="Times New Roman" w:eastAsiaTheme="minorHAnsi" w:hAnsi="Times New Roman" w:cs="Times New Roman"/>
          <w:color w:val="auto"/>
          <w:lang w:val="en-GB"/>
        </w:rPr>
        <w:fldChar w:fldCharType="end"/>
      </w:r>
      <w:r w:rsidRPr="006F1E80">
        <w:rPr>
          <w:rFonts w:ascii="Times New Roman" w:eastAsiaTheme="minorHAnsi" w:hAnsi="Times New Roman" w:cs="Times New Roman"/>
          <w:color w:val="auto"/>
          <w:lang w:val="en-GB"/>
        </w:rPr>
        <w:t>. It represents a collection of co</w:t>
      </w:r>
      <w:r w:rsidR="00DD7B89" w:rsidRPr="006F1E80">
        <w:rPr>
          <w:rFonts w:ascii="Times New Roman" w:eastAsiaTheme="minorHAnsi" w:hAnsi="Times New Roman" w:cs="Times New Roman"/>
          <w:color w:val="auto"/>
          <w:lang w:val="en-GB"/>
        </w:rPr>
        <w:t>nnected computation units</w:t>
      </w:r>
      <w:r w:rsidRPr="006F1E80">
        <w:rPr>
          <w:rFonts w:ascii="Times New Roman" w:eastAsiaTheme="minorHAnsi" w:hAnsi="Times New Roman" w:cs="Times New Roman"/>
          <w:color w:val="auto"/>
          <w:lang w:val="en-GB"/>
        </w:rPr>
        <w:t xml:space="preserve"> where each unit provides the input to the next unit in the chain. ANNs mainly used an unstructured supervised learning task and have shown great success compared to traditional tree algorithms. One of the reasons for its success is that artificial neural network</w:t>
      </w:r>
      <w:r w:rsidR="00646415" w:rsidRPr="006F1E80">
        <w:rPr>
          <w:rFonts w:ascii="Times New Roman" w:eastAsiaTheme="minorHAnsi" w:hAnsi="Times New Roman" w:cs="Times New Roman"/>
          <w:color w:val="auto"/>
          <w:lang w:val="en-GB"/>
        </w:rPr>
        <w:t>s</w:t>
      </w:r>
      <w:r w:rsidRPr="006F1E80">
        <w:rPr>
          <w:rFonts w:ascii="Times New Roman" w:eastAsiaTheme="minorHAnsi" w:hAnsi="Times New Roman" w:cs="Times New Roman"/>
          <w:color w:val="auto"/>
          <w:lang w:val="en-GB"/>
        </w:rPr>
        <w:t xml:space="preserve"> can accurately extract features from unstructured data without humans</w:t>
      </w:r>
      <w:r w:rsidR="00373200" w:rsidRPr="006F1E80">
        <w:rPr>
          <w:rFonts w:ascii="Times New Roman" w:eastAsiaTheme="minorHAnsi" w:hAnsi="Times New Roman" w:cs="Times New Roman"/>
          <w:color w:val="auto"/>
          <w:lang w:val="en-GB"/>
        </w:rPr>
        <w:t>’</w:t>
      </w:r>
      <w:r w:rsidRPr="006F1E80">
        <w:rPr>
          <w:rFonts w:ascii="Times New Roman" w:eastAsiaTheme="minorHAnsi" w:hAnsi="Times New Roman" w:cs="Times New Roman"/>
          <w:color w:val="auto"/>
          <w:lang w:val="en-GB"/>
        </w:rPr>
        <w:t xml:space="preserve"> intervention and accurately learn and simulate high dimensional, non-linear data without prior knowledge. Generally, ANN</w:t>
      </w:r>
      <w:r w:rsidR="00B70D4B" w:rsidRPr="006F1E80">
        <w:rPr>
          <w:rFonts w:ascii="Times New Roman" w:eastAsiaTheme="minorHAnsi" w:hAnsi="Times New Roman" w:cs="Times New Roman"/>
          <w:color w:val="auto"/>
          <w:lang w:val="en-GB"/>
        </w:rPr>
        <w:t>s</w:t>
      </w:r>
      <w:r w:rsidRPr="006F1E80">
        <w:rPr>
          <w:rFonts w:ascii="Times New Roman" w:eastAsiaTheme="minorHAnsi" w:hAnsi="Times New Roman" w:cs="Times New Roman"/>
          <w:color w:val="auto"/>
          <w:lang w:val="en-GB"/>
        </w:rPr>
        <w:t xml:space="preserve"> are arranged in layers: an input layer, one or more hidden layers, and the output layer </w:t>
      </w:r>
      <w:r w:rsidR="00B87641" w:rsidRPr="006F1E80">
        <w:rPr>
          <w:rFonts w:ascii="Times New Roman" w:eastAsiaTheme="minorHAnsi" w:hAnsi="Times New Roman" w:cs="Times New Roman"/>
          <w:color w:val="auto"/>
          <w:lang w:val="en-GB"/>
        </w:rPr>
        <w:fldChar w:fldCharType="begin"/>
      </w:r>
      <w:r w:rsidR="00132D4D">
        <w:rPr>
          <w:rFonts w:ascii="Times New Roman" w:eastAsiaTheme="minorHAnsi" w:hAnsi="Times New Roman" w:cs="Times New Roman"/>
          <w:color w:val="auto"/>
          <w:lang w:val="en-GB"/>
        </w:rPr>
        <w:instrText xml:space="preserve"> ADDIN ZOTERO_ITEM CSL_CITATION {"citationID":"i2zOGNb2","properties":{"formattedCitation":"[26]","plainCitation":"[26]","noteIndex":0},"citationItems":[{"id":54,"uris":["http://zotero.org/users/local/2a3hGqw7/items/S454X2BG"],"itemData":{"id":54,"type":"article-journal","container-title":"Annals. Computer Science Series","issue":"1","page":"39–58","source":"Google Scholar","title":"A fast algorithm to construct neural networks classification models with high-dimensional genomic data","volume":"10","author":[{"family":"Yahya","given":"Waheed Babatunde"},{"family":"Oladiipo","given":"Morolake Oladayo"},{"family":"Jolayemi","given":"Emmanuel Teju"}],"issued":{"date-parts":[["2012"]]}}}],"schema":"https://github.com/citation-style-language/schema/raw/master/csl-citation.json"} </w:instrText>
      </w:r>
      <w:r w:rsidR="00B87641" w:rsidRPr="006F1E80">
        <w:rPr>
          <w:rFonts w:ascii="Times New Roman" w:eastAsiaTheme="minorHAnsi" w:hAnsi="Times New Roman" w:cs="Times New Roman"/>
          <w:color w:val="auto"/>
          <w:lang w:val="en-GB"/>
        </w:rPr>
        <w:fldChar w:fldCharType="separate"/>
      </w:r>
      <w:r w:rsidR="00132D4D" w:rsidRPr="00132D4D">
        <w:rPr>
          <w:rFonts w:ascii="Times New Roman" w:hAnsi="Times New Roman" w:cs="Times New Roman"/>
        </w:rPr>
        <w:t>[26]</w:t>
      </w:r>
      <w:r w:rsidR="00B87641" w:rsidRPr="006F1E80">
        <w:rPr>
          <w:rFonts w:ascii="Times New Roman" w:eastAsiaTheme="minorHAnsi" w:hAnsi="Times New Roman" w:cs="Times New Roman"/>
          <w:color w:val="auto"/>
          <w:lang w:val="en-GB"/>
        </w:rPr>
        <w:fldChar w:fldCharType="end"/>
      </w:r>
      <w:r w:rsidRPr="006F1E80">
        <w:rPr>
          <w:rFonts w:ascii="Times New Roman" w:eastAsiaTheme="minorHAnsi" w:hAnsi="Times New Roman" w:cs="Times New Roman"/>
          <w:color w:val="auto"/>
          <w:lang w:val="en-GB"/>
        </w:rPr>
        <w:t>.</w:t>
      </w:r>
    </w:p>
    <w:p w14:paraId="658E44C2" w14:textId="3380BEB4" w:rsidR="00BB653A" w:rsidRPr="006F1E80" w:rsidRDefault="00C95E2D" w:rsidP="005A3DFC">
      <w:pPr>
        <w:pStyle w:val="Default"/>
        <w:spacing w:before="240" w:line="360" w:lineRule="auto"/>
        <w:jc w:val="both"/>
        <w:rPr>
          <w:rFonts w:ascii="Times New Roman" w:hAnsi="Times New Roman" w:cs="Times New Roman"/>
          <w:b/>
          <w:bCs/>
          <w:i/>
          <w:color w:val="auto"/>
        </w:rPr>
      </w:pPr>
      <w:r w:rsidRPr="006F1E80">
        <w:rPr>
          <w:rFonts w:ascii="Times New Roman" w:hAnsi="Times New Roman" w:cs="Times New Roman"/>
          <w:b/>
          <w:bCs/>
          <w:i/>
          <w:color w:val="auto"/>
        </w:rPr>
        <w:t>The k</w:t>
      </w:r>
      <w:r w:rsidR="00B43499" w:rsidRPr="006F1E80">
        <w:rPr>
          <w:rFonts w:ascii="Times New Roman" w:hAnsi="Times New Roman" w:cs="Times New Roman"/>
          <w:b/>
          <w:bCs/>
          <w:i/>
          <w:color w:val="auto"/>
        </w:rPr>
        <w:t xml:space="preserve">-Nearest </w:t>
      </w:r>
      <w:proofErr w:type="spellStart"/>
      <w:r w:rsidRPr="006F1E80">
        <w:rPr>
          <w:rFonts w:ascii="Times New Roman" w:hAnsi="Times New Roman" w:cs="Times New Roman"/>
          <w:b/>
          <w:bCs/>
          <w:i/>
          <w:color w:val="auto"/>
        </w:rPr>
        <w:t>N</w:t>
      </w:r>
      <w:r w:rsidR="00B43499" w:rsidRPr="006F1E80">
        <w:rPr>
          <w:rFonts w:ascii="Times New Roman" w:hAnsi="Times New Roman" w:cs="Times New Roman"/>
          <w:b/>
          <w:bCs/>
          <w:i/>
          <w:color w:val="auto"/>
        </w:rPr>
        <w:t>eighbo</w:t>
      </w:r>
      <w:r w:rsidRPr="006F1E80">
        <w:rPr>
          <w:rFonts w:ascii="Times New Roman" w:hAnsi="Times New Roman" w:cs="Times New Roman"/>
          <w:b/>
          <w:bCs/>
          <w:i/>
          <w:color w:val="auto"/>
        </w:rPr>
        <w:t>u</w:t>
      </w:r>
      <w:r w:rsidR="00B43499" w:rsidRPr="006F1E80">
        <w:rPr>
          <w:rFonts w:ascii="Times New Roman" w:hAnsi="Times New Roman" w:cs="Times New Roman"/>
          <w:b/>
          <w:bCs/>
          <w:i/>
          <w:color w:val="auto"/>
        </w:rPr>
        <w:t>r</w:t>
      </w:r>
      <w:proofErr w:type="spellEnd"/>
      <w:r w:rsidR="00B43499" w:rsidRPr="006F1E80">
        <w:rPr>
          <w:rFonts w:ascii="Times New Roman" w:hAnsi="Times New Roman" w:cs="Times New Roman"/>
          <w:b/>
          <w:bCs/>
          <w:i/>
          <w:color w:val="auto"/>
        </w:rPr>
        <w:t xml:space="preserve"> (</w:t>
      </w:r>
      <w:proofErr w:type="spellStart"/>
      <w:r w:rsidR="00F94B19" w:rsidRPr="006F1E80">
        <w:rPr>
          <w:rFonts w:ascii="Times New Roman" w:hAnsi="Times New Roman" w:cs="Times New Roman"/>
          <w:b/>
          <w:bCs/>
          <w:i/>
          <w:color w:val="auto"/>
        </w:rPr>
        <w:t>kNN</w:t>
      </w:r>
      <w:proofErr w:type="spellEnd"/>
      <w:r w:rsidR="00B43499" w:rsidRPr="006F1E80">
        <w:rPr>
          <w:rFonts w:ascii="Times New Roman" w:hAnsi="Times New Roman" w:cs="Times New Roman"/>
          <w:b/>
          <w:bCs/>
          <w:i/>
          <w:color w:val="auto"/>
        </w:rPr>
        <w:t>)</w:t>
      </w:r>
    </w:p>
    <w:p w14:paraId="6EAACE59" w14:textId="7C257820" w:rsidR="000E0AAE" w:rsidRPr="006F1E80" w:rsidRDefault="000E0AAE" w:rsidP="00F70825">
      <w:pPr>
        <w:pStyle w:val="Default"/>
        <w:spacing w:after="240" w:line="360" w:lineRule="auto"/>
        <w:jc w:val="both"/>
        <w:rPr>
          <w:rFonts w:ascii="Times New Roman" w:hAnsi="Times New Roman" w:cs="Times New Roman"/>
          <w:color w:val="auto"/>
        </w:rPr>
      </w:pPr>
      <w:r w:rsidRPr="006F1E80">
        <w:rPr>
          <w:rFonts w:ascii="Times New Roman" w:hAnsi="Times New Roman" w:cs="Times New Roman"/>
          <w:color w:val="auto"/>
        </w:rPr>
        <w:t xml:space="preserve">The k-Nearest </w:t>
      </w:r>
      <w:proofErr w:type="spellStart"/>
      <w:r w:rsidRPr="006F1E80">
        <w:rPr>
          <w:rFonts w:ascii="Times New Roman" w:hAnsi="Times New Roman" w:cs="Times New Roman"/>
          <w:color w:val="auto"/>
        </w:rPr>
        <w:t>Neighbour</w:t>
      </w:r>
      <w:proofErr w:type="spellEnd"/>
      <w:r w:rsidRPr="006F1E80">
        <w:rPr>
          <w:rFonts w:ascii="Times New Roman" w:hAnsi="Times New Roman" w:cs="Times New Roman"/>
          <w:color w:val="auto"/>
        </w:rPr>
        <w:t xml:space="preserve"> (</w:t>
      </w:r>
      <w:proofErr w:type="spellStart"/>
      <w:r w:rsidRPr="006F1E80">
        <w:rPr>
          <w:rFonts w:ascii="Times New Roman" w:hAnsi="Times New Roman" w:cs="Times New Roman"/>
          <w:color w:val="auto"/>
        </w:rPr>
        <w:t>kNN</w:t>
      </w:r>
      <w:proofErr w:type="spellEnd"/>
      <w:r w:rsidRPr="006F1E80">
        <w:rPr>
          <w:rFonts w:ascii="Times New Roman" w:hAnsi="Times New Roman" w:cs="Times New Roman"/>
          <w:color w:val="auto"/>
        </w:rPr>
        <w:t xml:space="preserve">) is perhaps the simplest, most popular, highly efficient, and intuitive algorithm for pattern recognition </w:t>
      </w:r>
      <w:r w:rsidR="0053507E" w:rsidRPr="006F1E80">
        <w:rPr>
          <w:rFonts w:ascii="Times New Roman" w:hAnsi="Times New Roman" w:cs="Times New Roman"/>
          <w:color w:val="auto"/>
        </w:rPr>
        <w:fldChar w:fldCharType="begin"/>
      </w:r>
      <w:r w:rsidR="00132D4D">
        <w:rPr>
          <w:rFonts w:ascii="Times New Roman" w:hAnsi="Times New Roman" w:cs="Times New Roman"/>
          <w:color w:val="auto"/>
        </w:rPr>
        <w:instrText xml:space="preserve"> ADDIN ZOTERO_ITEM CSL_CITATION {"citationID":"FeQfgNOk","properties":{"formattedCitation":"[27]","plainCitation":"[27]","noteIndex":0},"citationItems":[{"id":56,"uris":["http://zotero.org/users/local/2a3hGqw7/items/3FC23HXQ"],"itemData":{"id":56,"type":"article-journal","container-title":"International Journal of artificial intelligence","issue":"S11","page":"19–47","source":"Google Scholar","title":"K-SS: A sequential feature selection and prediction method in microarray study","title-short":"K-SS","volume":"6","author":[{"family":"Yahya","given":"Waheed Babatunde"},{"family":"Ulm","given":"Kurt"},{"family":"Ludwig","given":"F."},{"family":"Hapflemeir","given":"A."}],"issued":{"date-parts":[["2011"]]}}}],"schema":"https://github.com/citation-style-language/schema/raw/master/csl-citation.json"} </w:instrText>
      </w:r>
      <w:r w:rsidR="0053507E" w:rsidRPr="006F1E80">
        <w:rPr>
          <w:rFonts w:ascii="Times New Roman" w:hAnsi="Times New Roman" w:cs="Times New Roman"/>
          <w:color w:val="auto"/>
        </w:rPr>
        <w:fldChar w:fldCharType="separate"/>
      </w:r>
      <w:r w:rsidR="00132D4D" w:rsidRPr="00132D4D">
        <w:rPr>
          <w:rFonts w:ascii="Times New Roman" w:hAnsi="Times New Roman" w:cs="Times New Roman"/>
        </w:rPr>
        <w:t>[27]</w:t>
      </w:r>
      <w:r w:rsidR="0053507E" w:rsidRPr="006F1E80">
        <w:rPr>
          <w:rFonts w:ascii="Times New Roman" w:hAnsi="Times New Roman" w:cs="Times New Roman"/>
          <w:color w:val="auto"/>
        </w:rPr>
        <w:fldChar w:fldCharType="end"/>
      </w:r>
      <w:r w:rsidRPr="006F1E80">
        <w:rPr>
          <w:rFonts w:ascii="Times New Roman" w:hAnsi="Times New Roman" w:cs="Times New Roman"/>
          <w:color w:val="auto"/>
        </w:rPr>
        <w:t xml:space="preserve">. The strategy for predicting </w:t>
      </w:r>
      <w:r w:rsidR="00DD7B89" w:rsidRPr="006F1E80">
        <w:rPr>
          <w:rFonts w:ascii="Times New Roman" w:hAnsi="Times New Roman" w:cs="Times New Roman"/>
          <w:color w:val="auto"/>
        </w:rPr>
        <w:t>an observation class</w:t>
      </w:r>
      <w:r w:rsidRPr="006F1E80">
        <w:rPr>
          <w:rFonts w:ascii="Times New Roman" w:hAnsi="Times New Roman" w:cs="Times New Roman"/>
          <w:color w:val="auto"/>
        </w:rPr>
        <w:t xml:space="preserve"> is to identify the k closest </w:t>
      </w:r>
      <w:proofErr w:type="spellStart"/>
      <w:r w:rsidRPr="006F1E80">
        <w:rPr>
          <w:rFonts w:ascii="Times New Roman" w:hAnsi="Times New Roman" w:cs="Times New Roman"/>
          <w:color w:val="auto"/>
        </w:rPr>
        <w:t>neighbours</w:t>
      </w:r>
      <w:proofErr w:type="spellEnd"/>
      <w:r w:rsidRPr="006F1E80">
        <w:rPr>
          <w:rFonts w:ascii="Times New Roman" w:hAnsi="Times New Roman" w:cs="Times New Roman"/>
          <w:color w:val="auto"/>
        </w:rPr>
        <w:t xml:space="preserve"> from the training dataset and then assign the class with the most prevalent class among its nearest </w:t>
      </w:r>
      <w:proofErr w:type="spellStart"/>
      <w:r w:rsidRPr="006F1E80">
        <w:rPr>
          <w:rFonts w:ascii="Times New Roman" w:hAnsi="Times New Roman" w:cs="Times New Roman"/>
          <w:color w:val="auto"/>
        </w:rPr>
        <w:t>neighbours</w:t>
      </w:r>
      <w:proofErr w:type="spellEnd"/>
      <w:r w:rsidRPr="006F1E80">
        <w:rPr>
          <w:rFonts w:ascii="Times New Roman" w:hAnsi="Times New Roman" w:cs="Times New Roman"/>
          <w:color w:val="auto"/>
        </w:rPr>
        <w:t xml:space="preserve">. The </w:t>
      </w:r>
      <w:proofErr w:type="spellStart"/>
      <w:r w:rsidRPr="006F1E80">
        <w:rPr>
          <w:rFonts w:ascii="Times New Roman" w:hAnsi="Times New Roman" w:cs="Times New Roman"/>
          <w:color w:val="auto"/>
        </w:rPr>
        <w:t>kNN</w:t>
      </w:r>
      <w:proofErr w:type="spellEnd"/>
      <w:r w:rsidRPr="006F1E80">
        <w:rPr>
          <w:rFonts w:ascii="Times New Roman" w:hAnsi="Times New Roman" w:cs="Times New Roman"/>
          <w:color w:val="auto"/>
        </w:rPr>
        <w:t xml:space="preserve"> works well with a small number of input variables (p) but struggles when the number of inputs (features) is large </w:t>
      </w:r>
      <w:r w:rsidR="0081758A" w:rsidRPr="006F1E80">
        <w:rPr>
          <w:rFonts w:ascii="Times New Roman" w:hAnsi="Times New Roman" w:cs="Times New Roman"/>
          <w:color w:val="auto"/>
        </w:rPr>
        <w:fldChar w:fldCharType="begin"/>
      </w:r>
      <w:r w:rsidR="00132D4D">
        <w:rPr>
          <w:rFonts w:ascii="Times New Roman" w:hAnsi="Times New Roman" w:cs="Times New Roman"/>
          <w:color w:val="auto"/>
        </w:rPr>
        <w:instrText xml:space="preserve"> ADDIN ZOTERO_ITEM CSL_CITATION {"citationID":"58OlSgBC","properties":{"formattedCitation":"[28]","plainCitation":"[28]","noteIndex":0},"citationItems":[{"id":57,"uris":["http://zotero.org/users/local/2a3hGqw7/items/Y9J4D4E8"],"itemData":{"id":57,"type":"paper-conference","container-title":"2011 15th Panhellenic Conference on Informatics","page":"41–45","publisher":"IEEE","source":"Google Scholar","title":"The effects of dimensionality curse in high dimensional knn search","author":[{"family":"Kouiroukidis","given":"Nikolaos"},{"family":"Evangelidis","given":"Georgios"}],"issued":{"date-parts":[["2011"]]}}}],"schema":"https://github.com/citation-style-language/schema/raw/master/csl-citation.json"} </w:instrText>
      </w:r>
      <w:r w:rsidR="0081758A" w:rsidRPr="006F1E80">
        <w:rPr>
          <w:rFonts w:ascii="Times New Roman" w:hAnsi="Times New Roman" w:cs="Times New Roman"/>
          <w:color w:val="auto"/>
        </w:rPr>
        <w:fldChar w:fldCharType="separate"/>
      </w:r>
      <w:r w:rsidR="00132D4D" w:rsidRPr="00132D4D">
        <w:rPr>
          <w:rFonts w:ascii="Times New Roman" w:hAnsi="Times New Roman" w:cs="Times New Roman"/>
        </w:rPr>
        <w:t>[28]</w:t>
      </w:r>
      <w:r w:rsidR="0081758A" w:rsidRPr="006F1E80">
        <w:rPr>
          <w:rFonts w:ascii="Times New Roman" w:hAnsi="Times New Roman" w:cs="Times New Roman"/>
          <w:color w:val="auto"/>
        </w:rPr>
        <w:fldChar w:fldCharType="end"/>
      </w:r>
      <w:r w:rsidRPr="006F1E80">
        <w:rPr>
          <w:rFonts w:ascii="Times New Roman" w:hAnsi="Times New Roman" w:cs="Times New Roman"/>
          <w:color w:val="auto"/>
        </w:rPr>
        <w:t xml:space="preserve">. The </w:t>
      </w:r>
      <w:proofErr w:type="spellStart"/>
      <w:r w:rsidRPr="006F1E80">
        <w:rPr>
          <w:rFonts w:ascii="Times New Roman" w:hAnsi="Times New Roman" w:cs="Times New Roman"/>
          <w:color w:val="auto"/>
        </w:rPr>
        <w:t>kNN</w:t>
      </w:r>
      <w:proofErr w:type="spellEnd"/>
      <w:r w:rsidRPr="006F1E80">
        <w:rPr>
          <w:rFonts w:ascii="Times New Roman" w:hAnsi="Times New Roman" w:cs="Times New Roman"/>
          <w:color w:val="auto"/>
        </w:rPr>
        <w:t xml:space="preserve"> does not have a training phase; hence it is referred to as a lazy learner. We can implement </w:t>
      </w:r>
      <w:proofErr w:type="spellStart"/>
      <w:r w:rsidRPr="006F1E80">
        <w:rPr>
          <w:rFonts w:ascii="Times New Roman" w:hAnsi="Times New Roman" w:cs="Times New Roman"/>
          <w:color w:val="auto"/>
        </w:rPr>
        <w:t>kNN</w:t>
      </w:r>
      <w:proofErr w:type="spellEnd"/>
      <w:r w:rsidRPr="006F1E80">
        <w:rPr>
          <w:rFonts w:ascii="Times New Roman" w:hAnsi="Times New Roman" w:cs="Times New Roman"/>
          <w:color w:val="auto"/>
        </w:rPr>
        <w:t xml:space="preserve"> for both the classification and regression problems.</w:t>
      </w:r>
    </w:p>
    <w:p w14:paraId="35AD194B" w14:textId="77777777" w:rsidR="002E6F09" w:rsidRPr="006F1E80" w:rsidRDefault="00796128" w:rsidP="00F70825">
      <w:pPr>
        <w:pStyle w:val="NormalWeb"/>
        <w:shd w:val="clear" w:color="auto" w:fill="FFFFFF"/>
        <w:spacing w:before="0" w:beforeAutospacing="0" w:after="0" w:afterAutospacing="0" w:line="360" w:lineRule="auto"/>
        <w:jc w:val="both"/>
        <w:textAlignment w:val="baseline"/>
        <w:rPr>
          <w:b/>
          <w:bCs/>
          <w:i/>
        </w:rPr>
      </w:pPr>
      <w:r w:rsidRPr="006F1E80">
        <w:rPr>
          <w:b/>
          <w:bCs/>
          <w:i/>
        </w:rPr>
        <w:t>Linear Discriminant Analysis (LDA)</w:t>
      </w:r>
    </w:p>
    <w:p w14:paraId="6C8C2F5B" w14:textId="20DA14B0" w:rsidR="00C94E0D" w:rsidRPr="006F1E80" w:rsidRDefault="00C94E0D" w:rsidP="0099711F">
      <w:pPr>
        <w:pStyle w:val="NormalWeb"/>
        <w:shd w:val="clear" w:color="auto" w:fill="FFFFFF"/>
        <w:spacing w:before="0" w:beforeAutospacing="0" w:after="288" w:afterAutospacing="0" w:line="360" w:lineRule="auto"/>
        <w:jc w:val="both"/>
        <w:textAlignment w:val="baseline"/>
      </w:pPr>
      <w:r w:rsidRPr="006F1E80">
        <w:t xml:space="preserve">Linear Discriminant Analysis (LDA) is a statistical predictive classification method that assigns an unknown class label to one of the classes based on a multivariate observation </w:t>
      </w:r>
      <w:r w:rsidR="009B21A8" w:rsidRPr="006F1E80">
        <w:fldChar w:fldCharType="begin"/>
      </w:r>
      <w:r w:rsidR="00132D4D">
        <w:instrText xml:space="preserve"> ADDIN ZOTERO_ITEM CSL_CITATION {"citationID":"pSOkgUnZ","properties":{"formattedCitation":"[29]","plainCitation":"[29]","noteIndex":0},"citationItems":[{"id":59,"uris":["http://zotero.org/users/local/2a3hGqw7/items/CI6PJFSN"],"itemData":{"id":59,"type":"book","publisher":"John Wiley &amp; Sons","source":"Google Scholar","title":"Discriminant analysis and statistical pattern recognition","volume":"544","author":[{"family":"McLachlan","given":"Geoffrey J."}],"issued":{"date-parts":[["2004"]]}}}],"schema":"https://github.com/citation-style-language/schema/raw/master/csl-citation.json"} </w:instrText>
      </w:r>
      <w:r w:rsidR="009B21A8" w:rsidRPr="006F1E80">
        <w:fldChar w:fldCharType="separate"/>
      </w:r>
      <w:r w:rsidR="00132D4D" w:rsidRPr="00132D4D">
        <w:t>[29]</w:t>
      </w:r>
      <w:r w:rsidR="009B21A8" w:rsidRPr="006F1E80">
        <w:fldChar w:fldCharType="end"/>
      </w:r>
      <w:r w:rsidRPr="006F1E80">
        <w:t xml:space="preserve">. LDA finds a linear combination of features that separates two or more classes of observations and makes some simplifying assumptions about the data—normally distributed data, statistically independent features, and identical covariance matrices for every class. LDA makes predictions by estimating the probability that a new set of inputs belongs to each class, and the class that gets the highest probability is the output class. The model uses Bayes Theorem to estimate the probabilities </w:t>
      </w:r>
      <w:r w:rsidR="009B21A8" w:rsidRPr="006F1E80">
        <w:fldChar w:fldCharType="begin"/>
      </w:r>
      <w:r w:rsidR="00132D4D">
        <w:instrText xml:space="preserve"> ADDIN ZOTERO_ITEM CSL_CITATION {"citationID":"NGEh7Tg4","properties":{"formattedCitation":"[30]","plainCitation":"[30]","noteIndex":0},"citationItems":[{"id":61,"uris":["http://zotero.org/users/local/2a3hGqw7/items/TCKHDI74"],"itemData":{"id":61,"type":"book","publisher":"Machine Learning Mastery","source":"Google Scholar","title":"Master Machine Learning Algorithms: discover how they work and implement them from scratch","title-short":"Master Machine Learning Algorithms","author":[{"family":"Brownlee","given":"Jason"}],"issued":{"date-parts":[["2016"]]}}}],"schema":"https://github.com/citation-style-language/schema/raw/master/csl-citation.json"} </w:instrText>
      </w:r>
      <w:r w:rsidR="009B21A8" w:rsidRPr="006F1E80">
        <w:fldChar w:fldCharType="separate"/>
      </w:r>
      <w:r w:rsidR="00132D4D" w:rsidRPr="00132D4D">
        <w:t>[30]</w:t>
      </w:r>
      <w:r w:rsidR="009B21A8" w:rsidRPr="006F1E80">
        <w:fldChar w:fldCharType="end"/>
      </w:r>
      <w:r w:rsidRPr="006F1E80">
        <w:t>.</w:t>
      </w:r>
    </w:p>
    <w:p w14:paraId="408BB177" w14:textId="77777777" w:rsidR="00205BD1" w:rsidRPr="006F1E80" w:rsidRDefault="00893CBB" w:rsidP="00205BD1">
      <w:pPr>
        <w:pStyle w:val="Default"/>
        <w:spacing w:line="360" w:lineRule="auto"/>
        <w:rPr>
          <w:rStyle w:val="Hyperlink"/>
          <w:rFonts w:ascii="Times New Roman" w:hAnsi="Times New Roman" w:cs="Times New Roman"/>
          <w:b/>
          <w:bCs/>
          <w:i/>
          <w:color w:val="auto"/>
          <w:u w:val="none"/>
        </w:rPr>
      </w:pPr>
      <w:r w:rsidRPr="006F1E80">
        <w:rPr>
          <w:rStyle w:val="Hyperlink"/>
          <w:rFonts w:ascii="Times New Roman" w:hAnsi="Times New Roman" w:cs="Times New Roman"/>
          <w:b/>
          <w:bCs/>
          <w:i/>
          <w:color w:val="auto"/>
          <w:u w:val="none"/>
        </w:rPr>
        <w:t>N</w:t>
      </w:r>
      <w:r w:rsidR="00576ED5" w:rsidRPr="006F1E80">
        <w:rPr>
          <w:rStyle w:val="Hyperlink"/>
          <w:rFonts w:ascii="Times New Roman" w:hAnsi="Times New Roman" w:cs="Times New Roman"/>
          <w:b/>
          <w:bCs/>
          <w:i/>
          <w:color w:val="auto"/>
          <w:u w:val="none"/>
        </w:rPr>
        <w:t>ai</w:t>
      </w:r>
      <w:r w:rsidRPr="006F1E80">
        <w:rPr>
          <w:rStyle w:val="Hyperlink"/>
          <w:rFonts w:ascii="Times New Roman" w:hAnsi="Times New Roman" w:cs="Times New Roman"/>
          <w:b/>
          <w:bCs/>
          <w:i/>
          <w:color w:val="auto"/>
          <w:u w:val="none"/>
        </w:rPr>
        <w:t xml:space="preserve">ve </w:t>
      </w:r>
      <w:r w:rsidR="0086219D" w:rsidRPr="006F1E80">
        <w:rPr>
          <w:rStyle w:val="Hyperlink"/>
          <w:rFonts w:ascii="Times New Roman" w:hAnsi="Times New Roman" w:cs="Times New Roman"/>
          <w:b/>
          <w:bCs/>
          <w:i/>
          <w:color w:val="auto"/>
          <w:u w:val="none"/>
        </w:rPr>
        <w:t>Bayes (NB)</w:t>
      </w:r>
    </w:p>
    <w:p w14:paraId="042BCBB8" w14:textId="03D814DB" w:rsidR="006F0B05" w:rsidRPr="006F1E80" w:rsidRDefault="006F0B05" w:rsidP="00373200">
      <w:pPr>
        <w:pStyle w:val="Default"/>
        <w:spacing w:after="240" w:line="360" w:lineRule="auto"/>
        <w:jc w:val="both"/>
        <w:rPr>
          <w:rStyle w:val="Hyperlink"/>
          <w:rFonts w:ascii="Times New Roman" w:hAnsi="Times New Roman" w:cs="Times New Roman"/>
          <w:bCs/>
          <w:color w:val="auto"/>
          <w:u w:val="none"/>
        </w:rPr>
      </w:pPr>
      <w:r w:rsidRPr="006F1E80">
        <w:rPr>
          <w:rStyle w:val="Hyperlink"/>
          <w:rFonts w:ascii="Times New Roman" w:hAnsi="Times New Roman" w:cs="Times New Roman"/>
          <w:bCs/>
          <w:color w:val="auto"/>
          <w:u w:val="none"/>
        </w:rPr>
        <w:lastRenderedPageBreak/>
        <w:t xml:space="preserve">Naive Bayes is a probabilistic machine learning classifier that is based on the Bayes Theorem and can be used for a wide variety of classification tasks </w:t>
      </w:r>
      <w:r w:rsidR="005F4369" w:rsidRPr="006F1E80">
        <w:rPr>
          <w:rStyle w:val="Hyperlink"/>
          <w:rFonts w:ascii="Times New Roman" w:hAnsi="Times New Roman" w:cs="Times New Roman"/>
          <w:bCs/>
          <w:color w:val="auto"/>
          <w:u w:val="none"/>
        </w:rPr>
        <w:fldChar w:fldCharType="begin"/>
      </w:r>
      <w:r w:rsidR="00132D4D">
        <w:rPr>
          <w:rStyle w:val="Hyperlink"/>
          <w:rFonts w:ascii="Times New Roman" w:hAnsi="Times New Roman" w:cs="Times New Roman"/>
          <w:bCs/>
          <w:color w:val="auto"/>
          <w:u w:val="none"/>
        </w:rPr>
        <w:instrText xml:space="preserve"> ADDIN ZOTERO_ITEM CSL_CITATION {"citationID":"YTbeUlne","properties":{"formattedCitation":"[27]","plainCitation":"[27]","noteIndex":0},"citationItems":[{"id":56,"uris":["http://zotero.org/users/local/2a3hGqw7/items/3FC23HXQ"],"itemData":{"id":56,"type":"article-journal","container-title":"International Journal of artificial intelligence","issue":"S11","page":"19–47","source":"Google Scholar","title":"K-SS: A sequential feature selection and prediction method in microarray study","title-short":"K-SS","volume":"6","author":[{"family":"Yahya","given":"Waheed Babatunde"},{"family":"Ulm","given":"Kurt"},{"family":"Ludwig","given":"F."},{"family":"Hapflemeir","given":"A."}],"issued":{"date-parts":[["2011"]]}}}],"schema":"https://github.com/citation-style-language/schema/raw/master/csl-citation.json"} </w:instrText>
      </w:r>
      <w:r w:rsidR="005F4369" w:rsidRPr="006F1E80">
        <w:rPr>
          <w:rStyle w:val="Hyperlink"/>
          <w:rFonts w:ascii="Times New Roman" w:hAnsi="Times New Roman" w:cs="Times New Roman"/>
          <w:bCs/>
          <w:color w:val="auto"/>
          <w:u w:val="none"/>
        </w:rPr>
        <w:fldChar w:fldCharType="separate"/>
      </w:r>
      <w:r w:rsidR="00132D4D" w:rsidRPr="00132D4D">
        <w:rPr>
          <w:rFonts w:ascii="Times New Roman" w:hAnsi="Times New Roman" w:cs="Times New Roman"/>
        </w:rPr>
        <w:t>[27]</w:t>
      </w:r>
      <w:r w:rsidR="005F4369" w:rsidRPr="006F1E80">
        <w:rPr>
          <w:rStyle w:val="Hyperlink"/>
          <w:rFonts w:ascii="Times New Roman" w:hAnsi="Times New Roman" w:cs="Times New Roman"/>
          <w:bCs/>
          <w:color w:val="auto"/>
          <w:u w:val="none"/>
        </w:rPr>
        <w:fldChar w:fldCharType="end"/>
      </w:r>
      <w:r w:rsidR="00382F64" w:rsidRPr="006F1E80">
        <w:rPr>
          <w:rStyle w:val="Hyperlink"/>
          <w:rFonts w:ascii="Times New Roman" w:hAnsi="Times New Roman" w:cs="Times New Roman"/>
          <w:bCs/>
          <w:color w:val="auto"/>
          <w:u w:val="none"/>
        </w:rPr>
        <w:t>.</w:t>
      </w:r>
      <w:r w:rsidRPr="006F1E80">
        <w:rPr>
          <w:rStyle w:val="Hyperlink"/>
          <w:rFonts w:ascii="Times New Roman" w:hAnsi="Times New Roman" w:cs="Times New Roman"/>
          <w:bCs/>
          <w:color w:val="auto"/>
          <w:u w:val="none"/>
        </w:rPr>
        <w:t xml:space="preserve"> The naive Bayes assumption is that the features that go into the model are independent of each other. It is a simple yet powerful algorithm </w:t>
      </w:r>
      <w:r w:rsidR="00F7362D" w:rsidRPr="006F1E80">
        <w:rPr>
          <w:rStyle w:val="Hyperlink"/>
          <w:rFonts w:ascii="Times New Roman" w:hAnsi="Times New Roman" w:cs="Times New Roman"/>
          <w:bCs/>
          <w:color w:val="auto"/>
          <w:u w:val="none"/>
        </w:rPr>
        <w:t>among po</w:t>
      </w:r>
      <w:r w:rsidRPr="006F1E80">
        <w:rPr>
          <w:rStyle w:val="Hyperlink"/>
          <w:rFonts w:ascii="Times New Roman" w:hAnsi="Times New Roman" w:cs="Times New Roman"/>
          <w:bCs/>
          <w:color w:val="auto"/>
          <w:u w:val="none"/>
        </w:rPr>
        <w:t xml:space="preserve">pular classification methods because </w:t>
      </w:r>
      <w:r w:rsidR="00F7362D" w:rsidRPr="006F1E80">
        <w:rPr>
          <w:rStyle w:val="Hyperlink"/>
          <w:rFonts w:ascii="Times New Roman" w:hAnsi="Times New Roman" w:cs="Times New Roman"/>
          <w:bCs/>
          <w:color w:val="auto"/>
          <w:u w:val="none"/>
        </w:rPr>
        <w:t>it can quickly make predictions</w:t>
      </w:r>
      <w:r w:rsidRPr="006F1E80">
        <w:rPr>
          <w:rStyle w:val="Hyperlink"/>
          <w:rFonts w:ascii="Times New Roman" w:hAnsi="Times New Roman" w:cs="Times New Roman"/>
          <w:bCs/>
          <w:color w:val="auto"/>
          <w:u w:val="none"/>
        </w:rPr>
        <w:t xml:space="preserve"> in real-time.</w:t>
      </w:r>
    </w:p>
    <w:p w14:paraId="4F16E15D" w14:textId="6F2A16C9" w:rsidR="00D66412" w:rsidRPr="006F1E80" w:rsidRDefault="00B63784" w:rsidP="00B54E7D">
      <w:pPr>
        <w:pStyle w:val="Heading3"/>
        <w:spacing w:line="360" w:lineRule="auto"/>
        <w:rPr>
          <w:color w:val="auto"/>
        </w:rPr>
      </w:pPr>
      <w:r w:rsidRPr="006F1E80">
        <w:rPr>
          <w:color w:val="auto"/>
        </w:rPr>
        <w:t>2.2.2</w:t>
      </w:r>
      <w:r w:rsidRPr="006F1E80">
        <w:rPr>
          <w:color w:val="auto"/>
        </w:rPr>
        <w:tab/>
      </w:r>
      <w:r w:rsidR="00D66412" w:rsidRPr="006F1E80">
        <w:rPr>
          <w:color w:val="auto"/>
        </w:rPr>
        <w:t xml:space="preserve">Evaluation of Classification </w:t>
      </w:r>
      <w:r w:rsidR="003465D5" w:rsidRPr="006F1E80">
        <w:rPr>
          <w:color w:val="auto"/>
        </w:rPr>
        <w:t xml:space="preserve">Learning </w:t>
      </w:r>
      <w:r w:rsidR="00D66412" w:rsidRPr="006F1E80">
        <w:rPr>
          <w:color w:val="auto"/>
        </w:rPr>
        <w:t>Methods</w:t>
      </w:r>
    </w:p>
    <w:p w14:paraId="5919805A" w14:textId="6EEFDDCB" w:rsidR="0025783D" w:rsidRPr="006F1E80" w:rsidRDefault="00646415" w:rsidP="009139AC">
      <w:pPr>
        <w:pStyle w:val="Default"/>
        <w:spacing w:line="360" w:lineRule="auto"/>
        <w:jc w:val="both"/>
        <w:rPr>
          <w:rFonts w:ascii="Times New Roman" w:hAnsi="Times New Roman" w:cs="Times New Roman"/>
          <w:color w:val="auto"/>
        </w:rPr>
      </w:pPr>
      <w:r w:rsidRPr="006F1E80">
        <w:rPr>
          <w:rFonts w:ascii="Times New Roman" w:hAnsi="Times New Roman" w:cs="Times New Roman"/>
          <w:color w:val="auto"/>
        </w:rPr>
        <w:t>This section</w:t>
      </w:r>
      <w:r w:rsidR="0025783D" w:rsidRPr="006F1E80">
        <w:rPr>
          <w:rFonts w:ascii="Times New Roman" w:hAnsi="Times New Roman" w:cs="Times New Roman"/>
          <w:color w:val="auto"/>
        </w:rPr>
        <w:t xml:space="preserve"> </w:t>
      </w:r>
      <w:r w:rsidR="00914F48" w:rsidRPr="006F1E80">
        <w:rPr>
          <w:rFonts w:ascii="Times New Roman" w:hAnsi="Times New Roman" w:cs="Times New Roman"/>
          <w:color w:val="auto"/>
        </w:rPr>
        <w:t>briefly discussed</w:t>
      </w:r>
      <w:r w:rsidR="0025783D" w:rsidRPr="006F1E80">
        <w:rPr>
          <w:rFonts w:ascii="Times New Roman" w:hAnsi="Times New Roman" w:cs="Times New Roman"/>
          <w:color w:val="auto"/>
        </w:rPr>
        <w:t xml:space="preserve"> the different metrics for</w:t>
      </w:r>
      <w:r w:rsidR="00914F48" w:rsidRPr="006F1E80">
        <w:rPr>
          <w:rFonts w:ascii="Times New Roman" w:hAnsi="Times New Roman" w:cs="Times New Roman"/>
          <w:color w:val="auto"/>
        </w:rPr>
        <w:t xml:space="preserve"> assessing the quality and performance of </w:t>
      </w:r>
      <w:r w:rsidR="0025783D" w:rsidRPr="006F1E80">
        <w:rPr>
          <w:rFonts w:ascii="Times New Roman" w:hAnsi="Times New Roman" w:cs="Times New Roman"/>
          <w:color w:val="auto"/>
        </w:rPr>
        <w:t xml:space="preserve">various classification models used in this </w:t>
      </w:r>
      <w:r w:rsidR="00914F48" w:rsidRPr="006F1E80">
        <w:rPr>
          <w:rFonts w:ascii="Times New Roman" w:hAnsi="Times New Roman" w:cs="Times New Roman"/>
          <w:color w:val="auto"/>
        </w:rPr>
        <w:t xml:space="preserve">study. </w:t>
      </w:r>
      <w:r w:rsidR="0025783D" w:rsidRPr="006F1E80">
        <w:rPr>
          <w:rFonts w:ascii="Times New Roman" w:hAnsi="Times New Roman" w:cs="Times New Roman"/>
          <w:color w:val="auto"/>
        </w:rPr>
        <w:t>The performance measures employed here include the Accuracy, Sensitivity, Specificity, Precision, Log</w:t>
      </w:r>
      <w:r w:rsidR="001B7E70" w:rsidRPr="006F1E80">
        <w:rPr>
          <w:rFonts w:ascii="Times New Roman" w:hAnsi="Times New Roman" w:cs="Times New Roman"/>
          <w:color w:val="auto"/>
        </w:rPr>
        <w:t xml:space="preserve"> </w:t>
      </w:r>
      <w:r w:rsidR="0025783D" w:rsidRPr="006F1E80">
        <w:rPr>
          <w:rFonts w:ascii="Times New Roman" w:hAnsi="Times New Roman" w:cs="Times New Roman"/>
          <w:color w:val="auto"/>
        </w:rPr>
        <w:t>Loss</w:t>
      </w:r>
      <w:r w:rsidR="001B7E70" w:rsidRPr="006F1E80">
        <w:rPr>
          <w:rFonts w:ascii="Times New Roman" w:hAnsi="Times New Roman" w:cs="Times New Roman"/>
          <w:color w:val="auto"/>
        </w:rPr>
        <w:t>,</w:t>
      </w:r>
      <w:r w:rsidR="0025783D" w:rsidRPr="006F1E80">
        <w:rPr>
          <w:rFonts w:ascii="Times New Roman" w:hAnsi="Times New Roman" w:cs="Times New Roman"/>
          <w:color w:val="auto"/>
        </w:rPr>
        <w:t xml:space="preserve"> and the Area under Receiver Operating Characteristics curve (AUC).</w:t>
      </w:r>
      <w:r w:rsidR="007C74F3" w:rsidRPr="006F1E80">
        <w:rPr>
          <w:rFonts w:ascii="Times New Roman" w:hAnsi="Times New Roman" w:cs="Times New Roman"/>
          <w:color w:val="auto"/>
        </w:rPr>
        <w:t xml:space="preserve"> </w:t>
      </w:r>
    </w:p>
    <w:p w14:paraId="23C28A39" w14:textId="5CC7352C" w:rsidR="002224E6" w:rsidRPr="006F1E80" w:rsidRDefault="002224E6" w:rsidP="00AE1831">
      <w:pPr>
        <w:pStyle w:val="BodyText"/>
        <w:spacing w:line="360" w:lineRule="auto"/>
        <w:jc w:val="both"/>
        <w:rPr>
          <w:rFonts w:ascii="Times New Roman" w:hAnsi="Times New Roman" w:cs="Times New Roman"/>
        </w:rPr>
      </w:pPr>
      <w:r w:rsidRPr="006F1E80">
        <w:rPr>
          <w:rFonts w:ascii="Times New Roman" w:hAnsi="Times New Roman" w:cs="Times New Roman"/>
          <w:b/>
          <w:bCs/>
          <w:i/>
        </w:rPr>
        <w:t xml:space="preserve">Accuracy or </w:t>
      </w:r>
      <w:r w:rsidR="009139AC" w:rsidRPr="006F1E80">
        <w:rPr>
          <w:rFonts w:ascii="Times New Roman" w:hAnsi="Times New Roman" w:cs="Times New Roman"/>
          <w:b/>
          <w:bCs/>
          <w:i/>
        </w:rPr>
        <w:t xml:space="preserve">Correct </w:t>
      </w:r>
      <w:r w:rsidRPr="006F1E80">
        <w:rPr>
          <w:rFonts w:ascii="Times New Roman" w:hAnsi="Times New Roman" w:cs="Times New Roman"/>
          <w:b/>
          <w:bCs/>
          <w:i/>
        </w:rPr>
        <w:t>Classification Rate</w:t>
      </w:r>
      <w:r w:rsidRPr="006F1E80">
        <w:rPr>
          <w:rFonts w:ascii="Times New Roman" w:hAnsi="Times New Roman" w:cs="Times New Roman"/>
        </w:rPr>
        <w:t xml:space="preserve">: </w:t>
      </w:r>
      <w:r w:rsidR="009139AC" w:rsidRPr="006F1E80">
        <w:rPr>
          <w:rFonts w:ascii="Times New Roman" w:hAnsi="Times New Roman" w:cs="Times New Roman"/>
        </w:rPr>
        <w:t>The a</w:t>
      </w:r>
      <w:r w:rsidRPr="006F1E80">
        <w:rPr>
          <w:rFonts w:ascii="Times New Roman" w:hAnsi="Times New Roman" w:cs="Times New Roman"/>
        </w:rPr>
        <w:t xml:space="preserve">ccuracy of any given classifier is the ratio of </w:t>
      </w:r>
      <w:r w:rsidR="009139AC" w:rsidRPr="006F1E80">
        <w:rPr>
          <w:rFonts w:ascii="Times New Roman" w:hAnsi="Times New Roman" w:cs="Times New Roman"/>
        </w:rPr>
        <w:t xml:space="preserve">response class labels that the </w:t>
      </w:r>
      <w:r w:rsidRPr="006F1E80">
        <w:rPr>
          <w:rFonts w:ascii="Times New Roman" w:hAnsi="Times New Roman" w:cs="Times New Roman"/>
        </w:rPr>
        <w:t>classifier predicted correctly over the total number of predictions.</w:t>
      </w:r>
    </w:p>
    <w:p w14:paraId="793D7BC1" w14:textId="3D303804" w:rsidR="002224E6" w:rsidRPr="00C5094A" w:rsidRDefault="002224E6" w:rsidP="002224E6">
      <w:pPr>
        <w:pStyle w:val="BodyText"/>
        <w:spacing w:line="360" w:lineRule="auto"/>
        <w:rPr>
          <w:rFonts w:ascii="Times New Roman" w:hAnsi="Times New Roman" w:cs="Times New Roman"/>
        </w:rPr>
      </w:pPr>
      <m:oMath>
        <m:r>
          <m:rPr>
            <m:sty m:val="p"/>
          </m:rPr>
          <w:rPr>
            <w:rFonts w:ascii="Cambria Math" w:hAnsi="Cambria Math" w:cs="Times New Roman"/>
          </w:rPr>
          <m:t>Accuracy</m:t>
        </m:r>
        <m: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Number of correct predictions</m:t>
            </m:r>
          </m:num>
          <m:den>
            <m:r>
              <m:rPr>
                <m:sty m:val="p"/>
              </m:rPr>
              <w:rPr>
                <w:rFonts w:ascii="Cambria Math" w:hAnsi="Cambria Math" w:cs="Times New Roman"/>
              </w:rPr>
              <m:t>Total number of predictions</m:t>
            </m:r>
          </m:den>
        </m:f>
      </m:oMath>
      <w:ins w:id="335" w:author="Ezekiel Ogundepo" w:date="2022-10-12T14:33:00Z">
        <w:r w:rsidR="00C5094A">
          <w:rPr>
            <w:rFonts w:ascii="Times New Roman" w:eastAsiaTheme="minorEastAsia" w:hAnsi="Times New Roman" w:cs="Times New Roman"/>
          </w:rPr>
          <w:t xml:space="preserve">                                                                    </w:t>
        </w:r>
        <w:r w:rsidR="00C5094A">
          <w:t>(</w:t>
        </w:r>
      </w:ins>
      <w:ins w:id="336" w:author="Ezekiel Ogundepo" w:date="2022-10-12T14:34:00Z">
        <w:r w:rsidR="00C5094A">
          <w:t>1</w:t>
        </w:r>
      </w:ins>
      <w:ins w:id="337" w:author="Ezekiel Ogundepo" w:date="2022-10-12T14:33:00Z">
        <w:r w:rsidR="00C5094A">
          <w:t>)</w:t>
        </w:r>
      </w:ins>
    </w:p>
    <w:p w14:paraId="46C18D27" w14:textId="77777777" w:rsidR="002224E6" w:rsidRPr="006F1E80" w:rsidRDefault="002224E6" w:rsidP="002224E6">
      <w:pPr>
        <w:pStyle w:val="FirstParagraph"/>
        <w:spacing w:line="360" w:lineRule="auto"/>
        <w:rPr>
          <w:rFonts w:ascii="Times New Roman" w:hAnsi="Times New Roman" w:cs="Times New Roman"/>
        </w:rPr>
      </w:pPr>
      <w:r w:rsidRPr="006F1E80">
        <w:rPr>
          <w:rFonts w:ascii="Times New Roman" w:hAnsi="Times New Roman" w:cs="Times New Roman"/>
        </w:rPr>
        <w:t>For a binary classifier, the classification rate is given by:</w:t>
      </w:r>
    </w:p>
    <w:p w14:paraId="0A50FCB2" w14:textId="4CAB8318" w:rsidR="002224E6" w:rsidRPr="00C5094A" w:rsidRDefault="002224E6" w:rsidP="002224E6">
      <w:pPr>
        <w:pStyle w:val="BodyText"/>
        <w:spacing w:line="360" w:lineRule="auto"/>
        <w:rPr>
          <w:rFonts w:ascii="Times New Roman" w:hAnsi="Times New Roman" w:cs="Times New Roman"/>
        </w:rPr>
      </w:pPr>
      <m:oMath>
        <m:r>
          <m:rPr>
            <m:sty m:val="p"/>
          </m:rPr>
          <w:rPr>
            <w:rFonts w:ascii="Cambria Math" w:hAnsi="Cambria Math" w:cs="Times New Roman"/>
          </w:rPr>
          <m:t>Accuracy</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TP+TN</m:t>
            </m:r>
          </m:num>
          <m:den>
            <m:r>
              <w:rPr>
                <w:rFonts w:ascii="Cambria Math" w:hAnsi="Cambria Math" w:cs="Times New Roman"/>
              </w:rPr>
              <m:t>TP+FN+FP+TN</m:t>
            </m:r>
          </m:den>
        </m:f>
      </m:oMath>
      <w:ins w:id="338" w:author="Ezekiel Ogundepo" w:date="2022-10-12T14:34:00Z">
        <w:r w:rsidR="00C5094A">
          <w:rPr>
            <w:rFonts w:ascii="Times New Roman" w:eastAsiaTheme="minorEastAsia" w:hAnsi="Times New Roman" w:cs="Times New Roman"/>
          </w:rPr>
          <w:t xml:space="preserve">                                                                                        </w:t>
        </w:r>
        <w:r w:rsidR="00C5094A">
          <w:t>(2)</w:t>
        </w:r>
      </w:ins>
    </w:p>
    <w:p w14:paraId="5FFADEE0" w14:textId="2F80AEC8" w:rsidR="002224E6" w:rsidRPr="006F1E80" w:rsidRDefault="009139AC" w:rsidP="002224E6">
      <w:pPr>
        <w:pStyle w:val="FirstParagraph"/>
        <w:spacing w:line="360" w:lineRule="auto"/>
        <w:rPr>
          <w:rFonts w:ascii="Times New Roman" w:hAnsi="Times New Roman" w:cs="Times New Roman"/>
        </w:rPr>
      </w:pPr>
      <w:r w:rsidRPr="006F1E80">
        <w:rPr>
          <w:rFonts w:ascii="Times New Roman" w:hAnsi="Times New Roman" w:cs="Times New Roman"/>
        </w:rPr>
        <w:t xml:space="preserve">where TP = True </w:t>
      </w:r>
      <w:r w:rsidR="00CF1E6C" w:rsidRPr="006F1E80">
        <w:rPr>
          <w:rFonts w:ascii="Times New Roman" w:hAnsi="Times New Roman" w:cs="Times New Roman"/>
        </w:rPr>
        <w:t>Positive</w:t>
      </w:r>
      <w:r w:rsidRPr="006F1E80">
        <w:rPr>
          <w:rFonts w:ascii="Times New Roman" w:hAnsi="Times New Roman" w:cs="Times New Roman"/>
        </w:rPr>
        <w:t xml:space="preserve">; TN = True </w:t>
      </w:r>
      <w:r w:rsidR="00CF1E6C" w:rsidRPr="006F1E80">
        <w:rPr>
          <w:rFonts w:ascii="Times New Roman" w:hAnsi="Times New Roman" w:cs="Times New Roman"/>
        </w:rPr>
        <w:t>Negative</w:t>
      </w:r>
      <w:r w:rsidRPr="006F1E80">
        <w:rPr>
          <w:rFonts w:ascii="Times New Roman" w:hAnsi="Times New Roman" w:cs="Times New Roman"/>
        </w:rPr>
        <w:t xml:space="preserve">; FP = False Positive and FN = False </w:t>
      </w:r>
      <w:r w:rsidR="00CF1E6C" w:rsidRPr="006F1E80">
        <w:rPr>
          <w:rFonts w:ascii="Times New Roman" w:hAnsi="Times New Roman" w:cs="Times New Roman"/>
        </w:rPr>
        <w:t>Negative</w:t>
      </w:r>
      <w:r w:rsidRPr="006F1E80">
        <w:rPr>
          <w:rFonts w:ascii="Times New Roman" w:hAnsi="Times New Roman" w:cs="Times New Roman"/>
        </w:rPr>
        <w:t xml:space="preserve">. </w:t>
      </w:r>
      <w:bookmarkStart w:id="339" w:name="_Hlk55403550"/>
    </w:p>
    <w:p w14:paraId="4BE79488" w14:textId="71227B48" w:rsidR="006071CA" w:rsidRPr="006F1E80" w:rsidRDefault="00AF6591" w:rsidP="00AF6591">
      <w:pPr>
        <w:pStyle w:val="BodyText"/>
        <w:spacing w:line="360" w:lineRule="auto"/>
        <w:jc w:val="both"/>
        <w:rPr>
          <w:rFonts w:ascii="Times New Roman" w:hAnsi="Times New Roman" w:cs="Times New Roman"/>
        </w:rPr>
      </w:pPr>
      <w:r w:rsidRPr="006F1E80">
        <w:rPr>
          <w:rFonts w:ascii="Times New Roman" w:hAnsi="Times New Roman" w:cs="Times New Roman"/>
        </w:rPr>
        <w:t xml:space="preserve">In </w:t>
      </w:r>
      <w:r w:rsidR="00CF1E6C" w:rsidRPr="006F1E80">
        <w:rPr>
          <w:rFonts w:ascii="Times New Roman" w:hAnsi="Times New Roman" w:cs="Times New Roman"/>
        </w:rPr>
        <w:t>a class</w:t>
      </w:r>
      <w:r w:rsidRPr="006F1E80">
        <w:rPr>
          <w:rFonts w:ascii="Times New Roman" w:hAnsi="Times New Roman" w:cs="Times New Roman"/>
        </w:rPr>
        <w:t>-imbalanced dataset, accuracy may not be an excellent method to evaluate classifiers; instead, we may use recall, precision, or the F1 score.</w:t>
      </w:r>
    </w:p>
    <w:bookmarkEnd w:id="339"/>
    <w:p w14:paraId="0E29853B" w14:textId="5A7D10E3" w:rsidR="00540E86" w:rsidRPr="006F1E80" w:rsidRDefault="002224E6" w:rsidP="00D462CC">
      <w:pPr>
        <w:pStyle w:val="FirstParagraph"/>
        <w:spacing w:line="360" w:lineRule="auto"/>
        <w:jc w:val="both"/>
        <w:rPr>
          <w:rFonts w:ascii="Times New Roman" w:hAnsi="Times New Roman" w:cs="Times New Roman"/>
        </w:rPr>
      </w:pPr>
      <w:r w:rsidRPr="006F1E80">
        <w:rPr>
          <w:rFonts w:ascii="Times New Roman" w:hAnsi="Times New Roman" w:cs="Times New Roman"/>
          <w:b/>
          <w:bCs/>
          <w:i/>
        </w:rPr>
        <w:t>True Positive Rate</w:t>
      </w:r>
      <w:r w:rsidR="008866A9" w:rsidRPr="006F1E80">
        <w:rPr>
          <w:rFonts w:ascii="Times New Roman" w:hAnsi="Times New Roman" w:cs="Times New Roman"/>
          <w:b/>
          <w:bCs/>
          <w:i/>
        </w:rPr>
        <w:t xml:space="preserve"> </w:t>
      </w:r>
      <w:r w:rsidR="008866A9" w:rsidRPr="006F1E80">
        <w:rPr>
          <w:rFonts w:ascii="Times New Roman" w:hAnsi="Times New Roman" w:cs="Times New Roman"/>
          <w:b/>
          <w:bCs/>
          <w:iCs/>
        </w:rPr>
        <w:t>(TPR)</w:t>
      </w:r>
      <w:r w:rsidRPr="006F1E80">
        <w:rPr>
          <w:rFonts w:ascii="Times New Roman" w:hAnsi="Times New Roman" w:cs="Times New Roman"/>
        </w:rPr>
        <w:t xml:space="preserve">: </w:t>
      </w:r>
      <w:r w:rsidR="00540E86" w:rsidRPr="006F1E80">
        <w:rPr>
          <w:rFonts w:ascii="Times New Roman" w:hAnsi="Times New Roman" w:cs="Times New Roman"/>
        </w:rPr>
        <w:t xml:space="preserve">The True Positive </w:t>
      </w:r>
      <w:r w:rsidR="00483709" w:rsidRPr="006F1E80">
        <w:rPr>
          <w:rFonts w:ascii="Times New Roman" w:hAnsi="Times New Roman" w:cs="Times New Roman"/>
        </w:rPr>
        <w:t>R</w:t>
      </w:r>
      <w:r w:rsidR="00450404" w:rsidRPr="006F1E80">
        <w:rPr>
          <w:rFonts w:ascii="Times New Roman" w:hAnsi="Times New Roman" w:cs="Times New Roman"/>
        </w:rPr>
        <w:t>ate</w:t>
      </w:r>
      <w:r w:rsidR="00483709" w:rsidRPr="006F1E80">
        <w:rPr>
          <w:rFonts w:ascii="Times New Roman" w:hAnsi="Times New Roman" w:cs="Times New Roman"/>
        </w:rPr>
        <w:t xml:space="preserve"> (TPR)</w:t>
      </w:r>
      <w:r w:rsidR="00540E86" w:rsidRPr="006F1E80">
        <w:rPr>
          <w:rFonts w:ascii="Times New Roman" w:hAnsi="Times New Roman" w:cs="Times New Roman"/>
        </w:rPr>
        <w:t>, often called the Sensitivity or Recall, is the ratio of the total number of samples that are correctly classified as having the response of interest (disease present) divided by the total number of samples that have the response of interest in the test data. Sensitivity is obtained as:</w:t>
      </w:r>
    </w:p>
    <w:p w14:paraId="527CABC7" w14:textId="3AB68391" w:rsidR="002224E6" w:rsidRPr="006F1E80" w:rsidRDefault="00E76030">
      <w:pPr>
        <w:pStyle w:val="BodyText"/>
        <w:spacing w:line="360" w:lineRule="auto"/>
        <w:rPr>
          <w:rFonts w:ascii="Times New Roman" w:hAnsi="Times New Roman" w:cs="Times New Roman"/>
        </w:rPr>
        <w:pPrChange w:id="340" w:author="Ezekiel Ogundepo" w:date="2022-10-12T14:34:00Z">
          <w:pPr>
            <w:pStyle w:val="BodyText"/>
            <w:spacing w:line="360" w:lineRule="auto"/>
            <w:ind w:left="1440" w:firstLine="720"/>
          </w:pPr>
        </w:pPrChange>
      </w:pPr>
      <w:del w:id="341" w:author="Ezekiel Ogundepo" w:date="2022-10-12T14:34:00Z">
        <w:r w:rsidRPr="006F1E80" w:rsidDel="00C5094A">
          <w:rPr>
            <w:rFonts w:ascii="Times New Roman" w:eastAsiaTheme="minorEastAsia" w:hAnsi="Times New Roman" w:cs="Times New Roman"/>
          </w:rPr>
          <w:delText xml:space="preserve">   </w:delText>
        </w:r>
      </w:del>
      <w:del w:id="342" w:author="Ezekiel Ogundepo" w:date="2022-10-12T14:35:00Z">
        <w:r w:rsidRPr="006F1E80" w:rsidDel="00C5094A">
          <w:rPr>
            <w:rFonts w:ascii="Times New Roman" w:eastAsiaTheme="minorEastAsia" w:hAnsi="Times New Roman" w:cs="Times New Roman"/>
          </w:rPr>
          <w:delText xml:space="preserve"> </w:delText>
        </w:r>
      </w:del>
      <w:r w:rsidRPr="006F1E80">
        <w:rPr>
          <w:rFonts w:ascii="Times New Roman" w:eastAsiaTheme="minorEastAsia" w:hAnsi="Times New Roman" w:cs="Times New Roman"/>
        </w:rPr>
        <w:t>Sensitivity (TP</w:t>
      </w:r>
      <w:r w:rsidR="002768FB" w:rsidRPr="006F1E80">
        <w:rPr>
          <w:rFonts w:ascii="Times New Roman" w:eastAsiaTheme="minorEastAsia" w:hAnsi="Times New Roman" w:cs="Times New Roman"/>
        </w:rPr>
        <w:t>R</w:t>
      </w:r>
      <w:r w:rsidRPr="006F1E80">
        <w:rPr>
          <w:rFonts w:ascii="Times New Roman" w:eastAsiaTheme="minorEastAsia" w:hAnsi="Times New Roman" w:cs="Times New Roman"/>
        </w:rPr>
        <w:t xml:space="preserve">)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TP</m:t>
            </m:r>
            <m:ctrlPr>
              <w:rPr>
                <w:rFonts w:ascii="Cambria Math" w:hAnsi="Cambria Math" w:cs="Times New Roman"/>
                <w:i/>
              </w:rPr>
            </m:ctrlPr>
          </m:num>
          <m:den>
            <m:r>
              <w:rPr>
                <w:rFonts w:ascii="Cambria Math" w:hAnsi="Cambria Math" w:cs="Times New Roman"/>
              </w:rPr>
              <m:t>TP + FN</m:t>
            </m:r>
          </m:den>
        </m:f>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y</m:t>
                            </m:r>
                            <m:ctrlPr>
                              <w:rPr>
                                <w:rFonts w:ascii="Cambria Math" w:hAnsi="Cambria Math" w:cs="Times New Roman"/>
                                <w:i/>
                              </w:rPr>
                            </m:ctrlPr>
                          </m:e>
                          <m:sub>
                            <m:r>
                              <w:rPr>
                                <w:rFonts w:ascii="Cambria Math" w:hAnsi="Cambria Math" w:cs="Times New Roman"/>
                              </w:rPr>
                              <m:t xml:space="preserve">i </m:t>
                            </m:r>
                          </m:sub>
                        </m:sSub>
                        <m:r>
                          <w:rPr>
                            <w:rFonts w:ascii="Cambria Math" w:hAnsi="Cambria Math" w:cs="Times New Roman"/>
                          </w:rPr>
                          <m:t xml:space="preserve">= </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ctrlPr>
                                  <w:rPr>
                                    <w:rFonts w:ascii="Cambria Math" w:hAnsi="Cambria Math" w:cs="Times New Roman"/>
                                    <w:i/>
                                  </w:rPr>
                                </m:ctrlPr>
                              </m:e>
                            </m:acc>
                            <m:ctrlPr>
                              <w:rPr>
                                <w:rFonts w:ascii="Cambria Math" w:hAnsi="Cambria Math" w:cs="Times New Roman"/>
                                <w:i/>
                              </w:rPr>
                            </m:ctrlPr>
                          </m:e>
                          <m:sub>
                            <m:r>
                              <w:rPr>
                                <w:rFonts w:ascii="Cambria Math" w:hAnsi="Cambria Math" w:cs="Times New Roman"/>
                              </w:rPr>
                              <m:t>i</m:t>
                            </m:r>
                          </m:sub>
                        </m:sSub>
                        <m:r>
                          <m:rPr>
                            <m:sty m:val="p"/>
                          </m:rPr>
                          <w:rPr>
                            <w:rFonts w:ascii="Cambria Math" w:hAnsi="Cambria Math" w:cs="Times New Roman"/>
                          </w:rPr>
                          <m:t xml:space="preserve"> and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 xml:space="preserve">i </m:t>
                            </m:r>
                          </m:sub>
                        </m:sSub>
                        <m:r>
                          <w:rPr>
                            <w:rFonts w:ascii="Cambria Math" w:hAnsi="Cambria Math" w:cs="Times New Roman"/>
                          </w:rPr>
                          <m:t>= 1</m:t>
                        </m:r>
                      </m:e>
                    </m:d>
                  </m:sub>
                </m:sSub>
              </m:e>
            </m:nary>
            <m:ctrlPr>
              <w:rPr>
                <w:rFonts w:ascii="Cambria Math" w:hAnsi="Cambria Math" w:cs="Times New Roman"/>
                <w:i/>
              </w:rPr>
            </m:ctrlPr>
          </m:num>
          <m:den>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y</m:t>
                            </m:r>
                            <m:ctrlPr>
                              <w:rPr>
                                <w:rFonts w:ascii="Cambria Math" w:hAnsi="Cambria Math" w:cs="Times New Roman"/>
                                <w:i/>
                              </w:rPr>
                            </m:ctrlPr>
                          </m:e>
                          <m:sub>
                            <m:r>
                              <w:rPr>
                                <w:rFonts w:ascii="Cambria Math" w:hAnsi="Cambria Math" w:cs="Times New Roman"/>
                              </w:rPr>
                              <m:t>i</m:t>
                            </m:r>
                          </m:sub>
                        </m:sSub>
                        <m:r>
                          <w:rPr>
                            <w:rFonts w:ascii="Cambria Math" w:hAnsi="Cambria Math" w:cs="Times New Roman"/>
                          </w:rPr>
                          <m:t xml:space="preserve"> = 1</m:t>
                        </m:r>
                      </m:e>
                    </m:d>
                  </m:sub>
                </m:sSub>
              </m:e>
            </m:nary>
          </m:den>
        </m:f>
      </m:oMath>
      <w:ins w:id="343" w:author="Ezekiel Ogundepo" w:date="2022-10-12T14:34:00Z">
        <w:r w:rsidR="00C5094A">
          <w:rPr>
            <w:rFonts w:ascii="Times New Roman" w:eastAsiaTheme="minorEastAsia" w:hAnsi="Times New Roman" w:cs="Times New Roman"/>
          </w:rPr>
          <w:t xml:space="preserve">          </w:t>
        </w:r>
      </w:ins>
      <w:ins w:id="344" w:author="Ezekiel Ogundepo" w:date="2022-10-12T14:35:00Z">
        <w:r w:rsidR="00C5094A">
          <w:rPr>
            <w:rFonts w:ascii="Times New Roman" w:eastAsiaTheme="minorEastAsia" w:hAnsi="Times New Roman" w:cs="Times New Roman"/>
          </w:rPr>
          <w:t xml:space="preserve">                                         </w:t>
        </w:r>
        <w:proofErr w:type="gramStart"/>
        <w:r w:rsidR="00C5094A">
          <w:rPr>
            <w:rFonts w:ascii="Times New Roman" w:eastAsiaTheme="minorEastAsia" w:hAnsi="Times New Roman" w:cs="Times New Roman"/>
          </w:rPr>
          <w:t xml:space="preserve">   (</w:t>
        </w:r>
        <w:proofErr w:type="gramEnd"/>
        <w:r w:rsidR="00C5094A">
          <w:rPr>
            <w:rFonts w:ascii="Times New Roman" w:eastAsiaTheme="minorEastAsia" w:hAnsi="Times New Roman" w:cs="Times New Roman"/>
          </w:rPr>
          <w:t>3)</w:t>
        </w:r>
      </w:ins>
      <w:ins w:id="345" w:author="Ezekiel Ogundepo" w:date="2022-10-12T14:34:00Z">
        <w:r w:rsidR="00C5094A">
          <w:rPr>
            <w:rFonts w:ascii="Times New Roman" w:eastAsiaTheme="minorEastAsia" w:hAnsi="Times New Roman" w:cs="Times New Roman"/>
          </w:rPr>
          <w:t xml:space="preserve">           </w:t>
        </w:r>
      </w:ins>
    </w:p>
    <w:p w14:paraId="4391DC49" w14:textId="2E9147B7" w:rsidR="00450404" w:rsidRPr="006F1E80" w:rsidRDefault="002224E6" w:rsidP="001F0F3A">
      <w:pPr>
        <w:pStyle w:val="FirstParagraph"/>
        <w:spacing w:line="360" w:lineRule="auto"/>
        <w:jc w:val="both"/>
        <w:rPr>
          <w:rFonts w:ascii="Times New Roman" w:hAnsi="Times New Roman" w:cs="Times New Roman"/>
        </w:rPr>
      </w:pPr>
      <w:r w:rsidRPr="006F1E80">
        <w:rPr>
          <w:rFonts w:ascii="Times New Roman" w:hAnsi="Times New Roman" w:cs="Times New Roman"/>
          <w:b/>
          <w:bCs/>
          <w:i/>
        </w:rPr>
        <w:t>True Negative Rate</w:t>
      </w:r>
      <w:r w:rsidR="00F93CF3" w:rsidRPr="006F1E80">
        <w:rPr>
          <w:rFonts w:ascii="Times New Roman" w:hAnsi="Times New Roman" w:cs="Times New Roman"/>
          <w:b/>
          <w:bCs/>
          <w:i/>
        </w:rPr>
        <w:t xml:space="preserve"> </w:t>
      </w:r>
      <w:r w:rsidR="00F93CF3" w:rsidRPr="006F1E80">
        <w:rPr>
          <w:rFonts w:ascii="Times New Roman" w:hAnsi="Times New Roman" w:cs="Times New Roman"/>
          <w:b/>
          <w:bCs/>
          <w:iCs/>
        </w:rPr>
        <w:t>(TNR)</w:t>
      </w:r>
      <w:r w:rsidRPr="006F1E80">
        <w:rPr>
          <w:rFonts w:ascii="Times New Roman" w:hAnsi="Times New Roman" w:cs="Times New Roman"/>
        </w:rPr>
        <w:t xml:space="preserve">: </w:t>
      </w:r>
      <w:r w:rsidR="00450404" w:rsidRPr="006F1E80">
        <w:rPr>
          <w:rFonts w:ascii="Times New Roman" w:hAnsi="Times New Roman" w:cs="Times New Roman"/>
        </w:rPr>
        <w:t>The True Negative (TN</w:t>
      </w:r>
      <w:r w:rsidR="00F93CF3" w:rsidRPr="006F1E80">
        <w:rPr>
          <w:rFonts w:ascii="Times New Roman" w:hAnsi="Times New Roman" w:cs="Times New Roman"/>
        </w:rPr>
        <w:t>R</w:t>
      </w:r>
      <w:r w:rsidR="00450404" w:rsidRPr="006F1E80">
        <w:rPr>
          <w:rFonts w:ascii="Times New Roman" w:hAnsi="Times New Roman" w:cs="Times New Roman"/>
        </w:rPr>
        <w:t xml:space="preserve">), often called the Specificity, is the ratio of the total number of samples that are correctly classified as not having the response of interest </w:t>
      </w:r>
      <w:r w:rsidR="00450404" w:rsidRPr="006F1E80">
        <w:rPr>
          <w:rFonts w:ascii="Times New Roman" w:hAnsi="Times New Roman" w:cs="Times New Roman"/>
        </w:rPr>
        <w:lastRenderedPageBreak/>
        <w:t>(disease absent) divided by the total number of samples that do not have the response of interest in the test data.</w:t>
      </w:r>
      <w:r w:rsidR="001F0F3A" w:rsidRPr="006F1E80">
        <w:rPr>
          <w:rFonts w:ascii="Times New Roman" w:hAnsi="Times New Roman" w:cs="Times New Roman"/>
        </w:rPr>
        <w:t xml:space="preserve"> Specificity is obtained as:</w:t>
      </w:r>
    </w:p>
    <w:p w14:paraId="308C7C6C" w14:textId="6EA88824" w:rsidR="002224E6" w:rsidRPr="006F1E80" w:rsidRDefault="00E76030" w:rsidP="002224E6">
      <w:pPr>
        <w:pStyle w:val="BodyText"/>
        <w:spacing w:line="360" w:lineRule="auto"/>
        <w:rPr>
          <w:rFonts w:ascii="Times New Roman" w:hAnsi="Times New Roman" w:cs="Times New Roman"/>
        </w:rPr>
      </w:pPr>
      <w:del w:id="346" w:author="Ezekiel Ogundepo" w:date="2022-10-12T14:35:00Z">
        <w:r w:rsidRPr="006F1E80" w:rsidDel="00C5094A">
          <w:rPr>
            <w:rFonts w:ascii="Times New Roman" w:hAnsi="Times New Roman" w:cs="Times New Roman"/>
          </w:rPr>
          <w:tab/>
        </w:r>
        <w:r w:rsidRPr="006F1E80" w:rsidDel="00C5094A">
          <w:rPr>
            <w:rFonts w:ascii="Times New Roman" w:hAnsi="Times New Roman" w:cs="Times New Roman"/>
          </w:rPr>
          <w:tab/>
        </w:r>
        <w:r w:rsidRPr="006F1E80" w:rsidDel="00C5094A">
          <w:rPr>
            <w:rFonts w:ascii="Times New Roman" w:hAnsi="Times New Roman" w:cs="Times New Roman"/>
          </w:rPr>
          <w:tab/>
          <w:delText xml:space="preserve">     </w:delText>
        </w:r>
      </w:del>
      <w:r w:rsidRPr="006F1E80">
        <w:rPr>
          <w:rFonts w:ascii="Times New Roman" w:eastAsiaTheme="minorEastAsia" w:hAnsi="Times New Roman" w:cs="Times New Roman"/>
        </w:rPr>
        <w:t>Specificity (TN</w:t>
      </w:r>
      <w:r w:rsidR="009B0AF3" w:rsidRPr="006F1E80">
        <w:rPr>
          <w:rFonts w:ascii="Times New Roman" w:eastAsiaTheme="minorEastAsia" w:hAnsi="Times New Roman" w:cs="Times New Roman"/>
        </w:rPr>
        <w:t>R</w:t>
      </w:r>
      <w:r w:rsidRPr="006F1E80">
        <w:rPr>
          <w:rFonts w:ascii="Times New Roman" w:eastAsiaTheme="minorEastAsia" w:hAnsi="Times New Roman" w:cs="Times New Roman"/>
        </w:rPr>
        <w:t xml:space="preserve">)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TN</m:t>
            </m:r>
          </m:num>
          <m:den>
            <m:r>
              <w:rPr>
                <w:rFonts w:ascii="Cambria Math" w:hAnsi="Cambria Math" w:cs="Times New Roman"/>
              </w:rPr>
              <m:t>TN+FP</m:t>
            </m:r>
          </m:den>
        </m:f>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 xml:space="preserve">i </m:t>
                        </m:r>
                      </m:sub>
                    </m:sSub>
                    <m:r>
                      <w:rPr>
                        <w:rFonts w:ascii="Cambria Math" w:hAnsi="Cambria Math" w:cs="Times New Roman"/>
                      </w:rPr>
                      <m:t xml:space="preserve">= </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i</m:t>
                        </m:r>
                      </m:sub>
                    </m:sSub>
                    <m:r>
                      <m:rPr>
                        <m:sty m:val="p"/>
                      </m:rPr>
                      <w:rPr>
                        <w:rFonts w:ascii="Cambria Math" w:hAnsi="Cambria Math" w:cs="Times New Roman"/>
                      </w:rPr>
                      <m:t xml:space="preserve"> and</m:t>
                    </m:r>
                    <m:sSub>
                      <m:sSubPr>
                        <m:ctrlPr>
                          <w:rPr>
                            <w:rFonts w:ascii="Cambria Math" w:hAnsi="Cambria Math" w:cs="Times New Roman"/>
                          </w:rPr>
                        </m:ctrlPr>
                      </m:sSubPr>
                      <m:e>
                        <m:r>
                          <w:rPr>
                            <w:rFonts w:ascii="Cambria Math" w:hAnsi="Cambria Math" w:cs="Times New Roman"/>
                          </w:rPr>
                          <m:t xml:space="preserve"> y</m:t>
                        </m:r>
                      </m:e>
                      <m:sub>
                        <m:r>
                          <w:rPr>
                            <w:rFonts w:ascii="Cambria Math" w:hAnsi="Cambria Math" w:cs="Times New Roman"/>
                          </w:rPr>
                          <m:t>i</m:t>
                        </m:r>
                      </m:sub>
                    </m:sSub>
                    <m:r>
                      <w:rPr>
                        <w:rFonts w:ascii="Cambria Math" w:hAnsi="Cambria Math" w:cs="Times New Roman"/>
                      </w:rPr>
                      <m:t xml:space="preserve"> = 0]</m:t>
                    </m:r>
                  </m:sub>
                </m:sSub>
              </m:e>
            </m:nary>
          </m:num>
          <m:den>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0]</m:t>
                    </m:r>
                  </m:sub>
                </m:sSub>
              </m:e>
            </m:nary>
          </m:den>
        </m:f>
      </m:oMath>
      <w:ins w:id="347" w:author="Ezekiel Ogundepo" w:date="2022-10-12T14:35:00Z">
        <w:r w:rsidR="00C5094A">
          <w:rPr>
            <w:rFonts w:ascii="Times New Roman" w:eastAsiaTheme="minorEastAsia" w:hAnsi="Times New Roman" w:cs="Times New Roman"/>
          </w:rPr>
          <w:t xml:space="preserve">                                                   </w:t>
        </w:r>
        <w:proofErr w:type="gramStart"/>
        <w:r w:rsidR="00C5094A">
          <w:rPr>
            <w:rFonts w:ascii="Times New Roman" w:eastAsiaTheme="minorEastAsia" w:hAnsi="Times New Roman" w:cs="Times New Roman"/>
          </w:rPr>
          <w:t xml:space="preserve">   </w:t>
        </w:r>
      </w:ins>
      <w:ins w:id="348" w:author="Ezekiel Ogundepo" w:date="2022-10-12T14:36:00Z">
        <w:r w:rsidR="00C5094A">
          <w:rPr>
            <w:rFonts w:ascii="Times New Roman" w:eastAsiaTheme="minorEastAsia" w:hAnsi="Times New Roman" w:cs="Times New Roman"/>
          </w:rPr>
          <w:t>(</w:t>
        </w:r>
        <w:proofErr w:type="gramEnd"/>
        <w:r w:rsidR="00C5094A">
          <w:rPr>
            <w:rFonts w:ascii="Times New Roman" w:eastAsiaTheme="minorEastAsia" w:hAnsi="Times New Roman" w:cs="Times New Roman"/>
          </w:rPr>
          <w:t>4)</w:t>
        </w:r>
      </w:ins>
    </w:p>
    <w:p w14:paraId="188E18F9" w14:textId="185AD4F3" w:rsidR="002224E6" w:rsidRPr="006F1E80" w:rsidRDefault="002224E6" w:rsidP="002224E6">
      <w:pPr>
        <w:pStyle w:val="FirstParagraph"/>
        <w:spacing w:line="360" w:lineRule="auto"/>
        <w:rPr>
          <w:rFonts w:ascii="Times New Roman" w:hAnsi="Times New Roman" w:cs="Times New Roman"/>
        </w:rPr>
      </w:pPr>
      <w:r w:rsidRPr="006F1E80">
        <w:rPr>
          <w:rFonts w:ascii="Times New Roman" w:hAnsi="Times New Roman" w:cs="Times New Roman"/>
          <w:b/>
          <w:bCs/>
          <w:i/>
        </w:rPr>
        <w:t>Precision</w:t>
      </w:r>
      <w:r w:rsidRPr="006F1E80">
        <w:rPr>
          <w:rFonts w:ascii="Times New Roman" w:hAnsi="Times New Roman" w:cs="Times New Roman"/>
        </w:rPr>
        <w:t xml:space="preserve">: </w:t>
      </w:r>
      <w:r w:rsidR="00D93B12" w:rsidRPr="006F1E80">
        <w:rPr>
          <w:rFonts w:ascii="Times New Roman" w:hAnsi="Times New Roman" w:cs="Times New Roman"/>
        </w:rPr>
        <w:t>The precision measures how often a classifier correctly predicts the response of interest (disease present). For instance, when the classifier predicts the heart disease to be present in a set of samples, how often is it correct? Precision</w:t>
      </w:r>
      <w:r w:rsidRPr="006F1E80">
        <w:rPr>
          <w:rFonts w:ascii="Times New Roman" w:hAnsi="Times New Roman" w:cs="Times New Roman"/>
        </w:rPr>
        <w:t xml:space="preserve"> can be expressed as follows</w:t>
      </w:r>
      <w:r w:rsidR="0046367D" w:rsidRPr="006F1E80">
        <w:rPr>
          <w:rFonts w:ascii="Times New Roman" w:hAnsi="Times New Roman" w:cs="Times New Roman"/>
        </w:rPr>
        <w:t>:</w:t>
      </w:r>
    </w:p>
    <w:p w14:paraId="1E60C4DA" w14:textId="5B82A7DE" w:rsidR="002224E6" w:rsidRPr="00C5094A" w:rsidRDefault="002224E6" w:rsidP="002224E6">
      <w:pPr>
        <w:pStyle w:val="BodyText"/>
        <w:spacing w:line="360" w:lineRule="auto"/>
        <w:rPr>
          <w:rFonts w:ascii="Times New Roman" w:hAnsi="Times New Roman" w:cs="Times New Roman"/>
        </w:rPr>
      </w:pPr>
      <m:oMath>
        <m:r>
          <m:rPr>
            <m:sty m:val="p"/>
          </m:rPr>
          <w:rPr>
            <w:rFonts w:ascii="Cambria Math" w:hAnsi="Cambria Math" w:cs="Times New Roman"/>
          </w:rPr>
          <m:t>Precision</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TP</m:t>
            </m:r>
          </m:num>
          <m:den>
            <m:r>
              <w:rPr>
                <w:rFonts w:ascii="Cambria Math" w:hAnsi="Cambria Math" w:cs="Times New Roman"/>
              </w:rPr>
              <m:t>TP+FP</m:t>
            </m:r>
          </m:den>
        </m:f>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i</m:t>
                        </m:r>
                      </m:sub>
                    </m:sSub>
                    <m:r>
                      <m:rPr>
                        <m:sty m:val="p"/>
                      </m:rPr>
                      <w:rPr>
                        <w:rFonts w:ascii="Cambria Math" w:hAnsi="Cambria Math" w:cs="Times New Roman"/>
                      </w:rPr>
                      <m:t xml:space="preserve"> and</m:t>
                    </m:r>
                    <m:r>
                      <w:rPr>
                        <w:rFonts w:ascii="Cambria Math" w:hAnsi="Cambria Math" w:cs="Times New Roman"/>
                      </w:rPr>
                      <m:t>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1]</m:t>
                    </m:r>
                  </m:sub>
                </m:sSub>
              </m:e>
            </m:nary>
          </m:num>
          <m:den>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i</m:t>
                        </m:r>
                      </m:sub>
                    </m:sSub>
                    <m:r>
                      <w:rPr>
                        <w:rFonts w:ascii="Cambria Math" w:hAnsi="Cambria Math" w:cs="Times New Roman"/>
                      </w:rPr>
                      <m:t xml:space="preserve"> = 1]</m:t>
                    </m:r>
                  </m:sub>
                </m:sSub>
              </m:e>
            </m:nary>
          </m:den>
        </m:f>
      </m:oMath>
      <w:ins w:id="349" w:author="Ezekiel Ogundepo" w:date="2022-10-12T14:36:00Z">
        <w:r w:rsidR="00C5094A">
          <w:rPr>
            <w:rFonts w:ascii="Times New Roman" w:eastAsiaTheme="minorEastAsia" w:hAnsi="Times New Roman" w:cs="Times New Roman"/>
          </w:rPr>
          <w:t xml:space="preserve">                                                                   (5)</w:t>
        </w:r>
      </w:ins>
    </w:p>
    <w:p w14:paraId="4B0F0E31" w14:textId="2C6AAD73" w:rsidR="002224E6" w:rsidRPr="006F1E80" w:rsidRDefault="002224E6" w:rsidP="002224E6">
      <w:pPr>
        <w:pStyle w:val="FirstParagraph"/>
        <w:spacing w:line="360" w:lineRule="auto"/>
        <w:jc w:val="both"/>
        <w:rPr>
          <w:rFonts w:ascii="Times New Roman" w:hAnsi="Times New Roman" w:cs="Times New Roman"/>
        </w:rPr>
      </w:pPr>
      <w:r w:rsidRPr="006F1E80">
        <w:rPr>
          <w:rFonts w:ascii="Times New Roman" w:hAnsi="Times New Roman" w:cs="Times New Roman"/>
          <w:b/>
          <w:bCs/>
          <w:i/>
        </w:rPr>
        <w:t>Log</w:t>
      </w:r>
      <w:r w:rsidR="001B7E70" w:rsidRPr="006F1E80">
        <w:rPr>
          <w:rFonts w:ascii="Times New Roman" w:hAnsi="Times New Roman" w:cs="Times New Roman"/>
          <w:b/>
          <w:bCs/>
          <w:i/>
        </w:rPr>
        <w:t xml:space="preserve"> </w:t>
      </w:r>
      <w:r w:rsidRPr="006F1E80">
        <w:rPr>
          <w:rFonts w:ascii="Times New Roman" w:hAnsi="Times New Roman" w:cs="Times New Roman"/>
          <w:b/>
          <w:bCs/>
          <w:i/>
        </w:rPr>
        <w:t>Loss</w:t>
      </w:r>
      <w:r w:rsidRPr="006F1E80">
        <w:rPr>
          <w:rFonts w:ascii="Times New Roman" w:hAnsi="Times New Roman" w:cs="Times New Roman"/>
        </w:rPr>
        <w:t xml:space="preserve">: </w:t>
      </w:r>
      <w:r w:rsidR="00D6632B" w:rsidRPr="006F1E80">
        <w:rPr>
          <w:rFonts w:ascii="Times New Roman" w:hAnsi="Times New Roman" w:cs="Times New Roman"/>
        </w:rPr>
        <w:t>Logarithmic Loss</w:t>
      </w:r>
      <w:r w:rsidR="007C1615" w:rsidRPr="006F1E80">
        <w:rPr>
          <w:rFonts w:ascii="Times New Roman" w:hAnsi="Times New Roman" w:cs="Times New Roman"/>
        </w:rPr>
        <w:t>,</w:t>
      </w:r>
      <w:r w:rsidR="001B7E70" w:rsidRPr="006F1E80">
        <w:rPr>
          <w:rFonts w:ascii="Times New Roman" w:hAnsi="Times New Roman" w:cs="Times New Roman"/>
        </w:rPr>
        <w:t xml:space="preserve"> </w:t>
      </w:r>
      <w:r w:rsidR="00F7362D" w:rsidRPr="006F1E80">
        <w:rPr>
          <w:rFonts w:ascii="Times New Roman" w:hAnsi="Times New Roman" w:cs="Times New Roman"/>
        </w:rPr>
        <w:t xml:space="preserve">also known as </w:t>
      </w:r>
      <w:r w:rsidR="00D6632B" w:rsidRPr="006F1E80">
        <w:rPr>
          <w:rFonts w:ascii="Times New Roman" w:hAnsi="Times New Roman" w:cs="Times New Roman"/>
        </w:rPr>
        <w:t>Log</w:t>
      </w:r>
      <w:r w:rsidR="001B7E70" w:rsidRPr="006F1E80">
        <w:rPr>
          <w:rFonts w:ascii="Times New Roman" w:hAnsi="Times New Roman" w:cs="Times New Roman"/>
        </w:rPr>
        <w:t xml:space="preserve"> </w:t>
      </w:r>
      <w:r w:rsidR="00D6632B" w:rsidRPr="006F1E80">
        <w:rPr>
          <w:rFonts w:ascii="Times New Roman" w:hAnsi="Times New Roman" w:cs="Times New Roman"/>
        </w:rPr>
        <w:t>Loss</w:t>
      </w:r>
      <w:r w:rsidR="007C1615" w:rsidRPr="006F1E80">
        <w:rPr>
          <w:rFonts w:ascii="Times New Roman" w:hAnsi="Times New Roman" w:cs="Times New Roman"/>
        </w:rPr>
        <w:t>,</w:t>
      </w:r>
      <w:r w:rsidR="00D6632B" w:rsidRPr="006F1E80">
        <w:rPr>
          <w:rFonts w:ascii="Times New Roman" w:hAnsi="Times New Roman" w:cs="Times New Roman"/>
        </w:rPr>
        <w:t xml:space="preserve"> is another metric to assess the goodness of a classifier.</w:t>
      </w:r>
      <w:r w:rsidRPr="006F1E80">
        <w:rPr>
          <w:rFonts w:ascii="Times New Roman" w:hAnsi="Times New Roman" w:cs="Times New Roman"/>
          <w:shd w:val="clear" w:color="auto" w:fill="FFFFFF"/>
        </w:rPr>
        <w:t xml:space="preserve"> </w:t>
      </w:r>
      <w:r w:rsidRPr="006F1E80">
        <w:rPr>
          <w:rFonts w:ascii="Times New Roman" w:hAnsi="Times New Roman" w:cs="Times New Roman"/>
        </w:rPr>
        <w:t>Mathematically, Log</w:t>
      </w:r>
      <w:r w:rsidR="00045BC1" w:rsidRPr="006F1E80">
        <w:rPr>
          <w:rFonts w:ascii="Times New Roman" w:hAnsi="Times New Roman" w:cs="Times New Roman"/>
        </w:rPr>
        <w:t>-</w:t>
      </w:r>
      <w:r w:rsidRPr="006F1E80">
        <w:rPr>
          <w:rFonts w:ascii="Times New Roman" w:hAnsi="Times New Roman" w:cs="Times New Roman"/>
        </w:rPr>
        <w:t xml:space="preserve">Loss is </w:t>
      </w:r>
      <w:r w:rsidR="00B23933" w:rsidRPr="006F1E80">
        <w:rPr>
          <w:rFonts w:ascii="Times New Roman" w:hAnsi="Times New Roman" w:cs="Times New Roman"/>
        </w:rPr>
        <w:t>expressed</w:t>
      </w:r>
      <w:r w:rsidRPr="006F1E80">
        <w:rPr>
          <w:rFonts w:ascii="Times New Roman" w:hAnsi="Times New Roman" w:cs="Times New Roman"/>
        </w:rPr>
        <w:t xml:space="preserve"> as:</w:t>
      </w:r>
    </w:p>
    <w:p w14:paraId="1BA05B59" w14:textId="11A3D698" w:rsidR="002224E6" w:rsidRPr="006F1E80" w:rsidRDefault="00B23933" w:rsidP="002224E6">
      <w:pPr>
        <w:pStyle w:val="BodyText"/>
        <w:spacing w:line="360" w:lineRule="auto"/>
        <w:rPr>
          <w:rFonts w:ascii="Times New Roman" w:hAnsi="Times New Roman" w:cs="Times New Roman"/>
        </w:rPr>
      </w:pPr>
      <w:del w:id="350" w:author="Ezekiel Ogundepo" w:date="2022-10-12T14:36:00Z">
        <w:r w:rsidRPr="006F1E80" w:rsidDel="00C5094A">
          <w:rPr>
            <w:rFonts w:ascii="Times New Roman" w:eastAsiaTheme="minorEastAsia" w:hAnsi="Times New Roman" w:cs="Times New Roman"/>
          </w:rPr>
          <w:delText xml:space="preserve"> </w:delText>
        </w:r>
        <w:r w:rsidRPr="006F1E80" w:rsidDel="00C5094A">
          <w:rPr>
            <w:rFonts w:ascii="Times New Roman" w:eastAsiaTheme="minorEastAsia" w:hAnsi="Times New Roman" w:cs="Times New Roman"/>
          </w:rPr>
          <w:tab/>
        </w:r>
        <w:r w:rsidRPr="006F1E80" w:rsidDel="00C5094A">
          <w:rPr>
            <w:rFonts w:ascii="Times New Roman" w:eastAsiaTheme="minorEastAsia" w:hAnsi="Times New Roman" w:cs="Times New Roman"/>
          </w:rPr>
          <w:tab/>
        </w:r>
        <w:r w:rsidRPr="006F1E80" w:rsidDel="00C5094A">
          <w:rPr>
            <w:rFonts w:ascii="Times New Roman" w:eastAsiaTheme="minorEastAsia" w:hAnsi="Times New Roman" w:cs="Times New Roman"/>
          </w:rPr>
          <w:tab/>
          <w:delText xml:space="preserve"> </w:delText>
        </w:r>
      </w:del>
      <w:r w:rsidRPr="006F1E80">
        <w:rPr>
          <w:rFonts w:ascii="Times New Roman" w:eastAsiaTheme="minorEastAsia" w:hAnsi="Times New Roman" w:cs="Times New Roman"/>
        </w:rPr>
        <w:t>Log</w:t>
      </w:r>
      <w:r w:rsidR="001B7E70" w:rsidRPr="006F1E80">
        <w:rPr>
          <w:rFonts w:ascii="Times New Roman" w:eastAsiaTheme="minorEastAsia" w:hAnsi="Times New Roman" w:cs="Times New Roman"/>
        </w:rPr>
        <w:t xml:space="preserve"> </w:t>
      </w:r>
      <w:r w:rsidRPr="006F1E80">
        <w:rPr>
          <w:rFonts w:ascii="Times New Roman" w:eastAsiaTheme="minorEastAsia" w:hAnsi="Times New Roman" w:cs="Times New Roman"/>
        </w:rPr>
        <w:t xml:space="preserve">Loss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log</m:t>
                </m:r>
                <m: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m:t>
                    </m:r>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log</m:t>
                </m:r>
                <m:r>
                  <w:rPr>
                    <w:rFonts w:ascii="Cambria Math" w:hAnsi="Cambria Math" w:cs="Times New Roman"/>
                  </w:rPr>
                  <m:t>(1-</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m:t>
                    </m:r>
                  </m:sub>
                </m:sSub>
                <m:r>
                  <w:rPr>
                    <w:rFonts w:ascii="Cambria Math" w:hAnsi="Cambria Math" w:cs="Times New Roman"/>
                  </w:rPr>
                  <m:t>)</m:t>
                </m:r>
              </m:e>
            </m:d>
          </m:e>
        </m:nary>
      </m:oMath>
      <w:ins w:id="351" w:author="Ezekiel Ogundepo" w:date="2022-10-12T14:36:00Z">
        <w:r w:rsidR="00C5094A">
          <w:rPr>
            <w:rFonts w:ascii="Times New Roman" w:eastAsiaTheme="minorEastAsia" w:hAnsi="Times New Roman" w:cs="Times New Roman"/>
          </w:rPr>
          <w:t xml:space="preserve">                                      </w:t>
        </w:r>
        <w:proofErr w:type="gramStart"/>
        <w:r w:rsidR="00C5094A">
          <w:rPr>
            <w:rFonts w:ascii="Times New Roman" w:eastAsiaTheme="minorEastAsia" w:hAnsi="Times New Roman" w:cs="Times New Roman"/>
          </w:rPr>
          <w:t xml:space="preserve">  </w:t>
        </w:r>
      </w:ins>
      <w:ins w:id="352" w:author="Ezekiel Ogundepo" w:date="2022-10-12T14:37:00Z">
        <w:r w:rsidR="00C5094A">
          <w:rPr>
            <w:rFonts w:ascii="Times New Roman" w:eastAsiaTheme="minorEastAsia" w:hAnsi="Times New Roman" w:cs="Times New Roman"/>
          </w:rPr>
          <w:t xml:space="preserve"> </w:t>
        </w:r>
      </w:ins>
      <w:ins w:id="353" w:author="Ezekiel Ogundepo" w:date="2022-10-12T14:36:00Z">
        <w:r w:rsidR="00C5094A">
          <w:rPr>
            <w:rFonts w:ascii="Times New Roman" w:eastAsiaTheme="minorEastAsia" w:hAnsi="Times New Roman" w:cs="Times New Roman"/>
          </w:rPr>
          <w:t>(</w:t>
        </w:r>
      </w:ins>
      <w:proofErr w:type="gramEnd"/>
      <w:ins w:id="354" w:author="Ezekiel Ogundepo" w:date="2022-10-12T14:37:00Z">
        <w:r w:rsidR="00C5094A">
          <w:rPr>
            <w:rFonts w:ascii="Times New Roman" w:eastAsiaTheme="minorEastAsia" w:hAnsi="Times New Roman" w:cs="Times New Roman"/>
          </w:rPr>
          <w:t>6</w:t>
        </w:r>
      </w:ins>
      <w:ins w:id="355" w:author="Ezekiel Ogundepo" w:date="2022-10-12T14:36:00Z">
        <w:r w:rsidR="00C5094A">
          <w:rPr>
            <w:rFonts w:ascii="Times New Roman" w:eastAsiaTheme="minorEastAsia" w:hAnsi="Times New Roman" w:cs="Times New Roman"/>
          </w:rPr>
          <w:t>)</w:t>
        </w:r>
      </w:ins>
    </w:p>
    <w:p w14:paraId="5BE1743A" w14:textId="016BE623" w:rsidR="002224E6" w:rsidRPr="006F1E80" w:rsidRDefault="002224E6" w:rsidP="00F70429">
      <w:pPr>
        <w:pStyle w:val="FirstParagraph"/>
        <w:spacing w:line="360" w:lineRule="auto"/>
        <w:jc w:val="both"/>
        <w:rPr>
          <w:rFonts w:ascii="Times New Roman" w:hAnsi="Times New Roman" w:cs="Times New Roman"/>
        </w:rPr>
      </w:pPr>
      <w:r w:rsidRPr="006F1E80">
        <w:rPr>
          <w:rFonts w:ascii="Times New Roman" w:hAnsi="Times New Roman" w:cs="Times New Roman"/>
        </w:rPr>
        <w:t>where:</w:t>
      </w:r>
      <w:r w:rsidR="00B23933" w:rsidRPr="006F1E80">
        <w:rPr>
          <w:rFonts w:ascii="Times New Roman" w:eastAsiaTheme="minorEastAsia" w:hAnsi="Times New Roman" w:cs="Times New Roman"/>
        </w:rPr>
        <w:t xml:space="preserve"> </w:t>
      </w:r>
      <m:oMath>
        <m:r>
          <w:rPr>
            <w:rFonts w:ascii="Cambria Math" w:hAnsi="Cambria Math" w:cs="Times New Roman"/>
          </w:rPr>
          <m:t>n</m:t>
        </m:r>
      </m:oMath>
      <w:r w:rsidRPr="006F1E80">
        <w:rPr>
          <w:rFonts w:ascii="Times New Roman" w:hAnsi="Times New Roman" w:cs="Times New Roman"/>
        </w:rPr>
        <w:t xml:space="preserve"> </w:t>
      </w:r>
      <w:r w:rsidR="00654152" w:rsidRPr="006F1E80">
        <w:rPr>
          <w:rFonts w:ascii="Times New Roman" w:hAnsi="Times New Roman" w:cs="Times New Roman"/>
        </w:rPr>
        <w:t xml:space="preserve">is the </w:t>
      </w:r>
      <w:r w:rsidR="00B23933" w:rsidRPr="006F1E80">
        <w:rPr>
          <w:rFonts w:ascii="Times New Roman" w:hAnsi="Times New Roman" w:cs="Times New Roman"/>
        </w:rPr>
        <w:t xml:space="preserve">sample size;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oMath>
      <w:r w:rsidRPr="006F1E80">
        <w:rPr>
          <w:rFonts w:ascii="Times New Roman" w:hAnsi="Times New Roman" w:cs="Times New Roman"/>
        </w:rPr>
        <w:t xml:space="preserve"> </w:t>
      </w:r>
      <w:r w:rsidR="00654152" w:rsidRPr="006F1E80">
        <w:rPr>
          <w:rFonts w:ascii="Times New Roman" w:hAnsi="Times New Roman" w:cs="Times New Roman"/>
        </w:rPr>
        <w:t>is the true class lab</w:t>
      </w:r>
      <w:r w:rsidR="00B23933" w:rsidRPr="006F1E80">
        <w:rPr>
          <w:rFonts w:ascii="Times New Roman" w:hAnsi="Times New Roman" w:cs="Times New Roman"/>
        </w:rPr>
        <w:t>e</w:t>
      </w:r>
      <w:r w:rsidR="00654152" w:rsidRPr="006F1E80">
        <w:rPr>
          <w:rFonts w:ascii="Times New Roman" w:hAnsi="Times New Roman" w:cs="Times New Roman"/>
        </w:rPr>
        <w:t>l</w:t>
      </w:r>
      <w:r w:rsidR="00B23933" w:rsidRPr="006F1E80">
        <w:rPr>
          <w:rFonts w:ascii="Times New Roman" w:hAnsi="Times New Roman" w:cs="Times New Roman"/>
        </w:rPr>
        <w:t xml:space="preserve"> </w:t>
      </w:r>
      <w:r w:rsidR="00654152" w:rsidRPr="006F1E80">
        <w:rPr>
          <w:rFonts w:ascii="Times New Roman" w:hAnsi="Times New Roman" w:cs="Times New Roman"/>
        </w:rPr>
        <w:t xml:space="preserve">that assumes indicator </w:t>
      </w:r>
      <w:r w:rsidR="00646415" w:rsidRPr="006F1E80">
        <w:rPr>
          <w:rFonts w:ascii="Times New Roman" w:hAnsi="Times New Roman" w:cs="Times New Roman"/>
        </w:rPr>
        <w:t>zero (</w:t>
      </w:r>
      <w:r w:rsidR="00654152" w:rsidRPr="006F1E80">
        <w:rPr>
          <w:rFonts w:ascii="Times New Roman" w:hAnsi="Times New Roman" w:cs="Times New Roman"/>
        </w:rPr>
        <w:t>0</w:t>
      </w:r>
      <w:r w:rsidR="00646415" w:rsidRPr="006F1E80">
        <w:rPr>
          <w:rFonts w:ascii="Times New Roman" w:hAnsi="Times New Roman" w:cs="Times New Roman"/>
        </w:rPr>
        <w:t>)</w:t>
      </w:r>
      <w:r w:rsidR="00654152" w:rsidRPr="006F1E80">
        <w:rPr>
          <w:rFonts w:ascii="Times New Roman" w:hAnsi="Times New Roman" w:cs="Times New Roman"/>
        </w:rPr>
        <w:t xml:space="preserve"> if sample </w:t>
      </w:r>
      <m:oMath>
        <m:r>
          <w:rPr>
            <w:rFonts w:ascii="Cambria Math" w:hAnsi="Cambria Math" w:cs="Times New Roman"/>
          </w:rPr>
          <m:t>i</m:t>
        </m:r>
      </m:oMath>
      <w:r w:rsidR="00654152" w:rsidRPr="006F1E80">
        <w:rPr>
          <w:rFonts w:ascii="Times New Roman" w:hAnsi="Times New Roman" w:cs="Times New Roman"/>
        </w:rPr>
        <w:t xml:space="preserve"> does not have the response of interest (disease absent) and assumes indicator </w:t>
      </w:r>
      <w:r w:rsidR="00646415" w:rsidRPr="006F1E80">
        <w:rPr>
          <w:rFonts w:ascii="Times New Roman" w:hAnsi="Times New Roman" w:cs="Times New Roman"/>
        </w:rPr>
        <w:t>one (</w:t>
      </w:r>
      <w:r w:rsidR="00654152" w:rsidRPr="006F1E80">
        <w:rPr>
          <w:rFonts w:ascii="Times New Roman" w:hAnsi="Times New Roman" w:cs="Times New Roman"/>
        </w:rPr>
        <w:t>1</w:t>
      </w:r>
      <w:r w:rsidR="00646415" w:rsidRPr="006F1E80">
        <w:rPr>
          <w:rFonts w:ascii="Times New Roman" w:hAnsi="Times New Roman" w:cs="Times New Roman"/>
        </w:rPr>
        <w:t>)</w:t>
      </w:r>
      <w:r w:rsidR="00654152" w:rsidRPr="006F1E80">
        <w:rPr>
          <w:rFonts w:ascii="Times New Roman" w:hAnsi="Times New Roman" w:cs="Times New Roman"/>
        </w:rPr>
        <w:t xml:space="preserve"> if sample </w:t>
      </w:r>
      <m:oMath>
        <m:r>
          <w:rPr>
            <w:rFonts w:ascii="Cambria Math" w:hAnsi="Cambria Math" w:cs="Times New Roman"/>
          </w:rPr>
          <m:t>i</m:t>
        </m:r>
      </m:oMath>
      <w:r w:rsidR="00654152" w:rsidRPr="006F1E80">
        <w:rPr>
          <w:rFonts w:ascii="Times New Roman" w:hAnsi="Times New Roman" w:cs="Times New Roman"/>
        </w:rPr>
        <w:t xml:space="preserve"> has the response of interest (disease present)</w:t>
      </w:r>
      <w:r w:rsidR="00B23933" w:rsidRPr="006F1E80">
        <w:rPr>
          <w:rFonts w:ascii="Times New Roman" w:eastAsiaTheme="minorEastAsia" w:hAnsi="Times New Roman" w:cs="Times New Roman"/>
        </w:rPr>
        <w:t xml:space="preserve">; </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m:t>
            </m:r>
          </m:sub>
        </m:sSub>
      </m:oMath>
      <w:r w:rsidR="00654152" w:rsidRPr="006F1E80">
        <w:rPr>
          <w:rFonts w:ascii="Times New Roman" w:eastAsiaTheme="minorEastAsia" w:hAnsi="Times New Roman" w:cs="Times New Roman"/>
        </w:rPr>
        <w:t xml:space="preserve"> is </w:t>
      </w:r>
      <w:r w:rsidRPr="006F1E80">
        <w:rPr>
          <w:rFonts w:ascii="Times New Roman" w:hAnsi="Times New Roman" w:cs="Times New Roman"/>
        </w:rPr>
        <w:t>the model</w:t>
      </w:r>
      <w:r w:rsidR="00373200" w:rsidRPr="006F1E80">
        <w:rPr>
          <w:rFonts w:ascii="Times New Roman" w:hAnsi="Times New Roman" w:cs="Times New Roman"/>
        </w:rPr>
        <w:t>’</w:t>
      </w:r>
      <w:r w:rsidRPr="006F1E80">
        <w:rPr>
          <w:rFonts w:ascii="Times New Roman" w:hAnsi="Times New Roman" w:cs="Times New Roman"/>
        </w:rPr>
        <w:t>s predic</w:t>
      </w:r>
      <w:r w:rsidR="00543D6C" w:rsidRPr="006F1E80">
        <w:rPr>
          <w:rFonts w:ascii="Times New Roman" w:hAnsi="Times New Roman" w:cs="Times New Roman"/>
        </w:rPr>
        <w:t xml:space="preserve">ted probability that </w:t>
      </w:r>
      <w:r w:rsidR="00654152" w:rsidRPr="006F1E80">
        <w:rPr>
          <w:rFonts w:ascii="Times New Roman" w:hAnsi="Times New Roman" w:cs="Times New Roman"/>
        </w:rPr>
        <w:t xml:space="preserve">sample </w:t>
      </w:r>
      <m:oMath>
        <m:r>
          <w:rPr>
            <w:rFonts w:ascii="Cambria Math" w:hAnsi="Cambria Math" w:cs="Times New Roman"/>
          </w:rPr>
          <m:t>i</m:t>
        </m:r>
      </m:oMath>
      <w:r w:rsidRPr="006F1E80">
        <w:rPr>
          <w:rFonts w:ascii="Times New Roman" w:hAnsi="Times New Roman" w:cs="Times New Roman"/>
        </w:rPr>
        <w:t xml:space="preserve"> is of class </w:t>
      </w:r>
      <m:oMath>
        <m:r>
          <w:rPr>
            <w:rFonts w:ascii="Cambria Math" w:hAnsi="Cambria Math" w:cs="Times New Roman"/>
          </w:rPr>
          <m:t>c</m:t>
        </m:r>
      </m:oMath>
      <w:r w:rsidR="00654152" w:rsidRPr="006F1E80">
        <w:rPr>
          <w:rFonts w:ascii="Times New Roman" w:eastAsiaTheme="minorEastAsia" w:hAnsi="Times New Roman" w:cs="Times New Roman"/>
        </w:rPr>
        <w:t xml:space="preserve"> in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oMath>
      <w:r w:rsidR="00654152" w:rsidRPr="006F1E80">
        <w:rPr>
          <w:rFonts w:ascii="Times New Roman" w:eastAsiaTheme="minorEastAsia" w:hAnsi="Times New Roman" w:cs="Times New Roman"/>
        </w:rPr>
        <w:t>.</w:t>
      </w:r>
    </w:p>
    <w:p w14:paraId="752356AB" w14:textId="53909083" w:rsidR="008C3A01" w:rsidRPr="006F1E80" w:rsidRDefault="002224E6" w:rsidP="002224E6">
      <w:pPr>
        <w:pStyle w:val="BodyText"/>
        <w:spacing w:line="360" w:lineRule="auto"/>
        <w:jc w:val="both"/>
        <w:rPr>
          <w:rFonts w:ascii="Times New Roman" w:hAnsi="Times New Roman" w:cs="Times New Roman"/>
        </w:rPr>
      </w:pPr>
      <w:r w:rsidRPr="006F1E80">
        <w:rPr>
          <w:rFonts w:ascii="Times New Roman" w:hAnsi="Times New Roman" w:cs="Times New Roman"/>
        </w:rPr>
        <w:t>Log</w:t>
      </w:r>
      <w:r w:rsidR="001B7E70" w:rsidRPr="006F1E80">
        <w:rPr>
          <w:rFonts w:ascii="Times New Roman" w:hAnsi="Times New Roman" w:cs="Times New Roman"/>
        </w:rPr>
        <w:t xml:space="preserve"> </w:t>
      </w:r>
      <w:r w:rsidRPr="006F1E80">
        <w:rPr>
          <w:rFonts w:ascii="Times New Roman" w:hAnsi="Times New Roman" w:cs="Times New Roman"/>
        </w:rPr>
        <w:t>Loss has no upper bound</w:t>
      </w:r>
      <w:r w:rsidR="00670AB9" w:rsidRPr="006F1E80">
        <w:rPr>
          <w:rFonts w:ascii="Times New Roman" w:hAnsi="Times New Roman" w:cs="Times New Roman"/>
        </w:rPr>
        <w:t>,</w:t>
      </w:r>
      <w:r w:rsidRPr="006F1E80">
        <w:rPr>
          <w:rFonts w:ascii="Times New Roman" w:hAnsi="Times New Roman" w:cs="Times New Roman"/>
        </w:rPr>
        <w:t xml:space="preserve"> and it exists </w:t>
      </w:r>
      <w:r w:rsidR="007C589D" w:rsidRPr="006F1E80">
        <w:rPr>
          <w:rFonts w:ascii="Times New Roman" w:hAnsi="Times New Roman" w:cs="Times New Roman"/>
        </w:rPr>
        <w:t>i</w:t>
      </w:r>
      <w:r w:rsidRPr="006F1E80">
        <w:rPr>
          <w:rFonts w:ascii="Times New Roman" w:hAnsi="Times New Roman" w:cs="Times New Roman"/>
        </w:rPr>
        <w:t xml:space="preserve">n the range </w:t>
      </w:r>
      <m:oMath>
        <m:r>
          <w:rPr>
            <w:rFonts w:ascii="Cambria Math" w:hAnsi="Cambria Math" w:cs="Times New Roman"/>
          </w:rPr>
          <m:t>[0,∞)</m:t>
        </m:r>
      </m:oMath>
      <w:r w:rsidRPr="006F1E80">
        <w:rPr>
          <w:rFonts w:ascii="Times New Roman" w:eastAsiaTheme="minorEastAsia" w:hAnsi="Times New Roman" w:cs="Times New Roman"/>
        </w:rPr>
        <w:t xml:space="preserve"> </w:t>
      </w:r>
      <w:r w:rsidR="00BA5F48" w:rsidRPr="006F1E80">
        <w:rPr>
          <w:rFonts w:ascii="Times New Roman" w:eastAsiaTheme="minorEastAsia" w:hAnsi="Times New Roman" w:cs="Times New Roman"/>
        </w:rPr>
        <w:fldChar w:fldCharType="begin"/>
      </w:r>
      <w:r w:rsidR="00132D4D">
        <w:rPr>
          <w:rFonts w:ascii="Times New Roman" w:eastAsiaTheme="minorEastAsia" w:hAnsi="Times New Roman" w:cs="Times New Roman"/>
        </w:rPr>
        <w:instrText xml:space="preserve"> ADDIN ZOTERO_ITEM CSL_CITATION {"citationID":"3nq27d5p","properties":{"formattedCitation":"[31]","plainCitation":"[31]","noteIndex":0},"citationItems":[{"id":67,"uris":["http://zotero.org/users/local/2a3hGqw7/items/NPMJISDI"],"itemData":{"id":67,"type":"article-journal","container-title":"Working draft, November","note":"publisher: Citeseer","source":"Google Scholar","title":"Loss functions for binary class probability estimation and classification: Structure and applications","title-short":"Loss functions for binary class probability estimation and classification","volume":"3","author":[{"family":"Buja","given":"Andreas"},{"family":"Stuetzle","given":"Werner"},{"family":"Shen","given":"Yi"}],"issued":{"date-parts":[["2005"]]}}}],"schema":"https://github.com/citation-style-language/schema/raw/master/csl-citation.json"} </w:instrText>
      </w:r>
      <w:r w:rsidR="00BA5F48" w:rsidRPr="006F1E80">
        <w:rPr>
          <w:rFonts w:ascii="Times New Roman" w:eastAsiaTheme="minorEastAsia" w:hAnsi="Times New Roman" w:cs="Times New Roman"/>
        </w:rPr>
        <w:fldChar w:fldCharType="separate"/>
      </w:r>
      <w:r w:rsidR="00132D4D" w:rsidRPr="00132D4D">
        <w:rPr>
          <w:rFonts w:ascii="Times New Roman" w:hAnsi="Times New Roman" w:cs="Times New Roman"/>
        </w:rPr>
        <w:t>[31]</w:t>
      </w:r>
      <w:r w:rsidR="00BA5F48" w:rsidRPr="006F1E80">
        <w:rPr>
          <w:rFonts w:ascii="Times New Roman" w:eastAsiaTheme="minorEastAsia" w:hAnsi="Times New Roman" w:cs="Times New Roman"/>
        </w:rPr>
        <w:fldChar w:fldCharType="end"/>
      </w:r>
      <w:r w:rsidRPr="006F1E80">
        <w:rPr>
          <w:rFonts w:ascii="Times New Roman" w:hAnsi="Times New Roman" w:cs="Times New Roman"/>
        </w:rPr>
        <w:t>.</w:t>
      </w:r>
      <w:r w:rsidR="007C589D" w:rsidRPr="006F1E80">
        <w:rPr>
          <w:rFonts w:ascii="Times New Roman" w:hAnsi="Times New Roman" w:cs="Times New Roman"/>
        </w:rPr>
        <w:t xml:space="preserve"> </w:t>
      </w:r>
      <w:r w:rsidRPr="006F1E80">
        <w:rPr>
          <w:rFonts w:ascii="Times New Roman" w:hAnsi="Times New Roman" w:cs="Times New Roman"/>
        </w:rPr>
        <w:t>In general, the least Log</w:t>
      </w:r>
      <w:r w:rsidR="001B7E70" w:rsidRPr="006F1E80">
        <w:rPr>
          <w:rFonts w:ascii="Times New Roman" w:hAnsi="Times New Roman" w:cs="Times New Roman"/>
        </w:rPr>
        <w:t xml:space="preserve"> </w:t>
      </w:r>
      <w:r w:rsidRPr="006F1E80">
        <w:rPr>
          <w:rFonts w:ascii="Times New Roman" w:hAnsi="Times New Roman" w:cs="Times New Roman"/>
        </w:rPr>
        <w:t xml:space="preserve">Loss gives greater accuracy for the classifier. </w:t>
      </w:r>
      <w:r w:rsidR="008C3A01" w:rsidRPr="006F1E80">
        <w:rPr>
          <w:rFonts w:ascii="Times New Roman" w:hAnsi="Times New Roman" w:cs="Times New Roman"/>
        </w:rPr>
        <w:t>Therefore, the goal is to minimi</w:t>
      </w:r>
      <w:r w:rsidR="006B0031" w:rsidRPr="006F1E80">
        <w:rPr>
          <w:rFonts w:ascii="Times New Roman" w:hAnsi="Times New Roman" w:cs="Times New Roman"/>
        </w:rPr>
        <w:t>z</w:t>
      </w:r>
      <w:r w:rsidR="008C3A01" w:rsidRPr="006F1E80">
        <w:rPr>
          <w:rFonts w:ascii="Times New Roman" w:hAnsi="Times New Roman" w:cs="Times New Roman"/>
        </w:rPr>
        <w:t>e the Log</w:t>
      </w:r>
      <w:r w:rsidR="001B7E70" w:rsidRPr="006F1E80">
        <w:rPr>
          <w:rFonts w:ascii="Times New Roman" w:hAnsi="Times New Roman" w:cs="Times New Roman"/>
        </w:rPr>
        <w:t xml:space="preserve"> </w:t>
      </w:r>
      <w:r w:rsidR="008C3A01" w:rsidRPr="006F1E80">
        <w:rPr>
          <w:rFonts w:ascii="Times New Roman" w:hAnsi="Times New Roman" w:cs="Times New Roman"/>
        </w:rPr>
        <w:t>Loss, and a perfect classifier would have a Log</w:t>
      </w:r>
      <w:r w:rsidR="001B7E70" w:rsidRPr="006F1E80">
        <w:rPr>
          <w:rFonts w:ascii="Times New Roman" w:hAnsi="Times New Roman" w:cs="Times New Roman"/>
        </w:rPr>
        <w:t xml:space="preserve"> </w:t>
      </w:r>
      <w:r w:rsidR="008C3A01" w:rsidRPr="006F1E80">
        <w:rPr>
          <w:rFonts w:ascii="Times New Roman" w:hAnsi="Times New Roman" w:cs="Times New Roman"/>
        </w:rPr>
        <w:t>Loss near zero while less ideal classifiers would have larger values of Log</w:t>
      </w:r>
      <w:r w:rsidR="001B7E70" w:rsidRPr="006F1E80">
        <w:rPr>
          <w:rFonts w:ascii="Times New Roman" w:hAnsi="Times New Roman" w:cs="Times New Roman"/>
        </w:rPr>
        <w:t xml:space="preserve"> </w:t>
      </w:r>
      <w:r w:rsidR="008C3A01" w:rsidRPr="006F1E80">
        <w:rPr>
          <w:rFonts w:ascii="Times New Roman" w:hAnsi="Times New Roman" w:cs="Times New Roman"/>
        </w:rPr>
        <w:t>Loss.</w:t>
      </w:r>
    </w:p>
    <w:p w14:paraId="0880F7F2" w14:textId="789852BE" w:rsidR="003E143A" w:rsidRDefault="006B0031" w:rsidP="00803DCF">
      <w:pPr>
        <w:pStyle w:val="Default"/>
        <w:spacing w:after="240" w:line="360" w:lineRule="auto"/>
        <w:jc w:val="both"/>
        <w:rPr>
          <w:rFonts w:ascii="Times New Roman" w:hAnsi="Times New Roman" w:cs="Times New Roman"/>
          <w:color w:val="auto"/>
        </w:rPr>
      </w:pPr>
      <w:r w:rsidRPr="006F1E80">
        <w:rPr>
          <w:rFonts w:ascii="Times New Roman" w:hAnsi="Times New Roman" w:cs="Times New Roman"/>
          <w:b/>
          <w:bCs/>
          <w:i/>
          <w:color w:val="auto"/>
        </w:rPr>
        <w:t>The a</w:t>
      </w:r>
      <w:r w:rsidR="00E90936" w:rsidRPr="006F1E80">
        <w:rPr>
          <w:rFonts w:ascii="Times New Roman" w:hAnsi="Times New Roman" w:cs="Times New Roman"/>
          <w:b/>
          <w:bCs/>
          <w:i/>
          <w:color w:val="auto"/>
        </w:rPr>
        <w:t>rea under a</w:t>
      </w:r>
      <w:r w:rsidR="002224E6" w:rsidRPr="006F1E80">
        <w:rPr>
          <w:rFonts w:ascii="Times New Roman" w:hAnsi="Times New Roman" w:cs="Times New Roman"/>
          <w:b/>
          <w:bCs/>
          <w:i/>
          <w:color w:val="auto"/>
        </w:rPr>
        <w:t xml:space="preserve"> ROC curve </w:t>
      </w:r>
      <w:r w:rsidR="002224E6" w:rsidRPr="006F1E80">
        <w:rPr>
          <w:rFonts w:ascii="Times New Roman" w:hAnsi="Times New Roman" w:cs="Times New Roman"/>
          <w:b/>
          <w:bCs/>
          <w:iCs/>
          <w:color w:val="auto"/>
        </w:rPr>
        <w:t>(AUC)</w:t>
      </w:r>
      <w:r w:rsidR="002224E6" w:rsidRPr="006F1E80">
        <w:rPr>
          <w:rStyle w:val="Hyperlink"/>
          <w:rFonts w:ascii="Times New Roman" w:hAnsi="Times New Roman" w:cs="Times New Roman"/>
          <w:color w:val="auto"/>
          <w:u w:val="none"/>
        </w:rPr>
        <w:t>:</w:t>
      </w:r>
      <w:r w:rsidR="002224E6" w:rsidRPr="006F1E80">
        <w:rPr>
          <w:rStyle w:val="Hyperlink"/>
          <w:rFonts w:ascii="Times New Roman" w:hAnsi="Times New Roman" w:cs="Times New Roman"/>
          <w:b/>
          <w:color w:val="auto"/>
          <w:u w:val="none"/>
        </w:rPr>
        <w:t xml:space="preserve"> </w:t>
      </w:r>
      <w:r w:rsidR="003E143A" w:rsidRPr="006F1E80">
        <w:rPr>
          <w:rFonts w:ascii="Times New Roman" w:hAnsi="Times New Roman" w:cs="Times New Roman"/>
          <w:color w:val="auto"/>
        </w:rPr>
        <w:t xml:space="preserve">The </w:t>
      </w:r>
      <w:r w:rsidRPr="006F1E80">
        <w:rPr>
          <w:rFonts w:ascii="Times New Roman" w:hAnsi="Times New Roman" w:cs="Times New Roman"/>
          <w:color w:val="auto"/>
        </w:rPr>
        <w:t>a</w:t>
      </w:r>
      <w:r w:rsidR="003E143A" w:rsidRPr="006F1E80">
        <w:rPr>
          <w:rFonts w:ascii="Times New Roman" w:hAnsi="Times New Roman" w:cs="Times New Roman"/>
          <w:color w:val="auto"/>
        </w:rPr>
        <w:t xml:space="preserve">rea </w:t>
      </w:r>
      <w:r w:rsidRPr="006F1E80">
        <w:rPr>
          <w:rFonts w:ascii="Times New Roman" w:hAnsi="Times New Roman" w:cs="Times New Roman"/>
          <w:color w:val="auto"/>
        </w:rPr>
        <w:t>u</w:t>
      </w:r>
      <w:r w:rsidR="003E143A" w:rsidRPr="006F1E80">
        <w:rPr>
          <w:rFonts w:ascii="Times New Roman" w:hAnsi="Times New Roman" w:cs="Times New Roman"/>
          <w:color w:val="auto"/>
        </w:rPr>
        <w:t xml:space="preserve">nder the ROC </w:t>
      </w:r>
      <w:r w:rsidRPr="006F1E80">
        <w:rPr>
          <w:rFonts w:ascii="Times New Roman" w:hAnsi="Times New Roman" w:cs="Times New Roman"/>
          <w:color w:val="auto"/>
        </w:rPr>
        <w:t>c</w:t>
      </w:r>
      <w:r w:rsidR="003E143A" w:rsidRPr="006F1E80">
        <w:rPr>
          <w:rFonts w:ascii="Times New Roman" w:hAnsi="Times New Roman" w:cs="Times New Roman"/>
          <w:color w:val="auto"/>
        </w:rPr>
        <w:t xml:space="preserve">urve (AUC) metric is used to calculate the </w:t>
      </w:r>
      <w:r w:rsidRPr="006F1E80">
        <w:rPr>
          <w:rFonts w:ascii="Times New Roman" w:hAnsi="Times New Roman" w:cs="Times New Roman"/>
          <w:color w:val="auto"/>
        </w:rPr>
        <w:t>a</w:t>
      </w:r>
      <w:r w:rsidR="003E143A" w:rsidRPr="006F1E80">
        <w:rPr>
          <w:rFonts w:ascii="Times New Roman" w:hAnsi="Times New Roman" w:cs="Times New Roman"/>
          <w:color w:val="auto"/>
        </w:rPr>
        <w:t xml:space="preserve">rea under the </w:t>
      </w:r>
      <w:r w:rsidRPr="006F1E80">
        <w:rPr>
          <w:rFonts w:ascii="Times New Roman" w:hAnsi="Times New Roman" w:cs="Times New Roman"/>
          <w:color w:val="auto"/>
        </w:rPr>
        <w:t>r</w:t>
      </w:r>
      <w:r w:rsidR="003E143A" w:rsidRPr="006F1E80">
        <w:rPr>
          <w:rFonts w:ascii="Times New Roman" w:hAnsi="Times New Roman" w:cs="Times New Roman"/>
          <w:color w:val="auto"/>
        </w:rPr>
        <w:t>ece</w:t>
      </w:r>
      <w:r w:rsidR="00EB077B" w:rsidRPr="006F1E80">
        <w:rPr>
          <w:rFonts w:ascii="Times New Roman" w:hAnsi="Times New Roman" w:cs="Times New Roman"/>
          <w:color w:val="auto"/>
        </w:rPr>
        <w:t>i</w:t>
      </w:r>
      <w:r w:rsidR="003E143A" w:rsidRPr="006F1E80">
        <w:rPr>
          <w:rFonts w:ascii="Times New Roman" w:hAnsi="Times New Roman" w:cs="Times New Roman"/>
          <w:color w:val="auto"/>
        </w:rPr>
        <w:t xml:space="preserve">ver </w:t>
      </w:r>
      <w:r w:rsidRPr="006F1E80">
        <w:rPr>
          <w:rFonts w:ascii="Times New Roman" w:hAnsi="Times New Roman" w:cs="Times New Roman"/>
          <w:color w:val="auto"/>
        </w:rPr>
        <w:t>o</w:t>
      </w:r>
      <w:r w:rsidR="003E143A" w:rsidRPr="006F1E80">
        <w:rPr>
          <w:rFonts w:ascii="Times New Roman" w:hAnsi="Times New Roman" w:cs="Times New Roman"/>
          <w:color w:val="auto"/>
        </w:rPr>
        <w:t xml:space="preserve">perating </w:t>
      </w:r>
      <w:r w:rsidRPr="006F1E80">
        <w:rPr>
          <w:rFonts w:ascii="Times New Roman" w:hAnsi="Times New Roman" w:cs="Times New Roman"/>
          <w:color w:val="auto"/>
        </w:rPr>
        <w:t>c</w:t>
      </w:r>
      <w:r w:rsidR="003E143A" w:rsidRPr="006F1E80">
        <w:rPr>
          <w:rFonts w:ascii="Times New Roman" w:hAnsi="Times New Roman" w:cs="Times New Roman"/>
          <w:color w:val="auto"/>
        </w:rPr>
        <w:t xml:space="preserve">haracteristics (ROC) curve. The AUC score is always bounded between zero and one, and a very poor classifier has an AUC of around 0.5 </w:t>
      </w:r>
      <w:r w:rsidR="00156162" w:rsidRPr="006F1E80">
        <w:rPr>
          <w:rFonts w:ascii="Times New Roman" w:hAnsi="Times New Roman" w:cs="Times New Roman"/>
          <w:color w:val="auto"/>
        </w:rPr>
        <w:fldChar w:fldCharType="begin"/>
      </w:r>
      <w:r w:rsidR="00132D4D">
        <w:rPr>
          <w:rFonts w:ascii="Times New Roman" w:hAnsi="Times New Roman" w:cs="Times New Roman"/>
          <w:color w:val="auto"/>
        </w:rPr>
        <w:instrText xml:space="preserve"> ADDIN ZOTERO_ITEM CSL_CITATION {"citationID":"etBPKGrf","properties":{"formattedCitation":"[32]","plainCitation":"[32]","noteIndex":0},"citationItems":[{"id":69,"uris":["http://zotero.org/users/local/2a3hGqw7/items/67GPEPS3"],"itemData":{"id":69,"type":"article-journal","container-title":"Pattern recognition letters","issue":"8","note":"publisher: Elsevier","page":"861–874","source":"Google Scholar","title":"An introduction to ROC analysis","volume":"27","author":[{"family":"Fawcett","given":"Tom"}],"issued":{"date-parts":[["2006"]]}}}],"schema":"https://github.com/citation-style-language/schema/raw/master/csl-citation.json"} </w:instrText>
      </w:r>
      <w:r w:rsidR="00156162" w:rsidRPr="006F1E80">
        <w:rPr>
          <w:rFonts w:ascii="Times New Roman" w:hAnsi="Times New Roman" w:cs="Times New Roman"/>
          <w:color w:val="auto"/>
        </w:rPr>
        <w:fldChar w:fldCharType="separate"/>
      </w:r>
      <w:r w:rsidR="00132D4D" w:rsidRPr="00132D4D">
        <w:rPr>
          <w:rFonts w:ascii="Times New Roman" w:hAnsi="Times New Roman" w:cs="Times New Roman"/>
        </w:rPr>
        <w:t>[32]</w:t>
      </w:r>
      <w:r w:rsidR="00156162" w:rsidRPr="006F1E80">
        <w:rPr>
          <w:rFonts w:ascii="Times New Roman" w:hAnsi="Times New Roman" w:cs="Times New Roman"/>
          <w:color w:val="auto"/>
        </w:rPr>
        <w:fldChar w:fldCharType="end"/>
      </w:r>
      <w:r w:rsidR="003E143A" w:rsidRPr="006F1E80">
        <w:rPr>
          <w:rFonts w:ascii="Times New Roman" w:hAnsi="Times New Roman" w:cs="Times New Roman"/>
          <w:color w:val="auto"/>
        </w:rPr>
        <w:t xml:space="preserve">. The AUC of a classifier represents the probability that a classifier will rank a randomly chosen positive observation higher than a randomly chosen negative observation. </w:t>
      </w:r>
      <w:r w:rsidR="009B4027" w:rsidRPr="006F1E80">
        <w:rPr>
          <w:rFonts w:ascii="Times New Roman" w:hAnsi="Times New Roman" w:cs="Times New Roman"/>
          <w:color w:val="auto"/>
        </w:rPr>
        <w:t>Thus,</w:t>
      </w:r>
      <w:r w:rsidR="003E143A" w:rsidRPr="006F1E80">
        <w:rPr>
          <w:rFonts w:ascii="Times New Roman" w:hAnsi="Times New Roman" w:cs="Times New Roman"/>
          <w:color w:val="auto"/>
        </w:rPr>
        <w:t xml:space="preserve"> it is a useful metric even for datasets with highly unbalanced classes</w:t>
      </w:r>
      <w:r w:rsidR="00ED5585" w:rsidRPr="006F1E80">
        <w:rPr>
          <w:rFonts w:ascii="Times New Roman" w:hAnsi="Times New Roman" w:cs="Times New Roman"/>
          <w:color w:val="auto"/>
        </w:rPr>
        <w:t xml:space="preserve"> [26</w:t>
      </w:r>
      <w:r w:rsidR="00E4351C" w:rsidRPr="006F1E80">
        <w:rPr>
          <w:rFonts w:ascii="Times New Roman" w:hAnsi="Times New Roman" w:cs="Times New Roman"/>
          <w:color w:val="auto"/>
        </w:rPr>
        <w:t>, 27]</w:t>
      </w:r>
      <w:r w:rsidR="003E143A" w:rsidRPr="006F1E80">
        <w:rPr>
          <w:rFonts w:ascii="Times New Roman" w:hAnsi="Times New Roman" w:cs="Times New Roman"/>
          <w:color w:val="auto"/>
        </w:rPr>
        <w:t xml:space="preserve">. Comparing the performance of different classifiers with the ROC curve is not easy </w:t>
      </w:r>
      <w:r w:rsidR="00E4351C" w:rsidRPr="006F1E80">
        <w:rPr>
          <w:rFonts w:ascii="Times New Roman" w:hAnsi="Times New Roman" w:cs="Times New Roman"/>
          <w:color w:val="auto"/>
        </w:rPr>
        <w:t>[</w:t>
      </w:r>
      <w:r w:rsidR="009B4027" w:rsidRPr="006F1E80">
        <w:rPr>
          <w:rFonts w:ascii="Times New Roman" w:hAnsi="Times New Roman" w:cs="Times New Roman"/>
          <w:color w:val="auto"/>
        </w:rPr>
        <w:t>28, 29</w:t>
      </w:r>
      <w:r w:rsidR="00E4351C" w:rsidRPr="006F1E80">
        <w:rPr>
          <w:rFonts w:ascii="Times New Roman" w:hAnsi="Times New Roman" w:cs="Times New Roman"/>
          <w:color w:val="auto"/>
        </w:rPr>
        <w:t>]</w:t>
      </w:r>
      <w:r w:rsidR="003E143A" w:rsidRPr="006F1E80">
        <w:rPr>
          <w:rFonts w:ascii="Times New Roman" w:hAnsi="Times New Roman" w:cs="Times New Roman"/>
          <w:color w:val="auto"/>
        </w:rPr>
        <w:t xml:space="preserve">. This is because no scalar value represents the expected performance </w:t>
      </w:r>
      <w:r w:rsidR="00E04668" w:rsidRPr="006F1E80">
        <w:rPr>
          <w:rFonts w:ascii="Times New Roman" w:hAnsi="Times New Roman" w:cs="Times New Roman"/>
          <w:color w:val="auto"/>
        </w:rPr>
        <w:fldChar w:fldCharType="begin"/>
      </w:r>
      <w:r w:rsidR="00132D4D">
        <w:rPr>
          <w:rFonts w:ascii="Times New Roman" w:hAnsi="Times New Roman" w:cs="Times New Roman"/>
          <w:color w:val="auto"/>
        </w:rPr>
        <w:instrText xml:space="preserve"> ADDIN ZOTERO_ITEM CSL_CITATION {"citationID":"c8gNZbMU","properties":{"formattedCitation":"[33]","plainCitation":"[33]","noteIndex":0},"citationItems":[{"id":79,"uris":["http://zotero.org/users/local/2a3hGqw7/items/WIXF5JS4"],"itemData":{"id":79,"type":"article-journal","container-title":"Applied Computing and Informatics","note":"publisher: Emerald Publishing Limited","source":"Google Scholar","title":"Classification assessment methods","author":[{"family":"Tharwat","given":"Alaa"}],"issued":{"date-parts":[["2020"]]}}}],"schema":"https://github.com/citation-style-language/schema/raw/master/csl-citation.json"} </w:instrText>
      </w:r>
      <w:r w:rsidR="00E04668" w:rsidRPr="006F1E80">
        <w:rPr>
          <w:rFonts w:ascii="Times New Roman" w:hAnsi="Times New Roman" w:cs="Times New Roman"/>
          <w:color w:val="auto"/>
        </w:rPr>
        <w:fldChar w:fldCharType="separate"/>
      </w:r>
      <w:r w:rsidR="00132D4D" w:rsidRPr="00132D4D">
        <w:rPr>
          <w:rFonts w:ascii="Times New Roman" w:hAnsi="Times New Roman" w:cs="Times New Roman"/>
        </w:rPr>
        <w:t>[33]</w:t>
      </w:r>
      <w:r w:rsidR="00E04668" w:rsidRPr="006F1E80">
        <w:rPr>
          <w:rFonts w:ascii="Times New Roman" w:hAnsi="Times New Roman" w:cs="Times New Roman"/>
          <w:color w:val="auto"/>
        </w:rPr>
        <w:fldChar w:fldCharType="end"/>
      </w:r>
      <w:r w:rsidR="003E143A" w:rsidRPr="006F1E80">
        <w:rPr>
          <w:rFonts w:ascii="Times New Roman" w:hAnsi="Times New Roman" w:cs="Times New Roman"/>
          <w:color w:val="auto"/>
        </w:rPr>
        <w:t>.</w:t>
      </w:r>
    </w:p>
    <w:p w14:paraId="55BE4778" w14:textId="337E371A" w:rsidR="003D373A" w:rsidRPr="006F1E80" w:rsidRDefault="00AB1B42" w:rsidP="00B54E7D">
      <w:pPr>
        <w:pStyle w:val="Heading1"/>
        <w:spacing w:line="360" w:lineRule="auto"/>
        <w:rPr>
          <w:sz w:val="24"/>
          <w:szCs w:val="28"/>
        </w:rPr>
      </w:pPr>
      <w:r w:rsidRPr="006F1E80">
        <w:rPr>
          <w:sz w:val="24"/>
          <w:szCs w:val="28"/>
        </w:rPr>
        <w:lastRenderedPageBreak/>
        <w:t>3.0</w:t>
      </w:r>
      <w:r w:rsidRPr="006F1E80">
        <w:rPr>
          <w:sz w:val="24"/>
          <w:szCs w:val="28"/>
        </w:rPr>
        <w:tab/>
      </w:r>
      <w:r w:rsidR="003D373A" w:rsidRPr="006F1E80">
        <w:rPr>
          <w:sz w:val="24"/>
          <w:szCs w:val="28"/>
        </w:rPr>
        <w:t xml:space="preserve">Analysis and </w:t>
      </w:r>
      <w:r w:rsidR="00B5646A" w:rsidRPr="006F1E80">
        <w:rPr>
          <w:sz w:val="24"/>
          <w:szCs w:val="28"/>
        </w:rPr>
        <w:t>R</w:t>
      </w:r>
      <w:r w:rsidR="003D373A" w:rsidRPr="006F1E80">
        <w:rPr>
          <w:sz w:val="24"/>
          <w:szCs w:val="28"/>
        </w:rPr>
        <w:t>esults</w:t>
      </w:r>
    </w:p>
    <w:p w14:paraId="7FC8A0A7" w14:textId="1C71B298" w:rsidR="00E87433" w:rsidRPr="006F1E80" w:rsidRDefault="001041FF" w:rsidP="000D24F1">
      <w:pPr>
        <w:pStyle w:val="NormalWeb"/>
        <w:shd w:val="clear" w:color="auto" w:fill="FFFFFF"/>
        <w:spacing w:before="0" w:beforeAutospacing="0" w:after="150" w:afterAutospacing="0" w:line="360" w:lineRule="auto"/>
        <w:jc w:val="both"/>
      </w:pPr>
      <w:r w:rsidRPr="006F1E80">
        <w:t>The predictive performance of machine learning models depend</w:t>
      </w:r>
      <w:r w:rsidR="00986ED7" w:rsidRPr="006F1E80">
        <w:t>s</w:t>
      </w:r>
      <w:r w:rsidR="00E87433" w:rsidRPr="006F1E80">
        <w:t xml:space="preserve"> </w:t>
      </w:r>
      <w:r w:rsidRPr="006F1E80">
        <w:t xml:space="preserve">on the </w:t>
      </w:r>
      <w:r w:rsidR="003404EB" w:rsidRPr="006F1E80">
        <w:t>dataset</w:t>
      </w:r>
      <w:r w:rsidR="00373200" w:rsidRPr="006F1E80">
        <w:t>’</w:t>
      </w:r>
      <w:r w:rsidR="003404EB" w:rsidRPr="006F1E80">
        <w:t>s structure</w:t>
      </w:r>
      <w:r w:rsidRPr="006F1E80">
        <w:t xml:space="preserve"> and proper data preparation will ensure the models work optimally. </w:t>
      </w:r>
    </w:p>
    <w:p w14:paraId="0BD3E640" w14:textId="002F7372" w:rsidR="00B7039C" w:rsidRPr="006F1E80" w:rsidRDefault="00AB1B42" w:rsidP="00373200">
      <w:pPr>
        <w:pStyle w:val="Heading2"/>
        <w:rPr>
          <w:b/>
        </w:rPr>
      </w:pPr>
      <w:r w:rsidRPr="006F1E80">
        <w:rPr>
          <w:b/>
        </w:rPr>
        <w:t>3.1</w:t>
      </w:r>
      <w:r w:rsidRPr="006F1E80">
        <w:rPr>
          <w:b/>
        </w:rPr>
        <w:tab/>
      </w:r>
      <w:r w:rsidR="00E84796" w:rsidRPr="006F1E80">
        <w:rPr>
          <w:b/>
        </w:rPr>
        <w:t xml:space="preserve">Exploratory </w:t>
      </w:r>
      <w:r w:rsidR="00B5646A" w:rsidRPr="006F1E80">
        <w:rPr>
          <w:b/>
        </w:rPr>
        <w:t>D</w:t>
      </w:r>
      <w:r w:rsidR="00E84796" w:rsidRPr="006F1E80">
        <w:rPr>
          <w:b/>
        </w:rPr>
        <w:t xml:space="preserve">ata </w:t>
      </w:r>
      <w:r w:rsidR="00B5646A" w:rsidRPr="006F1E80">
        <w:rPr>
          <w:b/>
        </w:rPr>
        <w:t>A</w:t>
      </w:r>
      <w:r w:rsidR="00E84796" w:rsidRPr="006F1E80">
        <w:rPr>
          <w:b/>
        </w:rPr>
        <w:t>nalysis</w:t>
      </w:r>
    </w:p>
    <w:p w14:paraId="59EBBF42" w14:textId="429EE374" w:rsidR="00EC2551" w:rsidRPr="006F1E80" w:rsidRDefault="000D76F2" w:rsidP="000D76F2">
      <w:pPr>
        <w:spacing w:line="360" w:lineRule="auto"/>
        <w:jc w:val="both"/>
        <w:rPr>
          <w:rFonts w:ascii="Times New Roman" w:hAnsi="Times New Roman" w:cs="Times New Roman"/>
          <w:sz w:val="24"/>
          <w:szCs w:val="24"/>
        </w:rPr>
      </w:pPr>
      <w:del w:id="356" w:author="Ezekiel Ogundepo" w:date="2022-10-12T16:29:00Z">
        <w:r w:rsidRPr="006F1E80" w:rsidDel="0035340F">
          <w:rPr>
            <w:rFonts w:ascii="Times New Roman" w:hAnsi="Times New Roman" w:cs="Times New Roman"/>
            <w:noProof/>
            <w:sz w:val="24"/>
            <w:szCs w:val="24"/>
            <w:lang w:val="en-US"/>
          </w:rPr>
          <mc:AlternateContent>
            <mc:Choice Requires="wpg">
              <w:drawing>
                <wp:anchor distT="0" distB="0" distL="114300" distR="114300" simplePos="0" relativeHeight="251658240" behindDoc="1" locked="0" layoutInCell="1" allowOverlap="1" wp14:anchorId="3B152E8A" wp14:editId="062D9E9D">
                  <wp:simplePos x="0" y="0"/>
                  <wp:positionH relativeFrom="margin">
                    <wp:posOffset>342900</wp:posOffset>
                  </wp:positionH>
                  <wp:positionV relativeFrom="paragraph">
                    <wp:posOffset>1028700</wp:posOffset>
                  </wp:positionV>
                  <wp:extent cx="4610100" cy="3244850"/>
                  <wp:effectExtent l="0" t="0" r="0" b="0"/>
                  <wp:wrapNone/>
                  <wp:docPr id="14" name="Group 14"/>
                  <wp:cNvGraphicFramePr/>
                  <a:graphic xmlns:a="http://schemas.openxmlformats.org/drawingml/2006/main">
                    <a:graphicData uri="http://schemas.microsoft.com/office/word/2010/wordprocessingGroup">
                      <wpg:wgp>
                        <wpg:cNvGrpSpPr/>
                        <wpg:grpSpPr>
                          <a:xfrm>
                            <a:off x="0" y="0"/>
                            <a:ext cx="4610100" cy="3244850"/>
                            <a:chOff x="75135" y="0"/>
                            <a:chExt cx="6011340" cy="5347335"/>
                          </a:xfrm>
                        </wpg:grpSpPr>
                        <pic:pic xmlns:pic="http://schemas.openxmlformats.org/drawingml/2006/picture">
                          <pic:nvPicPr>
                            <pic:cNvPr id="6" name="Picture 6"/>
                            <pic:cNvPicPr>
                              <a:picLocks noChangeAspect="1"/>
                            </pic:cNvPicPr>
                          </pic:nvPicPr>
                          <pic:blipFill rotWithShape="1">
                            <a:blip r:embed="rId13">
                              <a:extLst>
                                <a:ext uri="{28A0092B-C50C-407E-A947-70E740481C1C}">
                                  <a14:useLocalDpi xmlns:a14="http://schemas.microsoft.com/office/drawing/2010/main" val="0"/>
                                </a:ext>
                              </a:extLst>
                            </a:blip>
                            <a:srcRect b="72024"/>
                            <a:stretch/>
                          </pic:blipFill>
                          <pic:spPr bwMode="auto">
                            <a:xfrm>
                              <a:off x="142875" y="0"/>
                              <a:ext cx="5942965" cy="1647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13">
                              <a:extLst>
                                <a:ext uri="{28A0092B-C50C-407E-A947-70E740481C1C}">
                                  <a14:useLocalDpi xmlns:a14="http://schemas.microsoft.com/office/drawing/2010/main" val="0"/>
                                </a:ext>
                              </a:extLst>
                            </a:blip>
                            <a:srcRect t="32827" b="35640"/>
                            <a:stretch/>
                          </pic:blipFill>
                          <pic:spPr bwMode="auto">
                            <a:xfrm>
                              <a:off x="142875" y="1628775"/>
                              <a:ext cx="5943600" cy="18573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rotWithShape="1">
                            <a:blip r:embed="rId13">
                              <a:extLst>
                                <a:ext uri="{28A0092B-C50C-407E-A947-70E740481C1C}">
                                  <a14:useLocalDpi xmlns:a14="http://schemas.microsoft.com/office/drawing/2010/main" val="0"/>
                                </a:ext>
                              </a:extLst>
                            </a:blip>
                            <a:srcRect t="68887"/>
                            <a:stretch/>
                          </pic:blipFill>
                          <pic:spPr bwMode="auto">
                            <a:xfrm>
                              <a:off x="75135" y="3514725"/>
                              <a:ext cx="5943601" cy="18326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5A5B1E9" id="Group 14" o:spid="_x0000_s1026" style="position:absolute;margin-left:27pt;margin-top:81pt;width:363pt;height:255.5pt;z-index:-251658240;mso-position-horizontal-relative:margin;mso-width-relative:margin;mso-height-relative:margin" coordorigin="751" coordsize="60113,53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428;width:59430;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">
                    <v:imagedata r:id="rId14" o:title="" cropbottom="47202f"/>
                  </v:shape>
                  <v:shape id="Picture 7" o:spid="_x0000_s1028" type="#_x0000_t75" style="position:absolute;left:1428;top:16287;width:59436;height:18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">
                    <v:imagedata r:id="rId14" o:title="" croptop="21514f" cropbottom="23357f"/>
                  </v:shape>
                  <v:shape id="Picture 10" o:spid="_x0000_s1029" type="#_x0000_t75" style="position:absolute;left:751;top:35147;width:59436;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">
                    <v:imagedata r:id="rId14" o:title="" croptop="45146f"/>
                  </v:shape>
                  <w10:wrap anchorx="margin"/>
                </v:group>
              </w:pict>
            </mc:Fallback>
          </mc:AlternateContent>
        </w:r>
      </w:del>
      <w:r w:rsidR="00EC2551" w:rsidRPr="006F1E80">
        <w:rPr>
          <w:rFonts w:ascii="Times New Roman" w:hAnsi="Times New Roman" w:cs="Times New Roman"/>
          <w:sz w:val="24"/>
          <w:szCs w:val="24"/>
        </w:rPr>
        <w:t xml:space="preserve">The Exploratory Data Analysis (EDA) summarises the main characteristics of the heart disease data by using </w:t>
      </w:r>
      <w:r w:rsidR="007503D2" w:rsidRPr="006F1E80">
        <w:rPr>
          <w:rFonts w:ascii="Times New Roman" w:hAnsi="Times New Roman" w:cs="Times New Roman"/>
          <w:sz w:val="24"/>
          <w:szCs w:val="24"/>
        </w:rPr>
        <w:t xml:space="preserve">tables and </w:t>
      </w:r>
      <w:r w:rsidR="00EC2551" w:rsidRPr="006F1E80">
        <w:rPr>
          <w:rFonts w:ascii="Times New Roman" w:hAnsi="Times New Roman" w:cs="Times New Roman"/>
          <w:sz w:val="24"/>
          <w:szCs w:val="24"/>
        </w:rPr>
        <w:t>visual</w:t>
      </w:r>
      <w:r w:rsidR="007503D2" w:rsidRPr="006F1E80">
        <w:rPr>
          <w:rFonts w:ascii="Times New Roman" w:hAnsi="Times New Roman" w:cs="Times New Roman"/>
          <w:sz w:val="24"/>
          <w:szCs w:val="24"/>
        </w:rPr>
        <w:t>s</w:t>
      </w:r>
      <w:r w:rsidR="00EC2551" w:rsidRPr="006F1E80">
        <w:rPr>
          <w:rFonts w:ascii="Times New Roman" w:hAnsi="Times New Roman" w:cs="Times New Roman"/>
          <w:sz w:val="24"/>
          <w:szCs w:val="24"/>
        </w:rPr>
        <w:t>. We performed several EDA</w:t>
      </w:r>
      <w:r w:rsidR="003404EB" w:rsidRPr="006F1E80">
        <w:rPr>
          <w:rFonts w:ascii="Times New Roman" w:hAnsi="Times New Roman" w:cs="Times New Roman"/>
          <w:sz w:val="24"/>
          <w:szCs w:val="24"/>
        </w:rPr>
        <w:t xml:space="preserve"> on the Cleveland dataset</w:t>
      </w:r>
      <w:r w:rsidR="00EC2551" w:rsidRPr="006F1E80">
        <w:rPr>
          <w:rFonts w:ascii="Times New Roman" w:hAnsi="Times New Roman" w:cs="Times New Roman"/>
          <w:sz w:val="24"/>
          <w:szCs w:val="24"/>
        </w:rPr>
        <w:t xml:space="preserve"> to get more insight </w:t>
      </w:r>
      <w:r w:rsidR="003404EB" w:rsidRPr="006F1E80">
        <w:rPr>
          <w:rFonts w:ascii="Times New Roman" w:hAnsi="Times New Roman" w:cs="Times New Roman"/>
          <w:sz w:val="24"/>
          <w:szCs w:val="24"/>
        </w:rPr>
        <w:t>into</w:t>
      </w:r>
      <w:r w:rsidR="00EC2551" w:rsidRPr="006F1E80">
        <w:rPr>
          <w:rFonts w:ascii="Times New Roman" w:hAnsi="Times New Roman" w:cs="Times New Roman"/>
          <w:sz w:val="24"/>
          <w:szCs w:val="24"/>
        </w:rPr>
        <w:t xml:space="preserve"> the features that are useful in separating the classes of whether or not a patient w</w:t>
      </w:r>
      <w:r w:rsidR="003404EB" w:rsidRPr="006F1E80">
        <w:rPr>
          <w:rFonts w:ascii="Times New Roman" w:hAnsi="Times New Roman" w:cs="Times New Roman"/>
          <w:sz w:val="24"/>
          <w:szCs w:val="24"/>
        </w:rPr>
        <w:t>ould</w:t>
      </w:r>
      <w:r w:rsidR="00EC2551" w:rsidRPr="006F1E80">
        <w:rPr>
          <w:rFonts w:ascii="Times New Roman" w:hAnsi="Times New Roman" w:cs="Times New Roman"/>
          <w:sz w:val="24"/>
          <w:szCs w:val="24"/>
        </w:rPr>
        <w:t xml:space="preserve"> have heart disease before applying machine learning models </w:t>
      </w:r>
      <w:r w:rsidR="00B13213" w:rsidRPr="006F1E80">
        <w:rPr>
          <w:rFonts w:ascii="Times New Roman" w:hAnsi="Times New Roman" w:cs="Times New Roman"/>
          <w:sz w:val="24"/>
          <w:szCs w:val="24"/>
        </w:rPr>
        <w:t>for</w:t>
      </w:r>
      <w:r w:rsidR="00EC2551" w:rsidRPr="006F1E80">
        <w:rPr>
          <w:rFonts w:ascii="Times New Roman" w:hAnsi="Times New Roman" w:cs="Times New Roman"/>
          <w:sz w:val="24"/>
          <w:szCs w:val="24"/>
        </w:rPr>
        <w:t xml:space="preserve"> prediction.</w:t>
      </w:r>
    </w:p>
    <w:p w14:paraId="2BDBEF72" w14:textId="279ABCC8" w:rsidR="00966AE0" w:rsidDel="0035340F" w:rsidRDefault="000D76F2" w:rsidP="0035340F">
      <w:pPr>
        <w:tabs>
          <w:tab w:val="left" w:pos="6880"/>
        </w:tabs>
        <w:spacing w:line="360" w:lineRule="auto"/>
        <w:jc w:val="both"/>
        <w:rPr>
          <w:del w:id="357" w:author="Ezekiel Ogundepo" w:date="2022-10-12T16:30:00Z"/>
          <w:rFonts w:ascii="Times New Roman" w:hAnsi="Times New Roman" w:cs="Times New Roman"/>
          <w:sz w:val="24"/>
          <w:szCs w:val="24"/>
        </w:rPr>
      </w:pPr>
      <w:del w:id="358" w:author="Ezekiel Ogundepo" w:date="2022-10-12T16:30:00Z">
        <w:r w:rsidDel="0035340F">
          <w:rPr>
            <w:rFonts w:ascii="Times New Roman" w:hAnsi="Times New Roman" w:cs="Times New Roman"/>
            <w:sz w:val="24"/>
            <w:szCs w:val="24"/>
          </w:rPr>
          <w:tab/>
        </w:r>
      </w:del>
    </w:p>
    <w:p w14:paraId="11EB888D" w14:textId="6CBF4FD8" w:rsidR="0035340F" w:rsidRDefault="0035340F" w:rsidP="000D76F2">
      <w:pPr>
        <w:tabs>
          <w:tab w:val="left" w:pos="6880"/>
        </w:tabs>
        <w:spacing w:line="360" w:lineRule="auto"/>
        <w:jc w:val="both"/>
        <w:rPr>
          <w:ins w:id="359" w:author="Ezekiel Ogundepo" w:date="2022-10-29T15:29:00Z"/>
          <w:rFonts w:ascii="Times New Roman" w:hAnsi="Times New Roman" w:cs="Times New Roman"/>
          <w:sz w:val="24"/>
          <w:szCs w:val="24"/>
        </w:rPr>
      </w:pPr>
    </w:p>
    <w:p w14:paraId="0266F74D" w14:textId="5B63A358" w:rsidR="009615FA" w:rsidRDefault="009615FA" w:rsidP="000D76F2">
      <w:pPr>
        <w:tabs>
          <w:tab w:val="left" w:pos="6880"/>
        </w:tabs>
        <w:spacing w:line="360" w:lineRule="auto"/>
        <w:jc w:val="both"/>
        <w:rPr>
          <w:ins w:id="360" w:author="Ezekiel Ogundepo" w:date="2022-10-12T16:33:00Z"/>
          <w:rFonts w:ascii="Times New Roman" w:hAnsi="Times New Roman" w:cs="Times New Roman"/>
          <w:sz w:val="24"/>
          <w:szCs w:val="24"/>
        </w:rPr>
      </w:pPr>
      <w:ins w:id="361" w:author="Ezekiel Ogundepo" w:date="2022-10-12T16:33:00Z">
        <w:r>
          <w:rPr>
            <w:rFonts w:ascii="Times New Roman" w:hAnsi="Times New Roman" w:cs="Times New Roman"/>
            <w:noProof/>
            <w:sz w:val="24"/>
            <w:szCs w:val="24"/>
          </w:rPr>
          <mc:AlternateContent>
            <mc:Choice Requires="wpg">
              <w:drawing>
                <wp:anchor distT="0" distB="0" distL="114300" distR="114300" simplePos="0" relativeHeight="251668480" behindDoc="0" locked="0" layoutInCell="1" allowOverlap="1" wp14:anchorId="07DAF1E9" wp14:editId="187E5FE8">
                  <wp:simplePos x="0" y="0"/>
                  <wp:positionH relativeFrom="margin">
                    <wp:align>left</wp:align>
                  </wp:positionH>
                  <wp:positionV relativeFrom="paragraph">
                    <wp:posOffset>-405765</wp:posOffset>
                  </wp:positionV>
                  <wp:extent cx="6089950" cy="5013441"/>
                  <wp:effectExtent l="0" t="0" r="6350" b="0"/>
                  <wp:wrapNone/>
                  <wp:docPr id="17" name="Group 13"/>
                  <wp:cNvGraphicFramePr/>
                  <a:graphic xmlns:a="http://schemas.openxmlformats.org/drawingml/2006/main">
                    <a:graphicData uri="http://schemas.microsoft.com/office/word/2010/wordprocessingGroup">
                      <wpg:wgp>
                        <wpg:cNvGrpSpPr/>
                        <wpg:grpSpPr>
                          <a:xfrm>
                            <a:off x="0" y="0"/>
                            <a:ext cx="6089950" cy="5013441"/>
                            <a:chOff x="0" y="0"/>
                            <a:chExt cx="9427773" cy="6388262"/>
                          </a:xfrm>
                        </wpg:grpSpPr>
                        <pic:pic xmlns:pic="http://schemas.openxmlformats.org/drawingml/2006/picture">
                          <pic:nvPicPr>
                            <pic:cNvPr id="18" name="Picture 1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13844" cy="3175200"/>
                            </a:xfrm>
                            <a:prstGeom prst="rect">
                              <a:avLst/>
                            </a:prstGeom>
                          </pic:spPr>
                        </pic:pic>
                        <pic:pic xmlns:pic="http://schemas.openxmlformats.org/drawingml/2006/picture">
                          <pic:nvPicPr>
                            <pic:cNvPr id="19" name="Picture 1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698163" y="0"/>
                              <a:ext cx="4713844" cy="3175200"/>
                            </a:xfrm>
                            <a:prstGeom prst="rect">
                              <a:avLst/>
                            </a:prstGeom>
                          </pic:spPr>
                        </pic:pic>
                        <pic:pic xmlns:pic="http://schemas.openxmlformats.org/drawingml/2006/picture">
                          <pic:nvPicPr>
                            <pic:cNvPr id="20" name="Picture 2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3213062"/>
                              <a:ext cx="4713844" cy="3175200"/>
                            </a:xfrm>
                            <a:prstGeom prst="rect">
                              <a:avLst/>
                            </a:prstGeom>
                          </pic:spPr>
                        </pic:pic>
                        <pic:pic xmlns:pic="http://schemas.openxmlformats.org/drawingml/2006/picture">
                          <pic:nvPicPr>
                            <pic:cNvPr id="21" name="Picture 2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713929" y="3213062"/>
                              <a:ext cx="4713844" cy="3175200"/>
                            </a:xfrm>
                            <a:prstGeom prst="rect">
                              <a:avLst/>
                            </a:prstGeom>
                          </pic:spPr>
                        </pic:pic>
                      </wpg:wgp>
                    </a:graphicData>
                  </a:graphic>
                </wp:anchor>
              </w:drawing>
            </mc:Choice>
            <mc:Fallback>
              <w:pict>
                <v:group w14:anchorId="412E8387" id="Group 13" o:spid="_x0000_s1026" style="position:absolute;margin-left:0;margin-top:-31.95pt;width:479.5pt;height:394.75pt;z-index:251668480;mso-position-horizontal:left;mso-position-horizontal-relative:margin" coordsize="94277,63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">
                  <v:shape id="Picture 18" o:spid="_x0000_s1027" type="#_x0000_t75" style="position:absolute;width:47138;height:3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">
                    <v:imagedata r:id="rId19" o:title=""/>
                  </v:shape>
                  <v:shape id="Picture 19" o:spid="_x0000_s1028" type="#_x0000_t75" style="position:absolute;left:46981;width:47139;height:3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">
                    <v:imagedata r:id="rId20" o:title=""/>
                  </v:shape>
                  <v:shape id="Picture 20" o:spid="_x0000_s1029" type="#_x0000_t75" style="position:absolute;top:32130;width:47138;height:3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">
                    <v:imagedata r:id="rId21" o:title=""/>
                  </v:shape>
                  <v:shape id="Picture 21" o:spid="_x0000_s1030" type="#_x0000_t75" style="position:absolute;left:47139;top:32130;width:47138;height:3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">
                    <v:imagedata r:id="rId22" o:title=""/>
                  </v:shape>
                  <w10:wrap anchorx="margin"/>
                </v:group>
              </w:pict>
            </mc:Fallback>
          </mc:AlternateContent>
        </w:r>
      </w:ins>
    </w:p>
    <w:p w14:paraId="690BB306" w14:textId="663D5E9D" w:rsidR="0035340F" w:rsidRDefault="0035340F" w:rsidP="000D76F2">
      <w:pPr>
        <w:tabs>
          <w:tab w:val="left" w:pos="6880"/>
        </w:tabs>
        <w:spacing w:line="360" w:lineRule="auto"/>
        <w:jc w:val="both"/>
        <w:rPr>
          <w:ins w:id="362" w:author="Ezekiel Ogundepo" w:date="2022-10-12T16:33:00Z"/>
          <w:rFonts w:ascii="Times New Roman" w:hAnsi="Times New Roman" w:cs="Times New Roman"/>
          <w:sz w:val="24"/>
          <w:szCs w:val="24"/>
        </w:rPr>
      </w:pPr>
    </w:p>
    <w:p w14:paraId="292F9F73" w14:textId="77777777" w:rsidR="0035340F" w:rsidRPr="006F1E80" w:rsidRDefault="0035340F" w:rsidP="000D76F2">
      <w:pPr>
        <w:tabs>
          <w:tab w:val="left" w:pos="6880"/>
        </w:tabs>
        <w:spacing w:line="360" w:lineRule="auto"/>
        <w:jc w:val="both"/>
        <w:rPr>
          <w:ins w:id="363" w:author="Ezekiel Ogundepo" w:date="2022-10-12T16:33:00Z"/>
          <w:rFonts w:ascii="Times New Roman" w:hAnsi="Times New Roman" w:cs="Times New Roman"/>
          <w:sz w:val="24"/>
          <w:szCs w:val="24"/>
        </w:rPr>
      </w:pPr>
    </w:p>
    <w:p w14:paraId="7C270E7D" w14:textId="6A7ACEBE" w:rsidR="002367C0" w:rsidRDefault="002367C0">
      <w:pPr>
        <w:tabs>
          <w:tab w:val="left" w:pos="6880"/>
        </w:tabs>
        <w:spacing w:line="360" w:lineRule="auto"/>
        <w:jc w:val="both"/>
        <w:rPr>
          <w:rFonts w:ascii="Times New Roman" w:hAnsi="Times New Roman" w:cs="Times New Roman"/>
          <w:b/>
        </w:rPr>
        <w:pPrChange w:id="364" w:author="Ezekiel Ogundepo" w:date="2022-10-12T16:30:00Z">
          <w:pPr>
            <w:spacing w:line="360" w:lineRule="auto"/>
            <w:jc w:val="center"/>
          </w:pPr>
        </w:pPrChange>
      </w:pPr>
    </w:p>
    <w:p w14:paraId="6EE8B4B5" w14:textId="77777777" w:rsidR="002367C0" w:rsidRDefault="002367C0" w:rsidP="003404EB">
      <w:pPr>
        <w:spacing w:line="360" w:lineRule="auto"/>
        <w:jc w:val="center"/>
        <w:rPr>
          <w:rFonts w:ascii="Times New Roman" w:hAnsi="Times New Roman" w:cs="Times New Roman"/>
          <w:b/>
        </w:rPr>
      </w:pPr>
    </w:p>
    <w:p w14:paraId="1AE9CBDD" w14:textId="77777777" w:rsidR="002367C0" w:rsidRDefault="002367C0" w:rsidP="003404EB">
      <w:pPr>
        <w:spacing w:line="360" w:lineRule="auto"/>
        <w:jc w:val="center"/>
        <w:rPr>
          <w:rFonts w:ascii="Times New Roman" w:hAnsi="Times New Roman" w:cs="Times New Roman"/>
          <w:b/>
        </w:rPr>
      </w:pPr>
    </w:p>
    <w:p w14:paraId="7C243967" w14:textId="77777777" w:rsidR="002367C0" w:rsidRDefault="002367C0" w:rsidP="003404EB">
      <w:pPr>
        <w:spacing w:line="360" w:lineRule="auto"/>
        <w:jc w:val="center"/>
        <w:rPr>
          <w:rFonts w:ascii="Times New Roman" w:hAnsi="Times New Roman" w:cs="Times New Roman"/>
          <w:b/>
        </w:rPr>
      </w:pPr>
    </w:p>
    <w:p w14:paraId="67879B64" w14:textId="77777777" w:rsidR="002367C0" w:rsidRDefault="002367C0" w:rsidP="003404EB">
      <w:pPr>
        <w:spacing w:line="360" w:lineRule="auto"/>
        <w:jc w:val="center"/>
        <w:rPr>
          <w:rFonts w:ascii="Times New Roman" w:hAnsi="Times New Roman" w:cs="Times New Roman"/>
          <w:b/>
        </w:rPr>
      </w:pPr>
    </w:p>
    <w:p w14:paraId="23AA7F79" w14:textId="77777777" w:rsidR="002367C0" w:rsidRDefault="002367C0" w:rsidP="003404EB">
      <w:pPr>
        <w:spacing w:line="360" w:lineRule="auto"/>
        <w:jc w:val="center"/>
        <w:rPr>
          <w:rFonts w:ascii="Times New Roman" w:hAnsi="Times New Roman" w:cs="Times New Roman"/>
          <w:b/>
        </w:rPr>
      </w:pPr>
    </w:p>
    <w:p w14:paraId="2E8BFE16" w14:textId="2FBDA0E1" w:rsidR="002367C0" w:rsidRDefault="002367C0" w:rsidP="003404EB">
      <w:pPr>
        <w:spacing w:line="360" w:lineRule="auto"/>
        <w:jc w:val="center"/>
        <w:rPr>
          <w:rFonts w:ascii="Times New Roman" w:hAnsi="Times New Roman" w:cs="Times New Roman"/>
          <w:b/>
        </w:rPr>
      </w:pPr>
    </w:p>
    <w:p w14:paraId="3D2105C0" w14:textId="20CE40E6" w:rsidR="002367C0" w:rsidRDefault="002367C0" w:rsidP="003404EB">
      <w:pPr>
        <w:spacing w:line="360" w:lineRule="auto"/>
        <w:jc w:val="center"/>
        <w:rPr>
          <w:rFonts w:ascii="Times New Roman" w:hAnsi="Times New Roman" w:cs="Times New Roman"/>
          <w:b/>
        </w:rPr>
      </w:pPr>
    </w:p>
    <w:p w14:paraId="52A2C481" w14:textId="0D9935E9" w:rsidR="000D76F2" w:rsidRDefault="000D76F2" w:rsidP="00F70825">
      <w:pPr>
        <w:spacing w:after="0" w:line="240" w:lineRule="auto"/>
        <w:rPr>
          <w:rFonts w:ascii="Times New Roman" w:hAnsi="Times New Roman" w:cs="Times New Roman"/>
          <w:b/>
          <w:bCs/>
        </w:rPr>
      </w:pPr>
    </w:p>
    <w:p w14:paraId="56AC2C3E" w14:textId="48E3CCE9" w:rsidR="0035340F" w:rsidRDefault="0035340F" w:rsidP="00F70825">
      <w:pPr>
        <w:spacing w:after="0" w:line="240" w:lineRule="auto"/>
        <w:rPr>
          <w:ins w:id="365" w:author="Ezekiel Ogundepo" w:date="2022-10-12T16:35:00Z"/>
          <w:rFonts w:ascii="Times New Roman" w:hAnsi="Times New Roman" w:cs="Times New Roman"/>
          <w:b/>
          <w:bCs/>
        </w:rPr>
      </w:pPr>
    </w:p>
    <w:p w14:paraId="39258196" w14:textId="307FC942" w:rsidR="0035340F" w:rsidRDefault="0035340F" w:rsidP="00F70825">
      <w:pPr>
        <w:spacing w:after="0" w:line="240" w:lineRule="auto"/>
        <w:rPr>
          <w:ins w:id="366" w:author="Ezekiel Ogundepo" w:date="2022-10-12T16:35:00Z"/>
          <w:rFonts w:ascii="Times New Roman" w:hAnsi="Times New Roman" w:cs="Times New Roman"/>
          <w:b/>
          <w:bCs/>
        </w:rPr>
      </w:pPr>
    </w:p>
    <w:p w14:paraId="03A33538" w14:textId="7F465C39" w:rsidR="0035340F" w:rsidRDefault="0035340F" w:rsidP="00F70825">
      <w:pPr>
        <w:spacing w:after="0" w:line="240" w:lineRule="auto"/>
        <w:rPr>
          <w:ins w:id="367" w:author="Ezekiel Ogundepo" w:date="2022-10-12T16:35:00Z"/>
          <w:rFonts w:ascii="Times New Roman" w:hAnsi="Times New Roman" w:cs="Times New Roman"/>
          <w:b/>
          <w:bCs/>
        </w:rPr>
      </w:pPr>
    </w:p>
    <w:p w14:paraId="75F2D410" w14:textId="519445DE" w:rsidR="0035340F" w:rsidRDefault="0035340F" w:rsidP="00F70825">
      <w:pPr>
        <w:spacing w:after="0" w:line="240" w:lineRule="auto"/>
        <w:rPr>
          <w:ins w:id="368" w:author="Ezekiel Ogundepo" w:date="2022-10-12T16:35:00Z"/>
          <w:rFonts w:ascii="Times New Roman" w:hAnsi="Times New Roman" w:cs="Times New Roman"/>
          <w:b/>
          <w:bCs/>
        </w:rPr>
      </w:pPr>
    </w:p>
    <w:p w14:paraId="471E2B64" w14:textId="7B01E13A" w:rsidR="0035340F" w:rsidRDefault="0035340F" w:rsidP="00F70825">
      <w:pPr>
        <w:spacing w:after="0" w:line="240" w:lineRule="auto"/>
        <w:rPr>
          <w:ins w:id="369" w:author="Ezekiel Ogundepo" w:date="2022-10-12T16:35:00Z"/>
          <w:rFonts w:ascii="Times New Roman" w:hAnsi="Times New Roman" w:cs="Times New Roman"/>
          <w:b/>
          <w:bCs/>
        </w:rPr>
      </w:pPr>
    </w:p>
    <w:p w14:paraId="457A1A47" w14:textId="136ADFFF" w:rsidR="0035340F" w:rsidRDefault="0035340F" w:rsidP="00F70825">
      <w:pPr>
        <w:spacing w:after="0" w:line="240" w:lineRule="auto"/>
        <w:rPr>
          <w:ins w:id="370" w:author="Ezekiel Ogundepo" w:date="2022-10-12T16:35:00Z"/>
          <w:rFonts w:ascii="Times New Roman" w:hAnsi="Times New Roman" w:cs="Times New Roman"/>
          <w:b/>
          <w:bCs/>
        </w:rPr>
      </w:pPr>
    </w:p>
    <w:p w14:paraId="08BBDAF9" w14:textId="3E1B8D57" w:rsidR="0035340F" w:rsidRDefault="0035340F" w:rsidP="00F70825">
      <w:pPr>
        <w:spacing w:after="0" w:line="240" w:lineRule="auto"/>
        <w:rPr>
          <w:ins w:id="371" w:author="Ezekiel Ogundepo" w:date="2022-10-12T16:35:00Z"/>
          <w:rFonts w:ascii="Times New Roman" w:hAnsi="Times New Roman" w:cs="Times New Roman"/>
          <w:b/>
          <w:bCs/>
        </w:rPr>
      </w:pPr>
    </w:p>
    <w:p w14:paraId="1BA25376" w14:textId="3686E7A7" w:rsidR="0035340F" w:rsidRDefault="0035340F" w:rsidP="00F70825">
      <w:pPr>
        <w:spacing w:after="0" w:line="240" w:lineRule="auto"/>
        <w:rPr>
          <w:ins w:id="372" w:author="Ezekiel Ogundepo" w:date="2022-10-12T16:35:00Z"/>
          <w:rFonts w:ascii="Times New Roman" w:hAnsi="Times New Roman" w:cs="Times New Roman"/>
          <w:b/>
          <w:bCs/>
        </w:rPr>
      </w:pPr>
    </w:p>
    <w:p w14:paraId="7240DA69" w14:textId="122A747F" w:rsidR="0035340F" w:rsidRDefault="00D739AC" w:rsidP="00F70825">
      <w:pPr>
        <w:spacing w:after="0" w:line="240" w:lineRule="auto"/>
        <w:rPr>
          <w:ins w:id="373" w:author="Ezekiel Ogundepo" w:date="2022-10-12T16:35:00Z"/>
          <w:rFonts w:ascii="Times New Roman" w:hAnsi="Times New Roman" w:cs="Times New Roman"/>
          <w:b/>
          <w:bCs/>
        </w:rPr>
      </w:pPr>
      <w:ins w:id="374" w:author="Ezekiel Ogundepo" w:date="2022-10-12T16:35:00Z">
        <w:r>
          <w:rPr>
            <w:noProof/>
          </w:rPr>
          <w:lastRenderedPageBreak/>
          <w:drawing>
            <wp:anchor distT="0" distB="0" distL="114300" distR="114300" simplePos="0" relativeHeight="251670528" behindDoc="0" locked="0" layoutInCell="1" allowOverlap="1" wp14:anchorId="1C4DF72C" wp14:editId="24B704EA">
              <wp:simplePos x="0" y="0"/>
              <wp:positionH relativeFrom="column">
                <wp:posOffset>586642</wp:posOffset>
              </wp:positionH>
              <wp:positionV relativeFrom="paragraph">
                <wp:posOffset>-561096</wp:posOffset>
              </wp:positionV>
              <wp:extent cx="4065270" cy="3108325"/>
              <wp:effectExtent l="0" t="0" r="0" b="0"/>
              <wp:wrapNone/>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65270" cy="3108325"/>
                      </a:xfrm>
                      <a:prstGeom prst="rect">
                        <a:avLst/>
                      </a:prstGeom>
                    </pic:spPr>
                  </pic:pic>
                </a:graphicData>
              </a:graphic>
            </wp:anchor>
          </w:drawing>
        </w:r>
      </w:ins>
    </w:p>
    <w:p w14:paraId="6FFFCFBD" w14:textId="211258D1" w:rsidR="0035340F" w:rsidRDefault="0035340F" w:rsidP="00F70825">
      <w:pPr>
        <w:spacing w:after="0" w:line="240" w:lineRule="auto"/>
        <w:rPr>
          <w:ins w:id="375" w:author="Ezekiel Ogundepo" w:date="2022-10-12T16:35:00Z"/>
          <w:rFonts w:ascii="Times New Roman" w:hAnsi="Times New Roman" w:cs="Times New Roman"/>
          <w:b/>
          <w:bCs/>
        </w:rPr>
      </w:pPr>
    </w:p>
    <w:p w14:paraId="54B38784" w14:textId="77777777" w:rsidR="0035340F" w:rsidRDefault="0035340F" w:rsidP="00F70825">
      <w:pPr>
        <w:spacing w:after="0" w:line="240" w:lineRule="auto"/>
        <w:rPr>
          <w:ins w:id="376" w:author="Ezekiel Ogundepo" w:date="2022-10-12T16:35:00Z"/>
          <w:rFonts w:ascii="Times New Roman" w:hAnsi="Times New Roman" w:cs="Times New Roman"/>
          <w:b/>
          <w:bCs/>
        </w:rPr>
      </w:pPr>
    </w:p>
    <w:p w14:paraId="1404487B" w14:textId="5BE58DFA" w:rsidR="0035340F" w:rsidRDefault="0035340F" w:rsidP="00F70825">
      <w:pPr>
        <w:spacing w:after="0" w:line="240" w:lineRule="auto"/>
        <w:rPr>
          <w:ins w:id="377" w:author="Ezekiel Ogundepo" w:date="2022-10-12T16:35:00Z"/>
          <w:rFonts w:ascii="Times New Roman" w:hAnsi="Times New Roman" w:cs="Times New Roman"/>
          <w:b/>
          <w:bCs/>
        </w:rPr>
      </w:pPr>
    </w:p>
    <w:p w14:paraId="2C773E21" w14:textId="77777777" w:rsidR="0035340F" w:rsidRDefault="0035340F" w:rsidP="00F70825">
      <w:pPr>
        <w:spacing w:after="0" w:line="240" w:lineRule="auto"/>
        <w:rPr>
          <w:ins w:id="378" w:author="Ezekiel Ogundepo" w:date="2022-10-12T16:35:00Z"/>
          <w:rFonts w:ascii="Times New Roman" w:hAnsi="Times New Roman" w:cs="Times New Roman"/>
          <w:b/>
          <w:bCs/>
        </w:rPr>
      </w:pPr>
    </w:p>
    <w:p w14:paraId="46E93DAF" w14:textId="7E9EE13B" w:rsidR="0035340F" w:rsidRDefault="0035340F" w:rsidP="00F70825">
      <w:pPr>
        <w:spacing w:after="0" w:line="240" w:lineRule="auto"/>
        <w:rPr>
          <w:ins w:id="379" w:author="Ezekiel Ogundepo" w:date="2022-10-12T16:35:00Z"/>
          <w:rFonts w:ascii="Times New Roman" w:hAnsi="Times New Roman" w:cs="Times New Roman"/>
          <w:b/>
          <w:bCs/>
        </w:rPr>
      </w:pPr>
    </w:p>
    <w:p w14:paraId="14CB14E0" w14:textId="77777777" w:rsidR="0035340F" w:rsidRDefault="0035340F" w:rsidP="00F70825">
      <w:pPr>
        <w:spacing w:after="0" w:line="240" w:lineRule="auto"/>
        <w:rPr>
          <w:ins w:id="380" w:author="Ezekiel Ogundepo" w:date="2022-10-12T16:35:00Z"/>
          <w:rFonts w:ascii="Times New Roman" w:hAnsi="Times New Roman" w:cs="Times New Roman"/>
          <w:b/>
          <w:bCs/>
        </w:rPr>
      </w:pPr>
    </w:p>
    <w:p w14:paraId="15661708" w14:textId="77777777" w:rsidR="009615FA" w:rsidRDefault="009615FA" w:rsidP="00F70825">
      <w:pPr>
        <w:spacing w:after="0" w:line="240" w:lineRule="auto"/>
        <w:rPr>
          <w:ins w:id="381" w:author="Ezekiel Ogundepo" w:date="2022-10-29T15:29:00Z"/>
          <w:rFonts w:ascii="Times New Roman" w:hAnsi="Times New Roman" w:cs="Times New Roman"/>
          <w:b/>
          <w:bCs/>
        </w:rPr>
      </w:pPr>
    </w:p>
    <w:p w14:paraId="5834F2D2" w14:textId="77777777" w:rsidR="009615FA" w:rsidRDefault="009615FA" w:rsidP="00F70825">
      <w:pPr>
        <w:spacing w:after="0" w:line="240" w:lineRule="auto"/>
        <w:rPr>
          <w:ins w:id="382" w:author="Ezekiel Ogundepo" w:date="2022-10-29T15:29:00Z"/>
          <w:rFonts w:ascii="Times New Roman" w:hAnsi="Times New Roman" w:cs="Times New Roman"/>
          <w:b/>
          <w:bCs/>
        </w:rPr>
      </w:pPr>
    </w:p>
    <w:p w14:paraId="73F856A4" w14:textId="77777777" w:rsidR="009615FA" w:rsidRDefault="009615FA" w:rsidP="00F70825">
      <w:pPr>
        <w:spacing w:after="0" w:line="240" w:lineRule="auto"/>
        <w:rPr>
          <w:ins w:id="383" w:author="Ezekiel Ogundepo" w:date="2022-10-29T15:29:00Z"/>
          <w:rFonts w:ascii="Times New Roman" w:hAnsi="Times New Roman" w:cs="Times New Roman"/>
          <w:b/>
          <w:bCs/>
        </w:rPr>
      </w:pPr>
    </w:p>
    <w:p w14:paraId="19E65C4D" w14:textId="77777777" w:rsidR="009615FA" w:rsidRDefault="009615FA" w:rsidP="00F70825">
      <w:pPr>
        <w:spacing w:after="0" w:line="240" w:lineRule="auto"/>
        <w:rPr>
          <w:ins w:id="384" w:author="Ezekiel Ogundepo" w:date="2022-10-29T15:29:00Z"/>
          <w:rFonts w:ascii="Times New Roman" w:hAnsi="Times New Roman" w:cs="Times New Roman"/>
          <w:b/>
          <w:bCs/>
        </w:rPr>
      </w:pPr>
    </w:p>
    <w:p w14:paraId="19CCBB0B" w14:textId="77777777" w:rsidR="009615FA" w:rsidRDefault="009615FA" w:rsidP="00F70825">
      <w:pPr>
        <w:spacing w:after="0" w:line="240" w:lineRule="auto"/>
        <w:rPr>
          <w:ins w:id="385" w:author="Ezekiel Ogundepo" w:date="2022-10-29T15:29:00Z"/>
          <w:rFonts w:ascii="Times New Roman" w:hAnsi="Times New Roman" w:cs="Times New Roman"/>
          <w:b/>
          <w:bCs/>
        </w:rPr>
      </w:pPr>
    </w:p>
    <w:p w14:paraId="007B178D" w14:textId="77777777" w:rsidR="009615FA" w:rsidRDefault="009615FA" w:rsidP="00F70825">
      <w:pPr>
        <w:spacing w:after="0" w:line="240" w:lineRule="auto"/>
        <w:rPr>
          <w:ins w:id="386" w:author="Ezekiel Ogundepo" w:date="2022-10-29T15:29:00Z"/>
          <w:rFonts w:ascii="Times New Roman" w:hAnsi="Times New Roman" w:cs="Times New Roman"/>
          <w:b/>
          <w:bCs/>
        </w:rPr>
      </w:pPr>
    </w:p>
    <w:p w14:paraId="65A39689" w14:textId="77777777" w:rsidR="009615FA" w:rsidRDefault="009615FA" w:rsidP="00F70825">
      <w:pPr>
        <w:spacing w:after="0" w:line="240" w:lineRule="auto"/>
        <w:rPr>
          <w:ins w:id="387" w:author="Ezekiel Ogundepo" w:date="2022-10-29T15:29:00Z"/>
          <w:rFonts w:ascii="Times New Roman" w:hAnsi="Times New Roman" w:cs="Times New Roman"/>
          <w:b/>
          <w:bCs/>
        </w:rPr>
      </w:pPr>
    </w:p>
    <w:p w14:paraId="69B21008" w14:textId="77777777" w:rsidR="009615FA" w:rsidRDefault="009615FA" w:rsidP="00F70825">
      <w:pPr>
        <w:spacing w:after="0" w:line="240" w:lineRule="auto"/>
        <w:rPr>
          <w:ins w:id="388" w:author="Ezekiel Ogundepo" w:date="2022-10-29T15:29:00Z"/>
          <w:rFonts w:ascii="Times New Roman" w:hAnsi="Times New Roman" w:cs="Times New Roman"/>
          <w:b/>
          <w:bCs/>
        </w:rPr>
      </w:pPr>
    </w:p>
    <w:p w14:paraId="68F7CE0E" w14:textId="77777777" w:rsidR="009615FA" w:rsidRDefault="009615FA" w:rsidP="00F70825">
      <w:pPr>
        <w:spacing w:after="0" w:line="240" w:lineRule="auto"/>
        <w:rPr>
          <w:ins w:id="389" w:author="Ezekiel Ogundepo" w:date="2022-10-29T15:29:00Z"/>
          <w:rFonts w:ascii="Times New Roman" w:hAnsi="Times New Roman" w:cs="Times New Roman"/>
          <w:b/>
          <w:bCs/>
        </w:rPr>
      </w:pPr>
    </w:p>
    <w:p w14:paraId="3A3EDA98" w14:textId="77777777" w:rsidR="009615FA" w:rsidRDefault="009615FA" w:rsidP="00F70825">
      <w:pPr>
        <w:spacing w:after="0" w:line="240" w:lineRule="auto"/>
        <w:rPr>
          <w:ins w:id="390" w:author="Ezekiel Ogundepo" w:date="2022-10-29T15:29:00Z"/>
          <w:rFonts w:ascii="Times New Roman" w:hAnsi="Times New Roman" w:cs="Times New Roman"/>
          <w:b/>
          <w:bCs/>
        </w:rPr>
      </w:pPr>
    </w:p>
    <w:p w14:paraId="3467B954" w14:textId="3A26F97A" w:rsidR="009615FA" w:rsidRDefault="003404EB" w:rsidP="00F70825">
      <w:pPr>
        <w:spacing w:after="0" w:line="240" w:lineRule="auto"/>
        <w:rPr>
          <w:ins w:id="391" w:author="Ezekiel Ogundepo" w:date="2022-10-29T15:29:00Z"/>
          <w:rFonts w:ascii="Times New Roman" w:hAnsi="Times New Roman" w:cs="Times New Roman"/>
        </w:rPr>
      </w:pPr>
      <w:r w:rsidRPr="008476DC">
        <w:rPr>
          <w:rFonts w:ascii="Times New Roman" w:hAnsi="Times New Roman" w:cs="Times New Roman"/>
          <w:b/>
          <w:bCs/>
        </w:rPr>
        <w:t>Fig</w:t>
      </w:r>
      <w:r w:rsidR="000D76F2">
        <w:rPr>
          <w:rFonts w:ascii="Times New Roman" w:hAnsi="Times New Roman" w:cs="Times New Roman"/>
          <w:b/>
          <w:bCs/>
        </w:rPr>
        <w:t>.</w:t>
      </w:r>
      <w:r w:rsidRPr="008476DC">
        <w:rPr>
          <w:rFonts w:ascii="Times New Roman" w:hAnsi="Times New Roman" w:cs="Times New Roman"/>
          <w:b/>
          <w:bCs/>
        </w:rPr>
        <w:t xml:space="preserve"> </w:t>
      </w:r>
      <w:ins w:id="392" w:author="Ezekiel Ogundepo" w:date="2022-10-29T19:47:00Z">
        <w:r w:rsidR="00FE0A26">
          <w:rPr>
            <w:rFonts w:ascii="Times New Roman" w:hAnsi="Times New Roman" w:cs="Times New Roman"/>
            <w:b/>
            <w:bCs/>
          </w:rPr>
          <w:t>3</w:t>
        </w:r>
      </w:ins>
      <w:del w:id="393" w:author="Ezekiel Ogundepo" w:date="2022-10-29T19:47:00Z">
        <w:r w:rsidRPr="008476DC" w:rsidDel="00FE0A26">
          <w:rPr>
            <w:rFonts w:ascii="Times New Roman" w:hAnsi="Times New Roman" w:cs="Times New Roman"/>
            <w:b/>
            <w:bCs/>
          </w:rPr>
          <w:delText>2</w:delText>
        </w:r>
      </w:del>
      <w:r w:rsidRPr="0073710F">
        <w:rPr>
          <w:rFonts w:ascii="Times New Roman" w:hAnsi="Times New Roman" w:cs="Times New Roman"/>
        </w:rPr>
        <w:t xml:space="preserve"> </w:t>
      </w:r>
      <w:del w:id="394" w:author="Ezekiel Ogundepo" w:date="2022-10-29T19:59:00Z">
        <w:r w:rsidRPr="0073710F" w:rsidDel="001358AF">
          <w:rPr>
            <w:rFonts w:ascii="Times New Roman" w:hAnsi="Times New Roman" w:cs="Times New Roman"/>
          </w:rPr>
          <w:delText xml:space="preserve">Box plots of the metrical (continuous) features by </w:delText>
        </w:r>
      </w:del>
      <w:del w:id="395" w:author="Ezekiel Ogundepo" w:date="2022-10-29T19:48:00Z">
        <w:r w:rsidRPr="00B97656" w:rsidDel="00FE0A26">
          <w:rPr>
            <w:rFonts w:ascii="Times New Roman" w:hAnsi="Times New Roman" w:cs="Times New Roman"/>
            <w:color w:val="FF0000"/>
            <w:rPrChange w:id="396" w:author="Ezekiel Ogundepo" w:date="2022-10-12T17:26:00Z">
              <w:rPr>
                <w:rFonts w:ascii="Times New Roman" w:hAnsi="Times New Roman" w:cs="Times New Roman"/>
              </w:rPr>
            </w:rPrChange>
          </w:rPr>
          <w:delText>class labels</w:delText>
        </w:r>
      </w:del>
      <w:del w:id="397" w:author="Ezekiel Ogundepo" w:date="2022-10-29T19:59:00Z">
        <w:r w:rsidRPr="00B97656" w:rsidDel="001358AF">
          <w:rPr>
            <w:rFonts w:ascii="Times New Roman" w:hAnsi="Times New Roman" w:cs="Times New Roman"/>
            <w:color w:val="FF0000"/>
            <w:rPrChange w:id="398" w:author="Ezekiel Ogundepo" w:date="2022-10-12T17:26:00Z">
              <w:rPr>
                <w:rFonts w:ascii="Times New Roman" w:hAnsi="Times New Roman" w:cs="Times New Roman"/>
              </w:rPr>
            </w:rPrChange>
          </w:rPr>
          <w:delText xml:space="preserve"> </w:delText>
        </w:r>
        <w:r w:rsidRPr="0073710F" w:rsidDel="001358AF">
          <w:rPr>
            <w:rFonts w:ascii="Times New Roman" w:hAnsi="Times New Roman" w:cs="Times New Roman"/>
          </w:rPr>
          <w:delText>in the Cleveland data</w:delText>
        </w:r>
      </w:del>
      <w:ins w:id="399" w:author="Ezekiel Ogundepo" w:date="2022-10-29T19:59:00Z">
        <w:r w:rsidR="001358AF" w:rsidRPr="001358AF">
          <w:rPr>
            <w:rFonts w:ascii="Times New Roman" w:hAnsi="Times New Roman" w:cs="Times New Roman"/>
          </w:rPr>
          <w:t>Box plots of the metrical (continuous) features based on the Cleveland data's heart disease status</w:t>
        </w:r>
      </w:ins>
    </w:p>
    <w:p w14:paraId="7D417570" w14:textId="10AD197B" w:rsidR="0035340F" w:rsidRDefault="0035340F" w:rsidP="00F70825">
      <w:pPr>
        <w:spacing w:after="0" w:line="240" w:lineRule="auto"/>
        <w:rPr>
          <w:ins w:id="400" w:author="Ezekiel Ogundepo" w:date="2022-10-12T16:33:00Z"/>
          <w:rFonts w:ascii="Times New Roman" w:hAnsi="Times New Roman" w:cs="Times New Roman"/>
        </w:rPr>
      </w:pPr>
    </w:p>
    <w:p w14:paraId="55F552E7" w14:textId="2AF51A54" w:rsidR="0035340F" w:rsidRDefault="0035340F" w:rsidP="00F70825">
      <w:pPr>
        <w:spacing w:after="0" w:line="240" w:lineRule="auto"/>
        <w:rPr>
          <w:ins w:id="401" w:author="Ezekiel Ogundepo" w:date="2022-10-12T16:33:00Z"/>
          <w:rFonts w:ascii="Times New Roman" w:hAnsi="Times New Roman" w:cs="Times New Roman"/>
        </w:rPr>
      </w:pPr>
    </w:p>
    <w:p w14:paraId="1AFC9EFE" w14:textId="5BB73F1A" w:rsidR="0035340F" w:rsidRDefault="00CA34BF" w:rsidP="00F70825">
      <w:pPr>
        <w:spacing w:after="0" w:line="240" w:lineRule="auto"/>
        <w:rPr>
          <w:ins w:id="402" w:author="Ezekiel Ogundepo" w:date="2022-10-12T16:33:00Z"/>
          <w:rFonts w:ascii="Times New Roman" w:hAnsi="Times New Roman" w:cs="Times New Roman"/>
        </w:rPr>
      </w:pPr>
      <w:ins w:id="403" w:author="Ezekiel Ogundepo" w:date="2022-10-12T18:16:00Z">
        <w:r w:rsidRPr="00C7274C">
          <w:rPr>
            <w:noProof/>
          </w:rPr>
          <mc:AlternateContent>
            <mc:Choice Requires="wpg">
              <w:drawing>
                <wp:anchor distT="0" distB="0" distL="114300" distR="114300" simplePos="0" relativeHeight="251672576" behindDoc="0" locked="0" layoutInCell="1" allowOverlap="1" wp14:anchorId="44542065" wp14:editId="1F92AC12">
                  <wp:simplePos x="0" y="0"/>
                  <wp:positionH relativeFrom="margin">
                    <wp:posOffset>-160802</wp:posOffset>
                  </wp:positionH>
                  <wp:positionV relativeFrom="paragraph">
                    <wp:posOffset>141605</wp:posOffset>
                  </wp:positionV>
                  <wp:extent cx="6498590" cy="4226560"/>
                  <wp:effectExtent l="0" t="0" r="0" b="0"/>
                  <wp:wrapNone/>
                  <wp:docPr id="32" name="Group 33"/>
                  <wp:cNvGraphicFramePr/>
                  <a:graphic xmlns:a="http://schemas.openxmlformats.org/drawingml/2006/main">
                    <a:graphicData uri="http://schemas.microsoft.com/office/word/2010/wordprocessingGroup">
                      <wpg:wgp>
                        <wpg:cNvGrpSpPr/>
                        <wpg:grpSpPr>
                          <a:xfrm>
                            <a:off x="0" y="0"/>
                            <a:ext cx="6498590" cy="4226560"/>
                            <a:chOff x="0" y="0"/>
                            <a:chExt cx="9064262" cy="6958796"/>
                          </a:xfrm>
                        </wpg:grpSpPr>
                        <pic:pic xmlns:pic="http://schemas.openxmlformats.org/drawingml/2006/picture">
                          <pic:nvPicPr>
                            <pic:cNvPr id="33" name="Picture 3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576" y="0"/>
                              <a:ext cx="4532132" cy="3052800"/>
                            </a:xfrm>
                            <a:prstGeom prst="rect">
                              <a:avLst/>
                            </a:prstGeom>
                          </pic:spPr>
                        </pic:pic>
                        <pic:pic xmlns:pic="http://schemas.openxmlformats.org/drawingml/2006/picture">
                          <pic:nvPicPr>
                            <pic:cNvPr id="34" name="Picture 3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532131" y="29089"/>
                              <a:ext cx="4532131" cy="3052800"/>
                            </a:xfrm>
                            <a:prstGeom prst="rect">
                              <a:avLst/>
                            </a:prstGeom>
                          </pic:spPr>
                        </pic:pic>
                        <pic:pic xmlns:pic="http://schemas.openxmlformats.org/drawingml/2006/picture">
                          <pic:nvPicPr>
                            <pic:cNvPr id="35" name="Picture 3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3459460"/>
                              <a:ext cx="4532131" cy="3052801"/>
                            </a:xfrm>
                            <a:prstGeom prst="rect">
                              <a:avLst/>
                            </a:prstGeom>
                          </pic:spPr>
                        </pic:pic>
                        <pic:pic xmlns:pic="http://schemas.openxmlformats.org/drawingml/2006/picture">
                          <pic:nvPicPr>
                            <pic:cNvPr id="36" name="Picture 3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4532131" y="3469156"/>
                              <a:ext cx="4532131" cy="3052801"/>
                            </a:xfrm>
                            <a:prstGeom prst="rect">
                              <a:avLst/>
                            </a:prstGeom>
                          </pic:spPr>
                        </pic:pic>
                        <wps:wsp>
                          <wps:cNvPr id="37" name="TextBox 30"/>
                          <wps:cNvSpPr txBox="1"/>
                          <wps:spPr>
                            <a:xfrm>
                              <a:off x="2179347" y="3036799"/>
                              <a:ext cx="518144" cy="413384"/>
                            </a:xfrm>
                            <a:prstGeom prst="rect">
                              <a:avLst/>
                            </a:prstGeom>
                            <a:noFill/>
                          </wps:spPr>
                          <wps:txbx>
                            <w:txbxContent>
                              <w:p w14:paraId="5AEF54FC" w14:textId="77777777" w:rsidR="00B46CAD" w:rsidRPr="00C7274C" w:rsidRDefault="00B46CAD" w:rsidP="00B46CAD">
                                <w:pPr>
                                  <w:rPr>
                                    <w:rFonts w:ascii="Arial" w:hAnsi="Arial" w:cs="Arial"/>
                                    <w:b/>
                                    <w:bCs/>
                                    <w:color w:val="000000" w:themeColor="text1"/>
                                    <w:kern w:val="24"/>
                                    <w:sz w:val="24"/>
                                    <w:szCs w:val="24"/>
                                    <w:lang w:val="en-US"/>
                                  </w:rPr>
                                </w:pPr>
                                <w:r w:rsidRPr="00C7274C">
                                  <w:rPr>
                                    <w:rFonts w:ascii="Arial" w:hAnsi="Arial" w:cs="Arial"/>
                                    <w:b/>
                                    <w:bCs/>
                                    <w:color w:val="000000" w:themeColor="text1"/>
                                    <w:kern w:val="24"/>
                                    <w:sz w:val="24"/>
                                    <w:szCs w:val="24"/>
                                    <w:lang w:val="en-US"/>
                                  </w:rPr>
                                  <w:t>a.</w:t>
                                </w:r>
                              </w:p>
                            </w:txbxContent>
                          </wps:txbx>
                          <wps:bodyPr wrap="square" rtlCol="0">
                            <a:noAutofit/>
                          </wps:bodyPr>
                        </wps:wsp>
                        <wps:wsp>
                          <wps:cNvPr id="38" name="TextBox 31"/>
                          <wps:cNvSpPr txBox="1"/>
                          <wps:spPr>
                            <a:xfrm>
                              <a:off x="6727144" y="2973727"/>
                              <a:ext cx="751477" cy="413384"/>
                            </a:xfrm>
                            <a:prstGeom prst="rect">
                              <a:avLst/>
                            </a:prstGeom>
                            <a:noFill/>
                          </wps:spPr>
                          <wps:txbx>
                            <w:txbxContent>
                              <w:p w14:paraId="2A9C4042" w14:textId="77777777" w:rsidR="00B46CAD" w:rsidRPr="00C7274C" w:rsidRDefault="00B46CAD" w:rsidP="00B46CAD">
                                <w:pPr>
                                  <w:rPr>
                                    <w:rFonts w:ascii="Arial" w:hAnsi="Arial" w:cs="Arial"/>
                                    <w:b/>
                                    <w:bCs/>
                                    <w:color w:val="000000" w:themeColor="text1"/>
                                    <w:kern w:val="24"/>
                                    <w:sz w:val="24"/>
                                    <w:szCs w:val="24"/>
                                    <w:lang w:val="en-US"/>
                                  </w:rPr>
                                </w:pPr>
                                <w:r w:rsidRPr="00C7274C">
                                  <w:rPr>
                                    <w:rFonts w:ascii="Arial" w:hAnsi="Arial" w:cs="Arial"/>
                                    <w:b/>
                                    <w:bCs/>
                                    <w:color w:val="000000" w:themeColor="text1"/>
                                    <w:kern w:val="24"/>
                                    <w:sz w:val="24"/>
                                    <w:szCs w:val="24"/>
                                    <w:lang w:val="en-US"/>
                                  </w:rPr>
                                  <w:t>b.</w:t>
                                </w:r>
                              </w:p>
                            </w:txbxContent>
                          </wps:txbx>
                          <wps:bodyPr wrap="square" rtlCol="0">
                            <a:noAutofit/>
                          </wps:bodyPr>
                        </wps:wsp>
                        <wps:wsp>
                          <wps:cNvPr id="39" name="TextBox 32"/>
                          <wps:cNvSpPr txBox="1"/>
                          <wps:spPr>
                            <a:xfrm>
                              <a:off x="2081015" y="6545411"/>
                              <a:ext cx="599184" cy="413385"/>
                            </a:xfrm>
                            <a:prstGeom prst="rect">
                              <a:avLst/>
                            </a:prstGeom>
                            <a:noFill/>
                          </wps:spPr>
                          <wps:txbx>
                            <w:txbxContent>
                              <w:p w14:paraId="4759EF5B" w14:textId="77777777" w:rsidR="00B46CAD" w:rsidRPr="00C7274C" w:rsidRDefault="00B46CAD" w:rsidP="00B46CAD">
                                <w:pPr>
                                  <w:rPr>
                                    <w:rFonts w:ascii="Arial" w:hAnsi="Arial" w:cs="Arial"/>
                                    <w:b/>
                                    <w:bCs/>
                                    <w:color w:val="000000" w:themeColor="text1"/>
                                    <w:kern w:val="24"/>
                                    <w:sz w:val="24"/>
                                    <w:szCs w:val="24"/>
                                  </w:rPr>
                                </w:pPr>
                                <w:r w:rsidRPr="00C7274C">
                                  <w:rPr>
                                    <w:rFonts w:ascii="Arial" w:hAnsi="Arial" w:cs="Arial"/>
                                    <w:b/>
                                    <w:bCs/>
                                    <w:color w:val="000000" w:themeColor="text1"/>
                                    <w:kern w:val="24"/>
                                    <w:sz w:val="24"/>
                                    <w:szCs w:val="24"/>
                                  </w:rPr>
                                  <w:t>c.</w:t>
                                </w:r>
                              </w:p>
                              <w:p w14:paraId="6040458E" w14:textId="77777777" w:rsidR="00B46CAD" w:rsidRPr="00C7274C" w:rsidRDefault="00B46CAD" w:rsidP="00B46CAD">
                                <w:pPr>
                                  <w:rPr>
                                    <w:rFonts w:ascii="Arial" w:hAnsi="Arial" w:cs="Arial"/>
                                    <w:b/>
                                    <w:bCs/>
                                    <w:color w:val="000000" w:themeColor="text1"/>
                                    <w:kern w:val="24"/>
                                    <w:sz w:val="24"/>
                                    <w:szCs w:val="24"/>
                                  </w:rPr>
                                </w:pPr>
                              </w:p>
                              <w:p w14:paraId="1CB94E13" w14:textId="77777777" w:rsidR="00B46CAD" w:rsidRPr="00C7274C" w:rsidRDefault="00B46CAD" w:rsidP="00B46CAD">
                                <w:pPr>
                                  <w:rPr>
                                    <w:rFonts w:ascii="Arial" w:hAnsi="Arial" w:cs="Arial"/>
                                    <w:b/>
                                    <w:bCs/>
                                    <w:color w:val="000000" w:themeColor="text1"/>
                                    <w:kern w:val="24"/>
                                    <w:sz w:val="24"/>
                                    <w:szCs w:val="24"/>
                                    <w:lang w:val="en-US"/>
                                  </w:rPr>
                                </w:pPr>
                                <w:r w:rsidRPr="00C7274C">
                                  <w:rPr>
                                    <w:rFonts w:ascii="Arial" w:hAnsi="Arial" w:cs="Arial"/>
                                    <w:b/>
                                    <w:bCs/>
                                    <w:color w:val="000000" w:themeColor="text1"/>
                                    <w:kern w:val="24"/>
                                    <w:sz w:val="24"/>
                                    <w:szCs w:val="24"/>
                                    <w:lang w:val="en-US"/>
                                  </w:rPr>
                                  <w:t>(a.)</w:t>
                                </w:r>
                              </w:p>
                            </w:txbxContent>
                          </wps:txbx>
                          <wps:bodyPr wrap="square" rtlCol="0">
                            <a:noAutofit/>
                          </wps:bodyPr>
                        </wps:wsp>
                        <wps:wsp>
                          <wps:cNvPr id="40" name="TextBox 32"/>
                          <wps:cNvSpPr txBox="1"/>
                          <wps:spPr>
                            <a:xfrm>
                              <a:off x="6767042" y="6521946"/>
                              <a:ext cx="599184" cy="413385"/>
                            </a:xfrm>
                            <a:prstGeom prst="rect">
                              <a:avLst/>
                            </a:prstGeom>
                            <a:noFill/>
                          </wps:spPr>
                          <wps:txbx>
                            <w:txbxContent>
                              <w:p w14:paraId="0BF5018D" w14:textId="77777777" w:rsidR="00B46CAD" w:rsidRPr="00C7274C" w:rsidRDefault="00B46CAD" w:rsidP="00B46CAD">
                                <w:pPr>
                                  <w:rPr>
                                    <w:rFonts w:ascii="Arial" w:hAnsi="Arial" w:cs="Arial"/>
                                    <w:b/>
                                    <w:bCs/>
                                    <w:color w:val="000000" w:themeColor="text1"/>
                                    <w:kern w:val="24"/>
                                    <w:sz w:val="24"/>
                                    <w:szCs w:val="24"/>
                                  </w:rPr>
                                </w:pPr>
                                <w:r>
                                  <w:rPr>
                                    <w:rFonts w:ascii="Arial" w:hAnsi="Arial" w:cs="Arial"/>
                                    <w:b/>
                                    <w:bCs/>
                                    <w:color w:val="000000" w:themeColor="text1"/>
                                    <w:kern w:val="24"/>
                                    <w:sz w:val="24"/>
                                    <w:szCs w:val="24"/>
                                  </w:rPr>
                                  <w:t>d.</w:t>
                                </w:r>
                              </w:p>
                              <w:p w14:paraId="51493F1C" w14:textId="77777777" w:rsidR="00B46CAD" w:rsidRPr="00C7274C" w:rsidRDefault="00B46CAD" w:rsidP="00B46CAD">
                                <w:pPr>
                                  <w:rPr>
                                    <w:rFonts w:ascii="Arial" w:hAnsi="Arial" w:cs="Arial"/>
                                    <w:b/>
                                    <w:bCs/>
                                    <w:color w:val="000000" w:themeColor="text1"/>
                                    <w:kern w:val="24"/>
                                    <w:sz w:val="24"/>
                                    <w:szCs w:val="24"/>
                                  </w:rPr>
                                </w:pPr>
                              </w:p>
                              <w:p w14:paraId="0206FA8E" w14:textId="77777777" w:rsidR="00B46CAD" w:rsidRPr="00C7274C" w:rsidRDefault="00B46CAD" w:rsidP="00B46CAD">
                                <w:pPr>
                                  <w:rPr>
                                    <w:rFonts w:ascii="Arial" w:hAnsi="Arial" w:cs="Arial"/>
                                    <w:b/>
                                    <w:bCs/>
                                    <w:color w:val="000000" w:themeColor="text1"/>
                                    <w:kern w:val="24"/>
                                    <w:sz w:val="24"/>
                                    <w:szCs w:val="24"/>
                                    <w:lang w:val="en-US"/>
                                  </w:rPr>
                                </w:pPr>
                                <w:r w:rsidRPr="00C7274C">
                                  <w:rPr>
                                    <w:rFonts w:ascii="Arial" w:hAnsi="Arial" w:cs="Arial"/>
                                    <w:b/>
                                    <w:bCs/>
                                    <w:color w:val="000000" w:themeColor="text1"/>
                                    <w:kern w:val="24"/>
                                    <w:sz w:val="24"/>
                                    <w:szCs w:val="24"/>
                                    <w:lang w:val="en-US"/>
                                  </w:rPr>
                                  <w:t>(a.)</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4542065" id="Group 33" o:spid="_x0000_s1026" style="position:absolute;margin-left:-12.65pt;margin-top:11.15pt;width:511.7pt;height:332.8pt;z-index:251672576;mso-position-horizontal-relative:margin;mso-width-relative:margin;mso-height-relative:margin" coordsize="90642,69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">
                  <v:shape id="Picture 33" o:spid="_x0000_s1027" type="#_x0000_t75" style="position:absolute;left:5;width:45322;height:30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">
                    <v:imagedata r:id="rId28" o:title=""/>
                  </v:shape>
                  <v:shape id="Picture 34" o:spid="_x0000_s1028" type="#_x0000_t75" style="position:absolute;left:45321;top:290;width:45321;height:30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">
                    <v:imagedata r:id="rId29" o:title=""/>
                  </v:shape>
                  <v:shape id="Picture 35" o:spid="_x0000_s1029" type="#_x0000_t75" style="position:absolute;top:34594;width:45321;height:30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">
                    <v:imagedata r:id="rId30" o:title=""/>
                  </v:shape>
                  <v:shape id="Picture 36" o:spid="_x0000_s1030" type="#_x0000_t75" style="position:absolute;left:45321;top:34691;width:45321;height:30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">
                    <v:imagedata r:id="rId31" o:title=""/>
                  </v:shape>
                  <v:shapetype id="_x0000_t202" coordsize="21600,21600" o:spt="202" path="m,l,21600r21600,l21600,xe">
                    <v:stroke joinstyle="miter"/>
                    <v:path gradientshapeok="t" o:connecttype="rect"/>
                  </v:shapetype>
                  <v:shape id="TextBox 30" o:spid="_x0000_s1031" type="#_x0000_t202" style="position:absolute;left:21793;top:30367;width:5181;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5AEF54FC" w14:textId="77777777" w:rsidR="00B46CAD" w:rsidRPr="00C7274C" w:rsidRDefault="00B46CAD" w:rsidP="00B46CAD">
                          <w:pPr>
                            <w:rPr>
                              <w:rFonts w:ascii="Arial" w:hAnsi="Arial" w:cs="Arial"/>
                              <w:b/>
                              <w:bCs/>
                              <w:color w:val="000000" w:themeColor="text1"/>
                              <w:kern w:val="24"/>
                              <w:sz w:val="24"/>
                              <w:szCs w:val="24"/>
                              <w:lang w:val="en-US"/>
                            </w:rPr>
                          </w:pPr>
                          <w:r w:rsidRPr="00C7274C">
                            <w:rPr>
                              <w:rFonts w:ascii="Arial" w:hAnsi="Arial" w:cs="Arial"/>
                              <w:b/>
                              <w:bCs/>
                              <w:color w:val="000000" w:themeColor="text1"/>
                              <w:kern w:val="24"/>
                              <w:sz w:val="24"/>
                              <w:szCs w:val="24"/>
                              <w:lang w:val="en-US"/>
                            </w:rPr>
                            <w:t>a.</w:t>
                          </w:r>
                        </w:p>
                      </w:txbxContent>
                    </v:textbox>
                  </v:shape>
                  <v:shape id="TextBox 31" o:spid="_x0000_s1032" type="#_x0000_t202" style="position:absolute;left:67271;top:29737;width:7515;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2A9C4042" w14:textId="77777777" w:rsidR="00B46CAD" w:rsidRPr="00C7274C" w:rsidRDefault="00B46CAD" w:rsidP="00B46CAD">
                          <w:pPr>
                            <w:rPr>
                              <w:rFonts w:ascii="Arial" w:hAnsi="Arial" w:cs="Arial"/>
                              <w:b/>
                              <w:bCs/>
                              <w:color w:val="000000" w:themeColor="text1"/>
                              <w:kern w:val="24"/>
                              <w:sz w:val="24"/>
                              <w:szCs w:val="24"/>
                              <w:lang w:val="en-US"/>
                            </w:rPr>
                          </w:pPr>
                          <w:r w:rsidRPr="00C7274C">
                            <w:rPr>
                              <w:rFonts w:ascii="Arial" w:hAnsi="Arial" w:cs="Arial"/>
                              <w:b/>
                              <w:bCs/>
                              <w:color w:val="000000" w:themeColor="text1"/>
                              <w:kern w:val="24"/>
                              <w:sz w:val="24"/>
                              <w:szCs w:val="24"/>
                              <w:lang w:val="en-US"/>
                            </w:rPr>
                            <w:t>b.</w:t>
                          </w:r>
                        </w:p>
                      </w:txbxContent>
                    </v:textbox>
                  </v:shape>
                  <v:shape id="TextBox 32" o:spid="_x0000_s1033" type="#_x0000_t202" style="position:absolute;left:20810;top:65454;width:5991;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4759EF5B" w14:textId="77777777" w:rsidR="00B46CAD" w:rsidRPr="00C7274C" w:rsidRDefault="00B46CAD" w:rsidP="00B46CAD">
                          <w:pPr>
                            <w:rPr>
                              <w:rFonts w:ascii="Arial" w:hAnsi="Arial" w:cs="Arial"/>
                              <w:b/>
                              <w:bCs/>
                              <w:color w:val="000000" w:themeColor="text1"/>
                              <w:kern w:val="24"/>
                              <w:sz w:val="24"/>
                              <w:szCs w:val="24"/>
                            </w:rPr>
                          </w:pPr>
                          <w:r w:rsidRPr="00C7274C">
                            <w:rPr>
                              <w:rFonts w:ascii="Arial" w:hAnsi="Arial" w:cs="Arial"/>
                              <w:b/>
                              <w:bCs/>
                              <w:color w:val="000000" w:themeColor="text1"/>
                              <w:kern w:val="24"/>
                              <w:sz w:val="24"/>
                              <w:szCs w:val="24"/>
                            </w:rPr>
                            <w:t>c.</w:t>
                          </w:r>
                        </w:p>
                        <w:p w14:paraId="6040458E" w14:textId="77777777" w:rsidR="00B46CAD" w:rsidRPr="00C7274C" w:rsidRDefault="00B46CAD" w:rsidP="00B46CAD">
                          <w:pPr>
                            <w:rPr>
                              <w:rFonts w:ascii="Arial" w:hAnsi="Arial" w:cs="Arial"/>
                              <w:b/>
                              <w:bCs/>
                              <w:color w:val="000000" w:themeColor="text1"/>
                              <w:kern w:val="24"/>
                              <w:sz w:val="24"/>
                              <w:szCs w:val="24"/>
                            </w:rPr>
                          </w:pPr>
                        </w:p>
                        <w:p w14:paraId="1CB94E13" w14:textId="77777777" w:rsidR="00B46CAD" w:rsidRPr="00C7274C" w:rsidRDefault="00B46CAD" w:rsidP="00B46CAD">
                          <w:pPr>
                            <w:rPr>
                              <w:rFonts w:ascii="Arial" w:hAnsi="Arial" w:cs="Arial"/>
                              <w:b/>
                              <w:bCs/>
                              <w:color w:val="000000" w:themeColor="text1"/>
                              <w:kern w:val="24"/>
                              <w:sz w:val="24"/>
                              <w:szCs w:val="24"/>
                              <w:lang w:val="en-US"/>
                            </w:rPr>
                          </w:pPr>
                          <w:r w:rsidRPr="00C7274C">
                            <w:rPr>
                              <w:rFonts w:ascii="Arial" w:hAnsi="Arial" w:cs="Arial"/>
                              <w:b/>
                              <w:bCs/>
                              <w:color w:val="000000" w:themeColor="text1"/>
                              <w:kern w:val="24"/>
                              <w:sz w:val="24"/>
                              <w:szCs w:val="24"/>
                              <w:lang w:val="en-US"/>
                            </w:rPr>
                            <w:t>(a.)</w:t>
                          </w:r>
                        </w:p>
                      </w:txbxContent>
                    </v:textbox>
                  </v:shape>
                  <v:shape id="TextBox 32" o:spid="_x0000_s1034" type="#_x0000_t202" style="position:absolute;left:67670;top:65219;width:599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0BF5018D" w14:textId="77777777" w:rsidR="00B46CAD" w:rsidRPr="00C7274C" w:rsidRDefault="00B46CAD" w:rsidP="00B46CAD">
                          <w:pPr>
                            <w:rPr>
                              <w:rFonts w:ascii="Arial" w:hAnsi="Arial" w:cs="Arial"/>
                              <w:b/>
                              <w:bCs/>
                              <w:color w:val="000000" w:themeColor="text1"/>
                              <w:kern w:val="24"/>
                              <w:sz w:val="24"/>
                              <w:szCs w:val="24"/>
                            </w:rPr>
                          </w:pPr>
                          <w:r>
                            <w:rPr>
                              <w:rFonts w:ascii="Arial" w:hAnsi="Arial" w:cs="Arial"/>
                              <w:b/>
                              <w:bCs/>
                              <w:color w:val="000000" w:themeColor="text1"/>
                              <w:kern w:val="24"/>
                              <w:sz w:val="24"/>
                              <w:szCs w:val="24"/>
                            </w:rPr>
                            <w:t>d.</w:t>
                          </w:r>
                        </w:p>
                        <w:p w14:paraId="51493F1C" w14:textId="77777777" w:rsidR="00B46CAD" w:rsidRPr="00C7274C" w:rsidRDefault="00B46CAD" w:rsidP="00B46CAD">
                          <w:pPr>
                            <w:rPr>
                              <w:rFonts w:ascii="Arial" w:hAnsi="Arial" w:cs="Arial"/>
                              <w:b/>
                              <w:bCs/>
                              <w:color w:val="000000" w:themeColor="text1"/>
                              <w:kern w:val="24"/>
                              <w:sz w:val="24"/>
                              <w:szCs w:val="24"/>
                            </w:rPr>
                          </w:pPr>
                        </w:p>
                        <w:p w14:paraId="0206FA8E" w14:textId="77777777" w:rsidR="00B46CAD" w:rsidRPr="00C7274C" w:rsidRDefault="00B46CAD" w:rsidP="00B46CAD">
                          <w:pPr>
                            <w:rPr>
                              <w:rFonts w:ascii="Arial" w:hAnsi="Arial" w:cs="Arial"/>
                              <w:b/>
                              <w:bCs/>
                              <w:color w:val="000000" w:themeColor="text1"/>
                              <w:kern w:val="24"/>
                              <w:sz w:val="24"/>
                              <w:szCs w:val="24"/>
                              <w:lang w:val="en-US"/>
                            </w:rPr>
                          </w:pPr>
                          <w:r w:rsidRPr="00C7274C">
                            <w:rPr>
                              <w:rFonts w:ascii="Arial" w:hAnsi="Arial" w:cs="Arial"/>
                              <w:b/>
                              <w:bCs/>
                              <w:color w:val="000000" w:themeColor="text1"/>
                              <w:kern w:val="24"/>
                              <w:sz w:val="24"/>
                              <w:szCs w:val="24"/>
                              <w:lang w:val="en-US"/>
                            </w:rPr>
                            <w:t>(a.)</w:t>
                          </w:r>
                        </w:p>
                      </w:txbxContent>
                    </v:textbox>
                  </v:shape>
                  <w10:wrap anchorx="margin"/>
                </v:group>
              </w:pict>
            </mc:Fallback>
          </mc:AlternateContent>
        </w:r>
      </w:ins>
    </w:p>
    <w:p w14:paraId="1922D592" w14:textId="61F8A21D" w:rsidR="0035340F" w:rsidRDefault="0035340F" w:rsidP="00F70825">
      <w:pPr>
        <w:spacing w:after="0" w:line="240" w:lineRule="auto"/>
        <w:rPr>
          <w:ins w:id="404" w:author="Ezekiel Ogundepo" w:date="2022-10-12T16:33:00Z"/>
          <w:rFonts w:ascii="Times New Roman" w:hAnsi="Times New Roman" w:cs="Times New Roman"/>
        </w:rPr>
      </w:pPr>
    </w:p>
    <w:p w14:paraId="78F4A718" w14:textId="5CBB3B01" w:rsidR="0035340F" w:rsidRDefault="0035340F" w:rsidP="00F70825">
      <w:pPr>
        <w:spacing w:after="0" w:line="240" w:lineRule="auto"/>
        <w:rPr>
          <w:ins w:id="405" w:author="Ezekiel Ogundepo" w:date="2022-10-12T16:33:00Z"/>
          <w:rFonts w:ascii="Times New Roman" w:hAnsi="Times New Roman" w:cs="Times New Roman"/>
        </w:rPr>
      </w:pPr>
    </w:p>
    <w:p w14:paraId="15D375CD" w14:textId="6C5AE42E" w:rsidR="0035340F" w:rsidRDefault="0035340F" w:rsidP="00F70825">
      <w:pPr>
        <w:spacing w:after="0" w:line="240" w:lineRule="auto"/>
        <w:rPr>
          <w:ins w:id="406" w:author="Ezekiel Ogundepo" w:date="2022-10-12T16:33:00Z"/>
          <w:rFonts w:ascii="Times New Roman" w:hAnsi="Times New Roman" w:cs="Times New Roman"/>
        </w:rPr>
      </w:pPr>
    </w:p>
    <w:p w14:paraId="75F0A714" w14:textId="2C469989" w:rsidR="0035340F" w:rsidRDefault="0035340F" w:rsidP="00F70825">
      <w:pPr>
        <w:spacing w:after="0" w:line="240" w:lineRule="auto"/>
        <w:rPr>
          <w:ins w:id="407" w:author="Ezekiel Ogundepo" w:date="2022-10-12T16:33:00Z"/>
          <w:rFonts w:ascii="Times New Roman" w:hAnsi="Times New Roman" w:cs="Times New Roman"/>
        </w:rPr>
      </w:pPr>
    </w:p>
    <w:p w14:paraId="2B7CEC92" w14:textId="728C61AC" w:rsidR="0035340F" w:rsidRDefault="0035340F" w:rsidP="00F70825">
      <w:pPr>
        <w:spacing w:after="0" w:line="240" w:lineRule="auto"/>
        <w:rPr>
          <w:ins w:id="408" w:author="Ezekiel Ogundepo" w:date="2022-10-12T16:33:00Z"/>
          <w:rFonts w:ascii="Times New Roman" w:hAnsi="Times New Roman" w:cs="Times New Roman"/>
        </w:rPr>
      </w:pPr>
    </w:p>
    <w:p w14:paraId="0E8BEC03" w14:textId="77777777" w:rsidR="0035340F" w:rsidRPr="0073710F" w:rsidRDefault="0035340F" w:rsidP="00F70825">
      <w:pPr>
        <w:spacing w:after="0" w:line="240" w:lineRule="auto"/>
        <w:rPr>
          <w:rFonts w:ascii="Times New Roman" w:hAnsi="Times New Roman" w:cs="Times New Roman"/>
        </w:rPr>
      </w:pPr>
    </w:p>
    <w:p w14:paraId="0A837A5B" w14:textId="2F979675" w:rsidR="003404EB" w:rsidRDefault="0035340F" w:rsidP="00B633FE">
      <w:pPr>
        <w:spacing w:line="360" w:lineRule="auto"/>
        <w:jc w:val="both"/>
        <w:rPr>
          <w:ins w:id="409" w:author="Ezekiel Ogundepo" w:date="2022-10-12T18:32:00Z"/>
          <w:rFonts w:ascii="Times New Roman" w:hAnsi="Times New Roman" w:cs="Times New Roman"/>
          <w:sz w:val="24"/>
          <w:szCs w:val="24"/>
        </w:rPr>
      </w:pPr>
      <w:del w:id="410" w:author="Ezekiel Ogundepo" w:date="2022-10-12T18:32:00Z">
        <w:r w:rsidRPr="006F1E80" w:rsidDel="00735449">
          <w:rPr>
            <w:rFonts w:ascii="Times New Roman" w:hAnsi="Times New Roman" w:cs="Times New Roman"/>
            <w:noProof/>
            <w:lang w:val="en-US"/>
          </w:rPr>
          <w:drawing>
            <wp:inline distT="0" distB="0" distL="0" distR="0" wp14:anchorId="0477518F" wp14:editId="2A0EA600">
              <wp:extent cx="5943600" cy="7610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113"/>
                      <a:stretch/>
                    </pic:blipFill>
                    <pic:spPr bwMode="auto">
                      <a:xfrm>
                        <a:off x="0" y="0"/>
                        <a:ext cx="5943600" cy="7610475"/>
                      </a:xfrm>
                      <a:prstGeom prst="rect">
                        <a:avLst/>
                      </a:prstGeom>
                      <a:ln>
                        <a:noFill/>
                      </a:ln>
                      <a:extLst>
                        <a:ext uri="{53640926-AAD7-44D8-BBD7-CCE9431645EC}">
                          <a14:shadowObscured xmlns:a14="http://schemas.microsoft.com/office/drawing/2010/main"/>
                        </a:ext>
                      </a:extLst>
                    </pic:spPr>
                  </pic:pic>
                </a:graphicData>
              </a:graphic>
            </wp:inline>
          </w:drawing>
        </w:r>
      </w:del>
    </w:p>
    <w:p w14:paraId="6573CE22" w14:textId="3FCD3C0C" w:rsidR="00735449" w:rsidRDefault="00735449" w:rsidP="00B633FE">
      <w:pPr>
        <w:spacing w:line="360" w:lineRule="auto"/>
        <w:jc w:val="both"/>
        <w:rPr>
          <w:ins w:id="411" w:author="Ezekiel Ogundepo" w:date="2022-10-12T18:32:00Z"/>
          <w:rFonts w:ascii="Times New Roman" w:hAnsi="Times New Roman" w:cs="Times New Roman"/>
          <w:sz w:val="24"/>
          <w:szCs w:val="24"/>
        </w:rPr>
      </w:pPr>
    </w:p>
    <w:p w14:paraId="3F856FF3" w14:textId="7D24A413" w:rsidR="00735449" w:rsidRDefault="00735449" w:rsidP="00B633FE">
      <w:pPr>
        <w:spacing w:line="360" w:lineRule="auto"/>
        <w:jc w:val="both"/>
        <w:rPr>
          <w:ins w:id="412" w:author="Ezekiel Ogundepo" w:date="2022-10-12T18:32:00Z"/>
          <w:rFonts w:ascii="Times New Roman" w:hAnsi="Times New Roman" w:cs="Times New Roman"/>
          <w:sz w:val="24"/>
          <w:szCs w:val="24"/>
        </w:rPr>
      </w:pPr>
    </w:p>
    <w:p w14:paraId="01B77533" w14:textId="7617E896" w:rsidR="00735449" w:rsidRDefault="00735449" w:rsidP="00B633FE">
      <w:pPr>
        <w:spacing w:line="360" w:lineRule="auto"/>
        <w:jc w:val="both"/>
        <w:rPr>
          <w:ins w:id="413" w:author="Ezekiel Ogundepo" w:date="2022-10-12T18:32:00Z"/>
          <w:rFonts w:ascii="Times New Roman" w:hAnsi="Times New Roman" w:cs="Times New Roman"/>
          <w:sz w:val="24"/>
          <w:szCs w:val="24"/>
        </w:rPr>
      </w:pPr>
    </w:p>
    <w:p w14:paraId="0E42B224" w14:textId="2FB8CBFF" w:rsidR="00735449" w:rsidRDefault="00735449" w:rsidP="00B633FE">
      <w:pPr>
        <w:spacing w:line="360" w:lineRule="auto"/>
        <w:jc w:val="both"/>
        <w:rPr>
          <w:ins w:id="414" w:author="Ezekiel Ogundepo" w:date="2022-10-12T18:32:00Z"/>
          <w:rFonts w:ascii="Times New Roman" w:hAnsi="Times New Roman" w:cs="Times New Roman"/>
          <w:sz w:val="24"/>
          <w:szCs w:val="24"/>
        </w:rPr>
      </w:pPr>
    </w:p>
    <w:p w14:paraId="5F76C2F6" w14:textId="6A224296" w:rsidR="00735449" w:rsidRDefault="00735449" w:rsidP="00B633FE">
      <w:pPr>
        <w:spacing w:line="360" w:lineRule="auto"/>
        <w:jc w:val="both"/>
        <w:rPr>
          <w:ins w:id="415" w:author="Ezekiel Ogundepo" w:date="2022-10-12T18:32:00Z"/>
          <w:rFonts w:ascii="Times New Roman" w:hAnsi="Times New Roman" w:cs="Times New Roman"/>
          <w:sz w:val="24"/>
          <w:szCs w:val="24"/>
        </w:rPr>
      </w:pPr>
    </w:p>
    <w:p w14:paraId="3F6171EC" w14:textId="185C4720" w:rsidR="00735449" w:rsidRDefault="00735449" w:rsidP="00B633FE">
      <w:pPr>
        <w:spacing w:line="360" w:lineRule="auto"/>
        <w:jc w:val="both"/>
        <w:rPr>
          <w:ins w:id="416" w:author="Ezekiel Ogundepo" w:date="2022-10-12T18:32:00Z"/>
          <w:rFonts w:ascii="Times New Roman" w:hAnsi="Times New Roman" w:cs="Times New Roman"/>
          <w:sz w:val="24"/>
          <w:szCs w:val="24"/>
        </w:rPr>
      </w:pPr>
    </w:p>
    <w:p w14:paraId="272148AE" w14:textId="1F642BF8" w:rsidR="00735449" w:rsidRDefault="00735449" w:rsidP="00B633FE">
      <w:pPr>
        <w:spacing w:line="360" w:lineRule="auto"/>
        <w:jc w:val="both"/>
        <w:rPr>
          <w:ins w:id="417" w:author="Ezekiel Ogundepo" w:date="2022-10-12T18:32:00Z"/>
          <w:rFonts w:ascii="Times New Roman" w:hAnsi="Times New Roman" w:cs="Times New Roman"/>
          <w:sz w:val="24"/>
          <w:szCs w:val="24"/>
        </w:rPr>
      </w:pPr>
    </w:p>
    <w:p w14:paraId="3ED9115E" w14:textId="6226527F" w:rsidR="00735449" w:rsidRDefault="00735449" w:rsidP="00B633FE">
      <w:pPr>
        <w:spacing w:line="360" w:lineRule="auto"/>
        <w:jc w:val="both"/>
        <w:rPr>
          <w:ins w:id="418" w:author="Ezekiel Ogundepo" w:date="2022-10-12T18:32:00Z"/>
          <w:rFonts w:ascii="Times New Roman" w:hAnsi="Times New Roman" w:cs="Times New Roman"/>
          <w:sz w:val="24"/>
          <w:szCs w:val="24"/>
        </w:rPr>
      </w:pPr>
    </w:p>
    <w:p w14:paraId="1F4021DA" w14:textId="7C6B261B" w:rsidR="00735449" w:rsidRDefault="00735449" w:rsidP="00B633FE">
      <w:pPr>
        <w:spacing w:line="360" w:lineRule="auto"/>
        <w:jc w:val="both"/>
        <w:rPr>
          <w:ins w:id="419" w:author="Ezekiel Ogundepo" w:date="2022-10-12T18:32:00Z"/>
          <w:rFonts w:ascii="Times New Roman" w:hAnsi="Times New Roman" w:cs="Times New Roman"/>
          <w:sz w:val="24"/>
          <w:szCs w:val="24"/>
        </w:rPr>
      </w:pPr>
    </w:p>
    <w:p w14:paraId="3AA5409E" w14:textId="74A77341" w:rsidR="00735449" w:rsidRDefault="00735449" w:rsidP="00B633FE">
      <w:pPr>
        <w:spacing w:line="360" w:lineRule="auto"/>
        <w:jc w:val="both"/>
        <w:rPr>
          <w:ins w:id="420" w:author="Ezekiel Ogundepo" w:date="2022-10-12T18:32:00Z"/>
          <w:rFonts w:ascii="Times New Roman" w:hAnsi="Times New Roman" w:cs="Times New Roman"/>
          <w:sz w:val="24"/>
          <w:szCs w:val="24"/>
        </w:rPr>
      </w:pPr>
    </w:p>
    <w:p w14:paraId="2F41C263" w14:textId="35A1CC3A" w:rsidR="00735449" w:rsidRDefault="0018584C" w:rsidP="00B633FE">
      <w:pPr>
        <w:spacing w:line="360" w:lineRule="auto"/>
        <w:jc w:val="both"/>
        <w:rPr>
          <w:ins w:id="421" w:author="Ezekiel Ogundepo" w:date="2022-10-12T18:32:00Z"/>
          <w:rFonts w:ascii="Times New Roman" w:hAnsi="Times New Roman" w:cs="Times New Roman"/>
          <w:sz w:val="24"/>
          <w:szCs w:val="24"/>
        </w:rPr>
      </w:pPr>
      <w:ins w:id="422" w:author="Ezekiel Ogundepo" w:date="2022-11-06T17:29:00Z">
        <w:r w:rsidRPr="00EB3CD0">
          <w:rPr>
            <w:noProof/>
          </w:rPr>
          <w:lastRenderedPageBreak/>
          <mc:AlternateContent>
            <mc:Choice Requires="wpg">
              <w:drawing>
                <wp:anchor distT="0" distB="0" distL="114300" distR="114300" simplePos="0" relativeHeight="251674624" behindDoc="0" locked="0" layoutInCell="1" allowOverlap="1" wp14:anchorId="5EA73116" wp14:editId="69E7969E">
                  <wp:simplePos x="0" y="0"/>
                  <wp:positionH relativeFrom="column">
                    <wp:posOffset>-91440</wp:posOffset>
                  </wp:positionH>
                  <wp:positionV relativeFrom="paragraph">
                    <wp:posOffset>-99305</wp:posOffset>
                  </wp:positionV>
                  <wp:extent cx="6489700" cy="4305935"/>
                  <wp:effectExtent l="0" t="0" r="6350" b="0"/>
                  <wp:wrapNone/>
                  <wp:docPr id="42" name="Group 43"/>
                  <wp:cNvGraphicFramePr/>
                  <a:graphic xmlns:a="http://schemas.openxmlformats.org/drawingml/2006/main">
                    <a:graphicData uri="http://schemas.microsoft.com/office/word/2010/wordprocessingGroup">
                      <wpg:wgp>
                        <wpg:cNvGrpSpPr/>
                        <wpg:grpSpPr>
                          <a:xfrm>
                            <a:off x="0" y="0"/>
                            <a:ext cx="6489700" cy="4305935"/>
                            <a:chOff x="7884" y="0"/>
                            <a:chExt cx="9084672" cy="7021789"/>
                          </a:xfrm>
                        </wpg:grpSpPr>
                        <wps:wsp>
                          <wps:cNvPr id="43" name="TextBox 30"/>
                          <wps:cNvSpPr txBox="1"/>
                          <wps:spPr>
                            <a:xfrm>
                              <a:off x="2273520" y="3021292"/>
                              <a:ext cx="480491" cy="584174"/>
                            </a:xfrm>
                            <a:prstGeom prst="rect">
                              <a:avLst/>
                            </a:prstGeom>
                            <a:noFill/>
                          </wps:spPr>
                          <wps:txbx>
                            <w:txbxContent>
                              <w:p w14:paraId="60F78FF9" w14:textId="77777777" w:rsidR="00CA34BF" w:rsidRPr="00EB3CD0" w:rsidRDefault="00CA34BF" w:rsidP="00CA34BF">
                                <w:pPr>
                                  <w:rPr>
                                    <w:rFonts w:ascii="Arial" w:hAnsi="Arial" w:cs="Arial"/>
                                    <w:b/>
                                    <w:bCs/>
                                    <w:color w:val="000000" w:themeColor="text1"/>
                                    <w:kern w:val="24"/>
                                    <w:sz w:val="24"/>
                                    <w:szCs w:val="24"/>
                                    <w:lang w:val="en-US"/>
                                  </w:rPr>
                                </w:pPr>
                                <w:r w:rsidRPr="00EB3CD0">
                                  <w:rPr>
                                    <w:rFonts w:ascii="Arial" w:hAnsi="Arial" w:cs="Arial"/>
                                    <w:b/>
                                    <w:bCs/>
                                    <w:color w:val="000000" w:themeColor="text1"/>
                                    <w:kern w:val="24"/>
                                    <w:sz w:val="24"/>
                                    <w:szCs w:val="24"/>
                                    <w:lang w:val="en-US"/>
                                  </w:rPr>
                                  <w:t>e.</w:t>
                                </w:r>
                              </w:p>
                            </w:txbxContent>
                          </wps:txbx>
                          <wps:bodyPr wrap="square" rtlCol="0">
                            <a:noAutofit/>
                          </wps:bodyPr>
                        </wps:wsp>
                        <wps:wsp>
                          <wps:cNvPr id="44" name="TextBox 31"/>
                          <wps:cNvSpPr txBox="1"/>
                          <wps:spPr>
                            <a:xfrm>
                              <a:off x="6925836" y="3005055"/>
                              <a:ext cx="541094" cy="631723"/>
                            </a:xfrm>
                            <a:prstGeom prst="rect">
                              <a:avLst/>
                            </a:prstGeom>
                            <a:noFill/>
                          </wps:spPr>
                          <wps:txbx>
                            <w:txbxContent>
                              <w:p w14:paraId="145B3D38" w14:textId="77777777" w:rsidR="00CA34BF" w:rsidRDefault="00CA34BF" w:rsidP="00CA34BF">
                                <w:pPr>
                                  <w:rPr>
                                    <w:rFonts w:ascii="Arial" w:hAnsi="Arial" w:cs="Arial"/>
                                    <w:b/>
                                    <w:bCs/>
                                    <w:color w:val="000000" w:themeColor="text1"/>
                                    <w:kern w:val="24"/>
                                    <w:sz w:val="28"/>
                                    <w:szCs w:val="28"/>
                                    <w:lang w:val="en-US"/>
                                  </w:rPr>
                                </w:pPr>
                                <w:r>
                                  <w:rPr>
                                    <w:rFonts w:ascii="Arial" w:hAnsi="Arial" w:cs="Arial"/>
                                    <w:b/>
                                    <w:bCs/>
                                    <w:color w:val="000000" w:themeColor="text1"/>
                                    <w:kern w:val="24"/>
                                    <w:sz w:val="28"/>
                                    <w:szCs w:val="28"/>
                                    <w:lang w:val="en-US"/>
                                  </w:rPr>
                                  <w:t>f.</w:t>
                                </w:r>
                              </w:p>
                            </w:txbxContent>
                          </wps:txbx>
                          <wps:bodyPr wrap="square" rtlCol="0">
                            <a:noAutofit/>
                          </wps:bodyPr>
                        </wps:wsp>
                        <wps:wsp>
                          <wps:cNvPr id="45" name="TextBox 32"/>
                          <wps:cNvSpPr txBox="1"/>
                          <wps:spPr>
                            <a:xfrm>
                              <a:off x="2264862" y="6437615"/>
                              <a:ext cx="480491" cy="584174"/>
                            </a:xfrm>
                            <a:prstGeom prst="rect">
                              <a:avLst/>
                            </a:prstGeom>
                            <a:noFill/>
                          </wps:spPr>
                          <wps:txbx>
                            <w:txbxContent>
                              <w:p w14:paraId="0B484731" w14:textId="77777777" w:rsidR="00CA34BF" w:rsidRPr="00EB3CD0" w:rsidRDefault="00CA34BF" w:rsidP="00CA34BF">
                                <w:pPr>
                                  <w:rPr>
                                    <w:rFonts w:ascii="Arial" w:hAnsi="Arial" w:cs="Arial"/>
                                    <w:b/>
                                    <w:bCs/>
                                    <w:color w:val="000000" w:themeColor="text1"/>
                                    <w:kern w:val="24"/>
                                    <w:sz w:val="24"/>
                                    <w:szCs w:val="24"/>
                                    <w:lang w:val="en-US"/>
                                  </w:rPr>
                                </w:pPr>
                                <w:r w:rsidRPr="00EB3CD0">
                                  <w:rPr>
                                    <w:rFonts w:ascii="Arial" w:hAnsi="Arial" w:cs="Arial"/>
                                    <w:b/>
                                    <w:bCs/>
                                    <w:color w:val="000000" w:themeColor="text1"/>
                                    <w:kern w:val="24"/>
                                    <w:sz w:val="24"/>
                                    <w:szCs w:val="24"/>
                                    <w:lang w:val="en-US"/>
                                  </w:rPr>
                                  <w:t>g.</w:t>
                                </w:r>
                              </w:p>
                            </w:txbxContent>
                          </wps:txbx>
                          <wps:bodyPr wrap="square" rtlCol="0">
                            <a:noAutofit/>
                          </wps:bodyPr>
                        </wps:wsp>
                        <pic:pic xmlns:pic="http://schemas.openxmlformats.org/drawingml/2006/picture">
                          <pic:nvPicPr>
                            <pic:cNvPr id="46" name="Picture 46"/>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7884" y="0"/>
                              <a:ext cx="4532131" cy="3052800"/>
                            </a:xfrm>
                            <a:prstGeom prst="rect">
                              <a:avLst/>
                            </a:prstGeom>
                          </pic:spPr>
                        </pic:pic>
                        <pic:pic xmlns:pic="http://schemas.openxmlformats.org/drawingml/2006/picture">
                          <pic:nvPicPr>
                            <pic:cNvPr id="47" name="Picture 47"/>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524248" y="541"/>
                              <a:ext cx="4532131" cy="3052800"/>
                            </a:xfrm>
                            <a:prstGeom prst="rect">
                              <a:avLst/>
                            </a:prstGeom>
                          </pic:spPr>
                        </pic:pic>
                        <pic:pic xmlns:pic="http://schemas.openxmlformats.org/drawingml/2006/picture">
                          <pic:nvPicPr>
                            <pic:cNvPr id="48" name="Picture 48"/>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17315" y="3462106"/>
                              <a:ext cx="4532132" cy="3052800"/>
                            </a:xfrm>
                            <a:prstGeom prst="rect">
                              <a:avLst/>
                            </a:prstGeom>
                          </pic:spPr>
                        </pic:pic>
                        <pic:pic xmlns:pic="http://schemas.openxmlformats.org/drawingml/2006/picture">
                          <pic:nvPicPr>
                            <pic:cNvPr id="49" name="Picture 49"/>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4560426" y="3465274"/>
                              <a:ext cx="4532130" cy="3052800"/>
                            </a:xfrm>
                            <a:prstGeom prst="rect">
                              <a:avLst/>
                            </a:prstGeom>
                          </pic:spPr>
                        </pic:pic>
                        <wps:wsp>
                          <wps:cNvPr id="50" name="TextBox 42"/>
                          <wps:cNvSpPr txBox="1"/>
                          <wps:spPr>
                            <a:xfrm>
                              <a:off x="6823654" y="6464785"/>
                              <a:ext cx="481357" cy="463786"/>
                            </a:xfrm>
                            <a:prstGeom prst="rect">
                              <a:avLst/>
                            </a:prstGeom>
                            <a:noFill/>
                          </wps:spPr>
                          <wps:txbx>
                            <w:txbxContent>
                              <w:p w14:paraId="6EDFDEF7" w14:textId="77777777" w:rsidR="00CA34BF" w:rsidRPr="00EB3CD0" w:rsidRDefault="00CA34BF" w:rsidP="00CA34BF">
                                <w:pPr>
                                  <w:rPr>
                                    <w:rFonts w:ascii="Arial" w:hAnsi="Arial" w:cs="Arial"/>
                                    <w:b/>
                                    <w:bCs/>
                                    <w:color w:val="000000" w:themeColor="text1"/>
                                    <w:kern w:val="24"/>
                                    <w:sz w:val="24"/>
                                    <w:szCs w:val="24"/>
                                    <w:lang w:val="en-US"/>
                                  </w:rPr>
                                </w:pPr>
                                <w:r w:rsidRPr="00EB3CD0">
                                  <w:rPr>
                                    <w:rFonts w:ascii="Arial" w:hAnsi="Arial" w:cs="Arial"/>
                                    <w:b/>
                                    <w:bCs/>
                                    <w:color w:val="000000" w:themeColor="text1"/>
                                    <w:kern w:val="24"/>
                                    <w:sz w:val="24"/>
                                    <w:szCs w:val="24"/>
                                    <w:lang w:val="en-US"/>
                                  </w:rPr>
                                  <w:t>h.</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EA73116" id="Group 43" o:spid="_x0000_s1035" style="position:absolute;left:0;text-align:left;margin-left:-7.2pt;margin-top:-7.8pt;width:511pt;height:339.05pt;z-index:251674624;mso-width-relative:margin;mso-height-relative:margin" coordorigin="78" coordsize="90846,70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">
                  <v:shape id="TextBox 30" o:spid="_x0000_s1036" type="#_x0000_t202" style="position:absolute;left:22735;top:30212;width:4805;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60F78FF9" w14:textId="77777777" w:rsidR="00CA34BF" w:rsidRPr="00EB3CD0" w:rsidRDefault="00CA34BF" w:rsidP="00CA34BF">
                          <w:pPr>
                            <w:rPr>
                              <w:rFonts w:ascii="Arial" w:hAnsi="Arial" w:cs="Arial"/>
                              <w:b/>
                              <w:bCs/>
                              <w:color w:val="000000" w:themeColor="text1"/>
                              <w:kern w:val="24"/>
                              <w:sz w:val="24"/>
                              <w:szCs w:val="24"/>
                              <w:lang w:val="en-US"/>
                            </w:rPr>
                          </w:pPr>
                          <w:r w:rsidRPr="00EB3CD0">
                            <w:rPr>
                              <w:rFonts w:ascii="Arial" w:hAnsi="Arial" w:cs="Arial"/>
                              <w:b/>
                              <w:bCs/>
                              <w:color w:val="000000" w:themeColor="text1"/>
                              <w:kern w:val="24"/>
                              <w:sz w:val="24"/>
                              <w:szCs w:val="24"/>
                              <w:lang w:val="en-US"/>
                            </w:rPr>
                            <w:t>e.</w:t>
                          </w:r>
                        </w:p>
                      </w:txbxContent>
                    </v:textbox>
                  </v:shape>
                  <v:shape id="TextBox 31" o:spid="_x0000_s1037" type="#_x0000_t202" style="position:absolute;left:69258;top:30050;width:5411;height:6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145B3D38" w14:textId="77777777" w:rsidR="00CA34BF" w:rsidRDefault="00CA34BF" w:rsidP="00CA34BF">
                          <w:pPr>
                            <w:rPr>
                              <w:rFonts w:ascii="Arial" w:hAnsi="Arial" w:cs="Arial"/>
                              <w:b/>
                              <w:bCs/>
                              <w:color w:val="000000" w:themeColor="text1"/>
                              <w:kern w:val="24"/>
                              <w:sz w:val="28"/>
                              <w:szCs w:val="28"/>
                              <w:lang w:val="en-US"/>
                            </w:rPr>
                          </w:pPr>
                          <w:r>
                            <w:rPr>
                              <w:rFonts w:ascii="Arial" w:hAnsi="Arial" w:cs="Arial"/>
                              <w:b/>
                              <w:bCs/>
                              <w:color w:val="000000" w:themeColor="text1"/>
                              <w:kern w:val="24"/>
                              <w:sz w:val="28"/>
                              <w:szCs w:val="28"/>
                              <w:lang w:val="en-US"/>
                            </w:rPr>
                            <w:t>f.</w:t>
                          </w:r>
                        </w:p>
                      </w:txbxContent>
                    </v:textbox>
                  </v:shape>
                  <v:shape id="TextBox 32" o:spid="_x0000_s1038" type="#_x0000_t202" style="position:absolute;left:22648;top:64376;width:4805;height:5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0B484731" w14:textId="77777777" w:rsidR="00CA34BF" w:rsidRPr="00EB3CD0" w:rsidRDefault="00CA34BF" w:rsidP="00CA34BF">
                          <w:pPr>
                            <w:rPr>
                              <w:rFonts w:ascii="Arial" w:hAnsi="Arial" w:cs="Arial"/>
                              <w:b/>
                              <w:bCs/>
                              <w:color w:val="000000" w:themeColor="text1"/>
                              <w:kern w:val="24"/>
                              <w:sz w:val="24"/>
                              <w:szCs w:val="24"/>
                              <w:lang w:val="en-US"/>
                            </w:rPr>
                          </w:pPr>
                          <w:r w:rsidRPr="00EB3CD0">
                            <w:rPr>
                              <w:rFonts w:ascii="Arial" w:hAnsi="Arial" w:cs="Arial"/>
                              <w:b/>
                              <w:bCs/>
                              <w:color w:val="000000" w:themeColor="text1"/>
                              <w:kern w:val="24"/>
                              <w:sz w:val="24"/>
                              <w:szCs w:val="24"/>
                              <w:lang w:val="en-US"/>
                            </w:rPr>
                            <w:t>g.</w:t>
                          </w:r>
                        </w:p>
                      </w:txbxContent>
                    </v:textbox>
                  </v:shape>
                  <v:shape id="Picture 46" o:spid="_x0000_s1039" type="#_x0000_t75" style="position:absolute;left:78;width:45322;height:30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">
                    <v:imagedata r:id="rId37" o:title=""/>
                  </v:shape>
                  <v:shape id="Picture 47" o:spid="_x0000_s1040" type="#_x0000_t75" style="position:absolute;left:45242;top:5;width:45321;height:30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">
                    <v:imagedata r:id="rId38" o:title=""/>
                  </v:shape>
                  <v:shape id="Picture 48" o:spid="_x0000_s1041" type="#_x0000_t75" style="position:absolute;left:173;top:34621;width:45321;height:30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">
                    <v:imagedata r:id="rId39" o:title=""/>
                  </v:shape>
                  <v:shape id="Picture 49" o:spid="_x0000_s1042" type="#_x0000_t75" style="position:absolute;left:45604;top:34652;width:45321;height:30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">
                    <v:imagedata r:id="rId40" o:title=""/>
                  </v:shape>
                  <v:shape id="TextBox 42" o:spid="_x0000_s1043" type="#_x0000_t202" style="position:absolute;left:68236;top:64647;width:4814;height:4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6EDFDEF7" w14:textId="77777777" w:rsidR="00CA34BF" w:rsidRPr="00EB3CD0" w:rsidRDefault="00CA34BF" w:rsidP="00CA34BF">
                          <w:pPr>
                            <w:rPr>
                              <w:rFonts w:ascii="Arial" w:hAnsi="Arial" w:cs="Arial"/>
                              <w:b/>
                              <w:bCs/>
                              <w:color w:val="000000" w:themeColor="text1"/>
                              <w:kern w:val="24"/>
                              <w:sz w:val="24"/>
                              <w:szCs w:val="24"/>
                              <w:lang w:val="en-US"/>
                            </w:rPr>
                          </w:pPr>
                          <w:r w:rsidRPr="00EB3CD0">
                            <w:rPr>
                              <w:rFonts w:ascii="Arial" w:hAnsi="Arial" w:cs="Arial"/>
                              <w:b/>
                              <w:bCs/>
                              <w:color w:val="000000" w:themeColor="text1"/>
                              <w:kern w:val="24"/>
                              <w:sz w:val="24"/>
                              <w:szCs w:val="24"/>
                              <w:lang w:val="en-US"/>
                            </w:rPr>
                            <w:t>h.</w:t>
                          </w:r>
                        </w:p>
                      </w:txbxContent>
                    </v:textbox>
                  </v:shape>
                </v:group>
              </w:pict>
            </mc:Fallback>
          </mc:AlternateContent>
        </w:r>
      </w:ins>
    </w:p>
    <w:p w14:paraId="70EDC519" w14:textId="6CAF3DD9" w:rsidR="00735449" w:rsidRDefault="00735449" w:rsidP="00B633FE">
      <w:pPr>
        <w:spacing w:line="360" w:lineRule="auto"/>
        <w:jc w:val="both"/>
        <w:rPr>
          <w:ins w:id="423" w:author="Ezekiel Ogundepo" w:date="2022-10-12T18:32:00Z"/>
          <w:rFonts w:ascii="Times New Roman" w:hAnsi="Times New Roman" w:cs="Times New Roman"/>
          <w:sz w:val="24"/>
          <w:szCs w:val="24"/>
        </w:rPr>
      </w:pPr>
    </w:p>
    <w:p w14:paraId="19E4B215" w14:textId="3F77735A" w:rsidR="00735449" w:rsidRDefault="00735449" w:rsidP="00B633FE">
      <w:pPr>
        <w:spacing w:line="360" w:lineRule="auto"/>
        <w:jc w:val="both"/>
        <w:rPr>
          <w:ins w:id="424" w:author="Ezekiel Ogundepo" w:date="2022-11-06T17:29:00Z"/>
          <w:rFonts w:ascii="Times New Roman" w:hAnsi="Times New Roman" w:cs="Times New Roman"/>
          <w:sz w:val="24"/>
          <w:szCs w:val="24"/>
        </w:rPr>
      </w:pPr>
    </w:p>
    <w:p w14:paraId="649112F8" w14:textId="2C9194AE" w:rsidR="00CA34BF" w:rsidRDefault="00CA34BF" w:rsidP="00B633FE">
      <w:pPr>
        <w:spacing w:line="360" w:lineRule="auto"/>
        <w:jc w:val="both"/>
        <w:rPr>
          <w:ins w:id="425" w:author="Ezekiel Ogundepo" w:date="2022-11-06T17:29:00Z"/>
          <w:rFonts w:ascii="Times New Roman" w:hAnsi="Times New Roman" w:cs="Times New Roman"/>
          <w:sz w:val="24"/>
          <w:szCs w:val="24"/>
        </w:rPr>
      </w:pPr>
    </w:p>
    <w:p w14:paraId="68018FDB" w14:textId="1B248EA3" w:rsidR="00CA34BF" w:rsidRDefault="00CA34BF" w:rsidP="00B633FE">
      <w:pPr>
        <w:spacing w:line="360" w:lineRule="auto"/>
        <w:jc w:val="both"/>
        <w:rPr>
          <w:ins w:id="426" w:author="Ezekiel Ogundepo" w:date="2022-11-06T18:06:00Z"/>
          <w:rFonts w:ascii="Times New Roman" w:hAnsi="Times New Roman" w:cs="Times New Roman"/>
          <w:sz w:val="24"/>
          <w:szCs w:val="24"/>
        </w:rPr>
      </w:pPr>
    </w:p>
    <w:p w14:paraId="6480B437" w14:textId="388E9A3E" w:rsidR="0018584C" w:rsidRDefault="0018584C" w:rsidP="00B633FE">
      <w:pPr>
        <w:spacing w:line="360" w:lineRule="auto"/>
        <w:jc w:val="both"/>
        <w:rPr>
          <w:ins w:id="427" w:author="Ezekiel Ogundepo" w:date="2022-11-06T18:06:00Z"/>
          <w:rFonts w:ascii="Times New Roman" w:hAnsi="Times New Roman" w:cs="Times New Roman"/>
          <w:sz w:val="24"/>
          <w:szCs w:val="24"/>
        </w:rPr>
      </w:pPr>
    </w:p>
    <w:p w14:paraId="51C00474" w14:textId="4E77BE5E" w:rsidR="0018584C" w:rsidRDefault="0018584C" w:rsidP="00B633FE">
      <w:pPr>
        <w:spacing w:line="360" w:lineRule="auto"/>
        <w:jc w:val="both"/>
        <w:rPr>
          <w:ins w:id="428" w:author="Ezekiel Ogundepo" w:date="2022-11-06T18:06:00Z"/>
          <w:rFonts w:ascii="Times New Roman" w:hAnsi="Times New Roman" w:cs="Times New Roman"/>
          <w:sz w:val="24"/>
          <w:szCs w:val="24"/>
        </w:rPr>
      </w:pPr>
    </w:p>
    <w:p w14:paraId="62CEE906" w14:textId="77777777" w:rsidR="0018584C" w:rsidRDefault="0018584C" w:rsidP="00B633FE">
      <w:pPr>
        <w:spacing w:line="360" w:lineRule="auto"/>
        <w:jc w:val="both"/>
        <w:rPr>
          <w:ins w:id="429" w:author="Ezekiel Ogundepo" w:date="2022-11-06T17:29:00Z"/>
          <w:rFonts w:ascii="Times New Roman" w:hAnsi="Times New Roman" w:cs="Times New Roman"/>
          <w:sz w:val="24"/>
          <w:szCs w:val="24"/>
        </w:rPr>
      </w:pPr>
    </w:p>
    <w:p w14:paraId="44B8EB84" w14:textId="77777777" w:rsidR="00CA34BF" w:rsidRDefault="00CA34BF" w:rsidP="00B633FE">
      <w:pPr>
        <w:spacing w:line="360" w:lineRule="auto"/>
        <w:jc w:val="both"/>
        <w:rPr>
          <w:ins w:id="430" w:author="Ezekiel Ogundepo" w:date="2022-10-12T18:32:00Z"/>
          <w:rFonts w:ascii="Times New Roman" w:hAnsi="Times New Roman" w:cs="Times New Roman"/>
          <w:sz w:val="24"/>
          <w:szCs w:val="24"/>
        </w:rPr>
      </w:pPr>
    </w:p>
    <w:p w14:paraId="47720CE8" w14:textId="7D65FE9D" w:rsidR="00735449" w:rsidRDefault="00735449" w:rsidP="00B633FE">
      <w:pPr>
        <w:spacing w:line="360" w:lineRule="auto"/>
        <w:jc w:val="both"/>
        <w:rPr>
          <w:ins w:id="431" w:author="Ezekiel Ogundepo" w:date="2022-10-12T18:32:00Z"/>
          <w:rFonts w:ascii="Times New Roman" w:hAnsi="Times New Roman" w:cs="Times New Roman"/>
          <w:sz w:val="24"/>
          <w:szCs w:val="24"/>
        </w:rPr>
      </w:pPr>
    </w:p>
    <w:p w14:paraId="4CE5C12C" w14:textId="2530A3CE" w:rsidR="00735449" w:rsidRDefault="00735449" w:rsidP="00B633FE">
      <w:pPr>
        <w:spacing w:line="360" w:lineRule="auto"/>
        <w:jc w:val="both"/>
        <w:rPr>
          <w:ins w:id="432" w:author="Ezekiel Ogundepo" w:date="2022-10-12T18:32:00Z"/>
          <w:rFonts w:ascii="Times New Roman" w:hAnsi="Times New Roman" w:cs="Times New Roman"/>
          <w:sz w:val="24"/>
          <w:szCs w:val="24"/>
        </w:rPr>
      </w:pPr>
    </w:p>
    <w:p w14:paraId="016B25C2" w14:textId="51D3D360" w:rsidR="00735449" w:rsidDel="0018584C" w:rsidRDefault="00735449" w:rsidP="0018584C">
      <w:pPr>
        <w:spacing w:line="360" w:lineRule="auto"/>
        <w:rPr>
          <w:del w:id="433" w:author="Ezekiel Ogundepo" w:date="2022-10-12T18:33:00Z"/>
          <w:rFonts w:ascii="Times New Roman" w:hAnsi="Times New Roman" w:cs="Times New Roman"/>
          <w:sz w:val="24"/>
          <w:szCs w:val="24"/>
        </w:rPr>
      </w:pPr>
    </w:p>
    <w:p w14:paraId="4660FC71" w14:textId="77777777" w:rsidR="0018584C" w:rsidRPr="006F1E80" w:rsidRDefault="0018584C">
      <w:pPr>
        <w:spacing w:line="360" w:lineRule="auto"/>
        <w:rPr>
          <w:ins w:id="434" w:author="Ezekiel Ogundepo" w:date="2022-11-06T18:06:00Z"/>
          <w:rFonts w:ascii="Times New Roman" w:hAnsi="Times New Roman" w:cs="Times New Roman"/>
          <w:sz w:val="24"/>
          <w:szCs w:val="24"/>
        </w:rPr>
        <w:pPrChange w:id="435" w:author="Ezekiel Ogundepo" w:date="2022-11-06T18:06:00Z">
          <w:pPr>
            <w:spacing w:line="360" w:lineRule="auto"/>
            <w:jc w:val="both"/>
          </w:pPr>
        </w:pPrChange>
      </w:pPr>
    </w:p>
    <w:p w14:paraId="3737AE79" w14:textId="043D8CE6" w:rsidR="0071413D" w:rsidRPr="0071413D" w:rsidRDefault="003404EB">
      <w:pPr>
        <w:spacing w:line="360" w:lineRule="auto"/>
        <w:rPr>
          <w:ins w:id="436" w:author="Ezekiel Ogundepo" w:date="2022-10-29T20:28:00Z"/>
          <w:rFonts w:ascii="Times New Roman" w:eastAsia="Times New Roman" w:hAnsi="Times New Roman" w:cs="Times New Roman"/>
          <w:lang w:val="en-US"/>
          <w:rPrChange w:id="437" w:author="Ezekiel Ogundepo" w:date="2022-10-29T20:28:00Z">
            <w:rPr>
              <w:ins w:id="438" w:author="Ezekiel Ogundepo" w:date="2022-10-29T20:28:00Z"/>
              <w:rFonts w:ascii="Times New Roman" w:hAnsi="Times New Roman" w:cs="Times New Roman"/>
            </w:rPr>
          </w:rPrChange>
        </w:rPr>
        <w:pPrChange w:id="439" w:author="Ezekiel Ogundepo" w:date="2022-11-06T18:06:00Z">
          <w:pPr>
            <w:spacing w:after="0" w:line="240" w:lineRule="auto"/>
          </w:pPr>
        </w:pPrChange>
      </w:pPr>
      <w:r w:rsidRPr="006F1E80">
        <w:rPr>
          <w:rFonts w:ascii="Times New Roman" w:eastAsia="Times New Roman" w:hAnsi="Times New Roman" w:cs="Times New Roman"/>
          <w:b/>
          <w:lang w:val="en-US"/>
        </w:rPr>
        <w:t>Fig</w:t>
      </w:r>
      <w:r w:rsidR="000D76F2">
        <w:rPr>
          <w:rFonts w:ascii="Times New Roman" w:eastAsia="Times New Roman" w:hAnsi="Times New Roman" w:cs="Times New Roman"/>
          <w:b/>
          <w:lang w:val="en-US"/>
        </w:rPr>
        <w:t>.</w:t>
      </w:r>
      <w:r w:rsidRPr="006F1E80">
        <w:rPr>
          <w:rFonts w:ascii="Times New Roman" w:eastAsia="Times New Roman" w:hAnsi="Times New Roman" w:cs="Times New Roman"/>
          <w:b/>
          <w:lang w:val="en-US"/>
        </w:rPr>
        <w:t xml:space="preserve"> </w:t>
      </w:r>
      <w:ins w:id="440" w:author="Ezekiel Ogundepo" w:date="2022-10-29T20:49:00Z">
        <w:r w:rsidR="00982F16">
          <w:rPr>
            <w:rFonts w:ascii="Times New Roman" w:eastAsia="Times New Roman" w:hAnsi="Times New Roman" w:cs="Times New Roman"/>
            <w:b/>
            <w:lang w:val="en-US"/>
          </w:rPr>
          <w:t>4</w:t>
        </w:r>
      </w:ins>
      <w:del w:id="441" w:author="Ezekiel Ogundepo" w:date="2022-10-29T20:49:00Z">
        <w:r w:rsidRPr="006F1E80" w:rsidDel="00982F16">
          <w:rPr>
            <w:rFonts w:ascii="Times New Roman" w:eastAsia="Times New Roman" w:hAnsi="Times New Roman" w:cs="Times New Roman"/>
            <w:b/>
            <w:lang w:val="en-US"/>
          </w:rPr>
          <w:delText>3</w:delText>
        </w:r>
      </w:del>
      <w:r w:rsidRPr="006F1E80">
        <w:rPr>
          <w:rFonts w:ascii="Times New Roman" w:eastAsia="Times New Roman" w:hAnsi="Times New Roman" w:cs="Times New Roman"/>
          <w:b/>
          <w:lang w:val="en-US"/>
        </w:rPr>
        <w:t xml:space="preserve"> (</w:t>
      </w:r>
      <w:r w:rsidRPr="006F1E80">
        <w:rPr>
          <w:rFonts w:ascii="Times New Roman" w:eastAsia="Times New Roman" w:hAnsi="Times New Roman" w:cs="Times New Roman"/>
          <w:lang w:val="en-US"/>
        </w:rPr>
        <w:t>(a.) – (h.)</w:t>
      </w:r>
      <w:r w:rsidRPr="006F1E80">
        <w:rPr>
          <w:rFonts w:ascii="Times New Roman" w:eastAsia="Times New Roman" w:hAnsi="Times New Roman" w:cs="Times New Roman"/>
          <w:b/>
          <w:lang w:val="en-US"/>
        </w:rPr>
        <w:t>):</w:t>
      </w:r>
      <w:r w:rsidRPr="006F1E80">
        <w:rPr>
          <w:rFonts w:ascii="Times New Roman" w:eastAsia="Times New Roman" w:hAnsi="Times New Roman" w:cs="Times New Roman"/>
          <w:lang w:val="en-US"/>
        </w:rPr>
        <w:t xml:space="preserve"> </w:t>
      </w:r>
      <w:del w:id="442" w:author="Ezekiel Ogundepo" w:date="2022-10-29T20:28:00Z">
        <w:r w:rsidRPr="006F1E80" w:rsidDel="0071413D">
          <w:rPr>
            <w:rFonts w:ascii="Times New Roman" w:eastAsia="Times New Roman" w:hAnsi="Times New Roman" w:cs="Times New Roman"/>
            <w:lang w:val="en-US"/>
          </w:rPr>
          <w:delText xml:space="preserve">Bar plots of features faceted by the class label </w:delText>
        </w:r>
        <w:r w:rsidRPr="006F1E80" w:rsidDel="0071413D">
          <w:rPr>
            <w:rFonts w:ascii="Times New Roman" w:hAnsi="Times New Roman" w:cs="Times New Roman"/>
          </w:rPr>
          <w:delText>in the Cleveland data.</w:delText>
        </w:r>
      </w:del>
      <w:ins w:id="443" w:author="Ezekiel Ogundepo" w:date="2022-10-29T20:28:00Z">
        <w:r w:rsidR="0071413D" w:rsidRPr="0071413D">
          <w:rPr>
            <w:rFonts w:ascii="Times New Roman" w:eastAsia="Times New Roman" w:hAnsi="Times New Roman" w:cs="Times New Roman"/>
            <w:lang w:val="en-US"/>
          </w:rPr>
          <w:t>Bar plots of features faceted by the</w:t>
        </w:r>
        <w:r w:rsidR="0071413D">
          <w:rPr>
            <w:rFonts w:ascii="Times New Roman" w:eastAsia="Times New Roman" w:hAnsi="Times New Roman" w:cs="Times New Roman"/>
            <w:lang w:val="en-US"/>
          </w:rPr>
          <w:t xml:space="preserve"> </w:t>
        </w:r>
        <w:r w:rsidR="0071413D" w:rsidRPr="001358AF">
          <w:rPr>
            <w:rFonts w:ascii="Times New Roman" w:hAnsi="Times New Roman" w:cs="Times New Roman"/>
          </w:rPr>
          <w:t>Cleveland data's heart disease status</w:t>
        </w:r>
      </w:ins>
    </w:p>
    <w:p w14:paraId="2849EDE2" w14:textId="4A597AA6" w:rsidR="0071413D" w:rsidRPr="006F1E80" w:rsidDel="0071413D" w:rsidRDefault="0071413D">
      <w:pPr>
        <w:spacing w:after="0"/>
        <w:rPr>
          <w:del w:id="444" w:author="Ezekiel Ogundepo" w:date="2022-10-29T20:29:00Z"/>
          <w:rFonts w:ascii="Times New Roman" w:eastAsia="Times New Roman" w:hAnsi="Times New Roman" w:cs="Times New Roman"/>
          <w:lang w:val="en-US"/>
        </w:rPr>
        <w:pPrChange w:id="445" w:author="Ezekiel Ogundepo" w:date="2022-10-29T20:29:00Z">
          <w:pPr>
            <w:jc w:val="center"/>
          </w:pPr>
        </w:pPrChange>
      </w:pPr>
    </w:p>
    <w:p w14:paraId="1708FDF2" w14:textId="2520CAB1" w:rsidR="003404EB" w:rsidRPr="006F1E80" w:rsidRDefault="003404EB" w:rsidP="003404EB">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 xml:space="preserve">As presented in Figure </w:t>
      </w:r>
      <w:ins w:id="446" w:author="Ezekiel Ogundepo" w:date="2022-11-06T18:21:00Z">
        <w:r w:rsidR="004D776F">
          <w:rPr>
            <w:rFonts w:ascii="Times New Roman" w:hAnsi="Times New Roman" w:cs="Times New Roman"/>
            <w:sz w:val="24"/>
            <w:szCs w:val="24"/>
          </w:rPr>
          <w:t>3</w:t>
        </w:r>
      </w:ins>
      <w:del w:id="447" w:author="Ezekiel Ogundepo" w:date="2022-11-06T18:21:00Z">
        <w:r w:rsidRPr="006F1E80" w:rsidDel="004D776F">
          <w:rPr>
            <w:rFonts w:ascii="Times New Roman" w:hAnsi="Times New Roman" w:cs="Times New Roman"/>
            <w:sz w:val="24"/>
            <w:szCs w:val="24"/>
          </w:rPr>
          <w:delText>2</w:delText>
        </w:r>
      </w:del>
      <w:r w:rsidRPr="006F1E80">
        <w:rPr>
          <w:rFonts w:ascii="Times New Roman" w:hAnsi="Times New Roman" w:cs="Times New Roman"/>
          <w:sz w:val="24"/>
          <w:szCs w:val="24"/>
        </w:rPr>
        <w:t>, the box plots are very useful, and by construction, we focused on the overlap of the quartiles of the distribution. In this case, we might ask whether there are sufficient differences in the quartiles for the feature to help separate the label classes? All the numerical features in the Cleveland data help separate between the present and absence of heart disease cases. As one might expect, older people tend to have heart disease compared to younger ones.</w:t>
      </w:r>
    </w:p>
    <w:p w14:paraId="7A35C9BC" w14:textId="760CBE8A" w:rsidR="003404EB" w:rsidRPr="006F1E80" w:rsidRDefault="003404EB" w:rsidP="003404EB">
      <w:pPr>
        <w:spacing w:line="360" w:lineRule="auto"/>
        <w:jc w:val="both"/>
        <w:rPr>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 xml:space="preserve">The bar plots in Figure </w:t>
      </w:r>
      <w:ins w:id="448" w:author="Ezekiel Ogundepo" w:date="2022-11-06T18:21:00Z">
        <w:r w:rsidR="004D776F">
          <w:rPr>
            <w:rFonts w:ascii="Times New Roman" w:eastAsia="Times New Roman" w:hAnsi="Times New Roman" w:cs="Times New Roman"/>
            <w:sz w:val="24"/>
            <w:szCs w:val="24"/>
            <w:lang w:val="en-US"/>
          </w:rPr>
          <w:t>4</w:t>
        </w:r>
      </w:ins>
      <w:del w:id="449" w:author="Ezekiel Ogundepo" w:date="2022-11-06T18:21:00Z">
        <w:r w:rsidRPr="006F1E80" w:rsidDel="004D776F">
          <w:rPr>
            <w:rFonts w:ascii="Times New Roman" w:eastAsia="Times New Roman" w:hAnsi="Times New Roman" w:cs="Times New Roman"/>
            <w:sz w:val="24"/>
            <w:szCs w:val="24"/>
            <w:lang w:val="en-US"/>
          </w:rPr>
          <w:delText>3</w:delText>
        </w:r>
      </w:del>
      <w:r w:rsidRPr="006F1E80">
        <w:rPr>
          <w:rFonts w:ascii="Times New Roman" w:eastAsia="Times New Roman" w:hAnsi="Times New Roman" w:cs="Times New Roman"/>
          <w:sz w:val="24"/>
          <w:szCs w:val="24"/>
          <w:lang w:val="en-US"/>
        </w:rPr>
        <w:t xml:space="preserve"> (a.) to (h.) contain a lot of information. The key to interpreting these plots is to compare the proportion of the categories for each factor level. If these proportions are distinctly different within each class label, such a feature will likely help separate the class labels.</w:t>
      </w:r>
    </w:p>
    <w:p w14:paraId="7C892EB9" w14:textId="61F6B6F5" w:rsidR="003404EB" w:rsidRPr="006F1E80" w:rsidRDefault="003404EB" w:rsidP="003404EB">
      <w:pPr>
        <w:shd w:val="clear" w:color="auto" w:fill="FFFFFF"/>
        <w:spacing w:after="150" w:line="360" w:lineRule="auto"/>
        <w:jc w:val="both"/>
        <w:rPr>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 xml:space="preserve">There are several cases evident in the bar plots in Figure </w:t>
      </w:r>
      <w:ins w:id="450" w:author="Ezekiel Ogundepo" w:date="2022-11-06T18:21:00Z">
        <w:r w:rsidR="004D776F">
          <w:rPr>
            <w:rFonts w:ascii="Times New Roman" w:eastAsia="Times New Roman" w:hAnsi="Times New Roman" w:cs="Times New Roman"/>
            <w:sz w:val="24"/>
            <w:szCs w:val="24"/>
            <w:lang w:val="en-US"/>
          </w:rPr>
          <w:t>4</w:t>
        </w:r>
      </w:ins>
      <w:del w:id="451" w:author="Ezekiel Ogundepo" w:date="2022-11-06T18:21:00Z">
        <w:r w:rsidRPr="006F1E80" w:rsidDel="004D776F">
          <w:rPr>
            <w:rFonts w:ascii="Times New Roman" w:eastAsia="Times New Roman" w:hAnsi="Times New Roman" w:cs="Times New Roman"/>
            <w:sz w:val="24"/>
            <w:szCs w:val="24"/>
            <w:lang w:val="en-US"/>
          </w:rPr>
          <w:delText>3</w:delText>
        </w:r>
      </w:del>
      <w:r w:rsidRPr="006F1E80">
        <w:rPr>
          <w:rFonts w:ascii="Times New Roman" w:eastAsia="Times New Roman" w:hAnsi="Times New Roman" w:cs="Times New Roman"/>
          <w:sz w:val="24"/>
          <w:szCs w:val="24"/>
          <w:lang w:val="en-US"/>
        </w:rPr>
        <w:t>:</w:t>
      </w:r>
    </w:p>
    <w:p w14:paraId="35D2721C" w14:textId="601C0696" w:rsidR="003404EB" w:rsidRPr="006F1E80" w:rsidRDefault="003404EB" w:rsidP="003404EB">
      <w:pPr>
        <w:numPr>
          <w:ilvl w:val="0"/>
          <w:numId w:val="5"/>
        </w:numPr>
        <w:shd w:val="clear" w:color="auto" w:fill="FFFFFF"/>
        <w:spacing w:after="150" w:line="360" w:lineRule="auto"/>
        <w:jc w:val="both"/>
        <w:rPr>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 xml:space="preserve">Some features such as the slope of the peak exercise ST segment, thallium stress test, chest pain type, and the number of major vessels </w:t>
      </w:r>
      <w:proofErr w:type="spellStart"/>
      <w:r w:rsidRPr="006F1E80">
        <w:rPr>
          <w:rFonts w:ascii="Times New Roman" w:eastAsia="Times New Roman" w:hAnsi="Times New Roman" w:cs="Times New Roman"/>
          <w:sz w:val="24"/>
          <w:szCs w:val="24"/>
          <w:lang w:val="en-US"/>
        </w:rPr>
        <w:t>colo</w:t>
      </w:r>
      <w:r w:rsidR="002F1EC3" w:rsidRPr="006F1E80">
        <w:rPr>
          <w:rFonts w:ascii="Times New Roman" w:eastAsia="Times New Roman" w:hAnsi="Times New Roman" w:cs="Times New Roman"/>
          <w:sz w:val="24"/>
          <w:szCs w:val="24"/>
          <w:lang w:val="en-US"/>
        </w:rPr>
        <w:t>u</w:t>
      </w:r>
      <w:r w:rsidRPr="006F1E80">
        <w:rPr>
          <w:rFonts w:ascii="Times New Roman" w:eastAsia="Times New Roman" w:hAnsi="Times New Roman" w:cs="Times New Roman"/>
          <w:sz w:val="24"/>
          <w:szCs w:val="24"/>
          <w:lang w:val="en-US"/>
        </w:rPr>
        <w:t>red</w:t>
      </w:r>
      <w:proofErr w:type="spellEnd"/>
      <w:r w:rsidRPr="006F1E80">
        <w:rPr>
          <w:rFonts w:ascii="Times New Roman" w:eastAsia="Times New Roman" w:hAnsi="Times New Roman" w:cs="Times New Roman"/>
          <w:sz w:val="24"/>
          <w:szCs w:val="24"/>
          <w:lang w:val="en-US"/>
        </w:rPr>
        <w:t xml:space="preserve"> by fluoroscopy showed significant </w:t>
      </w:r>
      <w:r w:rsidRPr="006F1E80">
        <w:rPr>
          <w:rFonts w:ascii="Times New Roman" w:eastAsia="Times New Roman" w:hAnsi="Times New Roman" w:cs="Times New Roman"/>
          <w:sz w:val="24"/>
          <w:szCs w:val="24"/>
          <w:lang w:val="en-US"/>
        </w:rPr>
        <w:lastRenderedPageBreak/>
        <w:t>differences in the number of samples that belong to the various factor levels or groups. That is evidence that those factors might be discriminatory of the response class in the data.</w:t>
      </w:r>
    </w:p>
    <w:p w14:paraId="65705C3C" w14:textId="37D36969" w:rsidR="003404EB" w:rsidRPr="006F1E80" w:rsidRDefault="003404EB" w:rsidP="003404EB">
      <w:pPr>
        <w:numPr>
          <w:ilvl w:val="0"/>
          <w:numId w:val="5"/>
        </w:numPr>
        <w:shd w:val="clear" w:color="auto" w:fill="FFFFFF"/>
        <w:spacing w:after="150" w:line="360" w:lineRule="auto"/>
        <w:jc w:val="both"/>
        <w:rPr>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Other features such as fasting blood sugar, exercise</w:t>
      </w:r>
      <w:r w:rsidR="00F5411A" w:rsidRPr="006F1E80">
        <w:rPr>
          <w:rFonts w:ascii="Times New Roman" w:eastAsia="Times New Roman" w:hAnsi="Times New Roman" w:cs="Times New Roman"/>
          <w:sz w:val="24"/>
          <w:szCs w:val="24"/>
          <w:lang w:val="en-US"/>
        </w:rPr>
        <w:t>-induced angina, and sex</w:t>
      </w:r>
      <w:r w:rsidRPr="006F1E80">
        <w:rPr>
          <w:rFonts w:ascii="Times New Roman" w:eastAsia="Times New Roman" w:hAnsi="Times New Roman" w:cs="Times New Roman"/>
          <w:sz w:val="24"/>
          <w:szCs w:val="24"/>
          <w:lang w:val="en-US"/>
        </w:rPr>
        <w:t xml:space="preserve"> show slight differences, which are unlikely to be significant.</w:t>
      </w:r>
    </w:p>
    <w:p w14:paraId="228F4F40" w14:textId="77777777" w:rsidR="003404EB" w:rsidRPr="006F1E80" w:rsidRDefault="003404EB" w:rsidP="003404EB">
      <w:pPr>
        <w:numPr>
          <w:ilvl w:val="0"/>
          <w:numId w:val="5"/>
        </w:numPr>
        <w:shd w:val="clear" w:color="auto" w:fill="FFFFFF"/>
        <w:spacing w:after="150" w:line="360" w:lineRule="auto"/>
        <w:jc w:val="both"/>
        <w:rPr>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A feature like resting electrocardiographic results has dominant categories with very few cases of other categories. This feature will likely have very little power to separate the cases.</w:t>
      </w:r>
    </w:p>
    <w:p w14:paraId="6EE021D7" w14:textId="77777777" w:rsidR="003404EB" w:rsidRPr="006F1E80" w:rsidRDefault="003404EB" w:rsidP="003404EB">
      <w:pPr>
        <w:spacing w:after="0" w:line="360" w:lineRule="auto"/>
        <w:jc w:val="both"/>
        <w:rPr>
          <w:rFonts w:ascii="Times New Roman" w:eastAsia="Times New Roman" w:hAnsi="Times New Roman" w:cs="Times New Roman"/>
          <w:b/>
          <w:bCs/>
          <w:sz w:val="24"/>
          <w:szCs w:val="24"/>
          <w:lang w:val="en-US"/>
        </w:rPr>
      </w:pPr>
      <w:r w:rsidRPr="006F1E80">
        <w:rPr>
          <w:rFonts w:ascii="Times New Roman" w:eastAsia="Times New Roman" w:hAnsi="Times New Roman" w:cs="Times New Roman"/>
          <w:sz w:val="24"/>
          <w:szCs w:val="24"/>
          <w:lang w:val="en-US"/>
        </w:rPr>
        <w:t>It is important to note that only a few of these categorical features might help separate the response cases.</w:t>
      </w:r>
      <w:r w:rsidRPr="006F1E80">
        <w:rPr>
          <w:rFonts w:ascii="Times New Roman" w:eastAsia="Times New Roman" w:hAnsi="Times New Roman" w:cs="Times New Roman"/>
          <w:b/>
          <w:bCs/>
          <w:sz w:val="24"/>
          <w:szCs w:val="24"/>
          <w:lang w:val="en-US"/>
        </w:rPr>
        <w:t> </w:t>
      </w:r>
    </w:p>
    <w:p w14:paraId="2C91024E" w14:textId="571D3066" w:rsidR="00213EC5" w:rsidRPr="006F1E80" w:rsidRDefault="00AB1B42" w:rsidP="00907699">
      <w:pPr>
        <w:pStyle w:val="Heading2"/>
        <w:rPr>
          <w:b/>
          <w:bCs w:val="0"/>
        </w:rPr>
      </w:pPr>
      <w:r w:rsidRPr="006F1E80">
        <w:rPr>
          <w:b/>
          <w:bCs w:val="0"/>
        </w:rPr>
        <w:t>3.2</w:t>
      </w:r>
      <w:r w:rsidRPr="006F1E80">
        <w:rPr>
          <w:b/>
          <w:bCs w:val="0"/>
        </w:rPr>
        <w:tab/>
      </w:r>
      <w:r w:rsidR="002D3726" w:rsidRPr="006F1E80">
        <w:rPr>
          <w:b/>
          <w:bCs w:val="0"/>
        </w:rPr>
        <w:t xml:space="preserve">Training and evaluation of the classification models </w:t>
      </w:r>
    </w:p>
    <w:p w14:paraId="68C5BC2B" w14:textId="0AA608FB" w:rsidR="0044356D" w:rsidRPr="006F1E80" w:rsidRDefault="0044356D" w:rsidP="0044356D">
      <w:pPr>
        <w:pStyle w:val="Default"/>
        <w:spacing w:after="240" w:line="360" w:lineRule="auto"/>
        <w:jc w:val="both"/>
        <w:rPr>
          <w:rFonts w:ascii="Times New Roman" w:hAnsi="Times New Roman" w:cs="Times New Roman"/>
          <w:color w:val="auto"/>
        </w:rPr>
      </w:pPr>
      <w:r w:rsidRPr="006F1E80">
        <w:rPr>
          <w:rFonts w:ascii="Times New Roman" w:hAnsi="Times New Roman" w:cs="Times New Roman"/>
          <w:color w:val="auto"/>
        </w:rPr>
        <w:t xml:space="preserve">As remarked </w:t>
      </w:r>
      <w:r w:rsidRPr="00FA4425">
        <w:rPr>
          <w:rFonts w:ascii="Times New Roman" w:hAnsi="Times New Roman" w:cs="Times New Roman"/>
          <w:color w:val="auto"/>
        </w:rPr>
        <w:t xml:space="preserve">earlier </w:t>
      </w:r>
      <w:r w:rsidRPr="006F1C28">
        <w:rPr>
          <w:rFonts w:ascii="Times New Roman" w:hAnsi="Times New Roman" w:cs="Times New Roman"/>
          <w:color w:val="auto"/>
        </w:rPr>
        <w:t xml:space="preserve">in </w:t>
      </w:r>
      <w:ins w:id="452" w:author="Ezekiel Ogundepo" w:date="2022-11-06T18:24:00Z">
        <w:r w:rsidR="006F1C28" w:rsidRPr="00504335">
          <w:rPr>
            <w:rFonts w:ascii="Times New Roman" w:hAnsi="Times New Roman" w:cs="Times New Roman"/>
            <w:color w:val="auto"/>
          </w:rPr>
          <w:fldChar w:fldCharType="begin"/>
        </w:r>
      </w:ins>
      <w:ins w:id="453" w:author="Ezekiel Ogundepo" w:date="2022-11-06T18:25:00Z">
        <w:r w:rsidR="006F1C28">
          <w:rPr>
            <w:rFonts w:ascii="Times New Roman" w:hAnsi="Times New Roman" w:cs="Times New Roman"/>
            <w:color w:val="auto"/>
          </w:rPr>
          <w:instrText>HYPERLINK  \l "_2.0_Materials_and"</w:instrText>
        </w:r>
      </w:ins>
      <w:ins w:id="454" w:author="Ezekiel Ogundepo" w:date="2022-11-06T18:24:00Z">
        <w:r w:rsidR="006F1C28" w:rsidRPr="00504335">
          <w:rPr>
            <w:rFonts w:ascii="Times New Roman" w:hAnsi="Times New Roman" w:cs="Times New Roman"/>
            <w:color w:val="auto"/>
          </w:rPr>
          <w:fldChar w:fldCharType="separate"/>
        </w:r>
        <w:r w:rsidRPr="006F1C28">
          <w:rPr>
            <w:rStyle w:val="Hyperlink"/>
            <w:rFonts w:ascii="Times New Roman" w:hAnsi="Times New Roman" w:cs="Times New Roman"/>
            <w:color w:val="auto"/>
            <w:u w:val="none"/>
            <w:rPrChange w:id="455" w:author="Ezekiel Ogundepo" w:date="2022-11-06T18:25:00Z">
              <w:rPr>
                <w:rStyle w:val="Hyperlink"/>
                <w:rFonts w:ascii="Times New Roman" w:hAnsi="Times New Roman" w:cs="Times New Roman"/>
              </w:rPr>
            </w:rPrChange>
          </w:rPr>
          <w:t>section two</w:t>
        </w:r>
        <w:r w:rsidR="006F1C28" w:rsidRPr="00504335">
          <w:rPr>
            <w:rFonts w:ascii="Times New Roman" w:hAnsi="Times New Roman" w:cs="Times New Roman"/>
            <w:color w:val="auto"/>
          </w:rPr>
          <w:fldChar w:fldCharType="end"/>
        </w:r>
      </w:ins>
      <w:r w:rsidRPr="00FA4425">
        <w:rPr>
          <w:rFonts w:ascii="Times New Roman" w:hAnsi="Times New Roman" w:cs="Times New Roman"/>
          <w:color w:val="auto"/>
        </w:rPr>
        <w:t>,</w:t>
      </w:r>
      <w:r w:rsidRPr="006F1C28">
        <w:rPr>
          <w:rFonts w:ascii="Times New Roman" w:hAnsi="Times New Roman" w:cs="Times New Roman"/>
          <w:color w:val="auto"/>
        </w:rPr>
        <w:t xml:space="preserve"> the Cleveland </w:t>
      </w:r>
      <w:r w:rsidRPr="006F1E80">
        <w:rPr>
          <w:rFonts w:ascii="Times New Roman" w:hAnsi="Times New Roman" w:cs="Times New Roman"/>
          <w:color w:val="auto"/>
        </w:rPr>
        <w:t>data were used as the training data to build the various classification models in this study. The models</w:t>
      </w:r>
      <w:r w:rsidR="00373200" w:rsidRPr="006F1E80">
        <w:rPr>
          <w:rFonts w:ascii="Times New Roman" w:hAnsi="Times New Roman" w:cs="Times New Roman"/>
          <w:color w:val="auto"/>
        </w:rPr>
        <w:t>’</w:t>
      </w:r>
      <w:r w:rsidRPr="006F1E80">
        <w:rPr>
          <w:rFonts w:ascii="Times New Roman" w:hAnsi="Times New Roman" w:cs="Times New Roman"/>
          <w:color w:val="auto"/>
        </w:rPr>
        <w:t xml:space="preserve"> efficiency and goodness were validated and evaluated on the second independent dataset, the Statlog data.</w:t>
      </w:r>
    </w:p>
    <w:p w14:paraId="1EDA175D" w14:textId="77777777" w:rsidR="00076009" w:rsidRDefault="00B82C42" w:rsidP="0056136F">
      <w:pPr>
        <w:spacing w:line="360" w:lineRule="auto"/>
        <w:jc w:val="both"/>
        <w:rPr>
          <w:ins w:id="456" w:author="Ezekiel Ogundepo" w:date="2022-10-29T15:51:00Z"/>
          <w:rFonts w:ascii="Times New Roman" w:eastAsia="Times New Roman" w:hAnsi="Times New Roman" w:cs="Times New Roman"/>
          <w:sz w:val="24"/>
          <w:szCs w:val="24"/>
          <w:lang w:val="en-US"/>
        </w:rPr>
      </w:pPr>
      <w:r w:rsidRPr="006F1E80">
        <w:rPr>
          <w:rFonts w:ascii="Times New Roman" w:eastAsia="Droid Sans Fallback" w:hAnsi="Times New Roman" w:cs="Times New Roman"/>
          <w:sz w:val="24"/>
          <w:szCs w:val="24"/>
          <w:lang w:val="en-US"/>
        </w:rPr>
        <w:t xml:space="preserve">After applying a simple backward feature selection, also known as recursive feature elimination using random forest on the Cleveland dataset, fifteen (15) out of the nineteen (19) features were selected as the best crop of features for the final models. </w:t>
      </w:r>
      <w:r w:rsidR="00EC00DF" w:rsidRPr="006F1E80">
        <w:rPr>
          <w:rFonts w:ascii="Times New Roman" w:eastAsia="Times New Roman" w:hAnsi="Times New Roman" w:cs="Times New Roman"/>
          <w:sz w:val="24"/>
          <w:szCs w:val="24"/>
          <w:lang w:val="en-US"/>
        </w:rPr>
        <w:t>During the models</w:t>
      </w:r>
      <w:r w:rsidR="00373200" w:rsidRPr="006F1E80">
        <w:rPr>
          <w:rFonts w:ascii="Times New Roman" w:eastAsia="Times New Roman" w:hAnsi="Times New Roman" w:cs="Times New Roman"/>
          <w:sz w:val="24"/>
          <w:szCs w:val="24"/>
          <w:lang w:val="en-US"/>
        </w:rPr>
        <w:t>’</w:t>
      </w:r>
      <w:r w:rsidR="00EC00DF" w:rsidRPr="006F1E80">
        <w:rPr>
          <w:rFonts w:ascii="Times New Roman" w:eastAsia="Times New Roman" w:hAnsi="Times New Roman" w:cs="Times New Roman"/>
          <w:sz w:val="24"/>
          <w:szCs w:val="24"/>
          <w:lang w:val="en-US"/>
        </w:rPr>
        <w:t xml:space="preserve"> constructions, 80% of the Cleveland heart disease data were randomly selected and employed for training each model, while the remaining 20% was used as the test data for models</w:t>
      </w:r>
      <w:r w:rsidR="00373200" w:rsidRPr="006F1E80">
        <w:rPr>
          <w:rFonts w:ascii="Times New Roman" w:eastAsia="Times New Roman" w:hAnsi="Times New Roman" w:cs="Times New Roman"/>
          <w:sz w:val="24"/>
          <w:szCs w:val="24"/>
          <w:lang w:val="en-US"/>
        </w:rPr>
        <w:t>’</w:t>
      </w:r>
      <w:r w:rsidR="00EC00DF" w:rsidRPr="006F1E80">
        <w:rPr>
          <w:rFonts w:ascii="Times New Roman" w:eastAsia="Times New Roman" w:hAnsi="Times New Roman" w:cs="Times New Roman"/>
          <w:sz w:val="24"/>
          <w:szCs w:val="24"/>
          <w:lang w:val="en-US"/>
        </w:rPr>
        <w:t xml:space="preserve"> evaluation over 200 replications. Each model</w:t>
      </w:r>
      <w:r w:rsidR="00373200" w:rsidRPr="006F1E80">
        <w:rPr>
          <w:rFonts w:ascii="Times New Roman" w:eastAsia="Times New Roman" w:hAnsi="Times New Roman" w:cs="Times New Roman"/>
          <w:sz w:val="24"/>
          <w:szCs w:val="24"/>
          <w:lang w:val="en-US"/>
        </w:rPr>
        <w:t>’</w:t>
      </w:r>
      <w:r w:rsidR="00EC00DF" w:rsidRPr="006F1E80">
        <w:rPr>
          <w:rFonts w:ascii="Times New Roman" w:eastAsia="Times New Roman" w:hAnsi="Times New Roman" w:cs="Times New Roman"/>
          <w:sz w:val="24"/>
          <w:szCs w:val="24"/>
          <w:lang w:val="en-US"/>
        </w:rPr>
        <w:t>s performance, averaged over the 200 replications, was determined for each model</w:t>
      </w:r>
      <w:r w:rsidR="00373200" w:rsidRPr="006F1E80">
        <w:rPr>
          <w:rFonts w:ascii="Times New Roman" w:eastAsia="Times New Roman" w:hAnsi="Times New Roman" w:cs="Times New Roman"/>
          <w:sz w:val="24"/>
          <w:szCs w:val="24"/>
          <w:lang w:val="en-US"/>
        </w:rPr>
        <w:t>’</w:t>
      </w:r>
      <w:r w:rsidR="00EC00DF" w:rsidRPr="006F1E80">
        <w:rPr>
          <w:rFonts w:ascii="Times New Roman" w:eastAsia="Times New Roman" w:hAnsi="Times New Roman" w:cs="Times New Roman"/>
          <w:sz w:val="24"/>
          <w:szCs w:val="24"/>
          <w:lang w:val="en-US"/>
        </w:rPr>
        <w:t>s assessment criteria discussed earlier. However, several tuning of the models</w:t>
      </w:r>
      <w:r w:rsidR="00373200" w:rsidRPr="006F1E80">
        <w:rPr>
          <w:rFonts w:ascii="Times New Roman" w:eastAsia="Times New Roman" w:hAnsi="Times New Roman" w:cs="Times New Roman"/>
          <w:sz w:val="24"/>
          <w:szCs w:val="24"/>
          <w:lang w:val="en-US"/>
        </w:rPr>
        <w:t>’</w:t>
      </w:r>
      <w:r w:rsidR="00EC00DF" w:rsidRPr="006F1E80">
        <w:rPr>
          <w:rFonts w:ascii="Times New Roman" w:eastAsia="Times New Roman" w:hAnsi="Times New Roman" w:cs="Times New Roman"/>
          <w:sz w:val="24"/>
          <w:szCs w:val="24"/>
          <w:lang w:val="en-US"/>
        </w:rPr>
        <w:t xml:space="preserve"> hyperparameters were performed with the </w:t>
      </w:r>
      <w:r w:rsidR="00EC00DF" w:rsidRPr="006F1E80">
        <w:rPr>
          <w:rFonts w:ascii="Times New Roman" w:eastAsia="Times New Roman" w:hAnsi="Times New Roman" w:cs="Times New Roman"/>
          <w:b/>
          <w:bCs/>
          <w:sz w:val="24"/>
          <w:szCs w:val="24"/>
          <w:lang w:val="en-US"/>
        </w:rPr>
        <w:t>caret</w:t>
      </w:r>
      <w:r w:rsidR="00EC00DF" w:rsidRPr="006F1E80">
        <w:rPr>
          <w:rFonts w:ascii="Times New Roman" w:eastAsia="Times New Roman" w:hAnsi="Times New Roman" w:cs="Times New Roman"/>
          <w:sz w:val="24"/>
          <w:szCs w:val="24"/>
          <w:lang w:val="en-US"/>
        </w:rPr>
        <w:t> package in R over 10-fold cross-validation to ensure models</w:t>
      </w:r>
      <w:r w:rsidR="00373200" w:rsidRPr="006F1E80">
        <w:rPr>
          <w:rFonts w:ascii="Times New Roman" w:eastAsia="Times New Roman" w:hAnsi="Times New Roman" w:cs="Times New Roman"/>
          <w:sz w:val="24"/>
          <w:szCs w:val="24"/>
          <w:lang w:val="en-US"/>
        </w:rPr>
        <w:t>’</w:t>
      </w:r>
      <w:r w:rsidR="00EC00DF" w:rsidRPr="006F1E80">
        <w:rPr>
          <w:rFonts w:ascii="Times New Roman" w:eastAsia="Times New Roman" w:hAnsi="Times New Roman" w:cs="Times New Roman"/>
          <w:sz w:val="24"/>
          <w:szCs w:val="24"/>
          <w:lang w:val="en-US"/>
        </w:rPr>
        <w:t xml:space="preserve"> stability and efficiency. </w:t>
      </w:r>
    </w:p>
    <w:p w14:paraId="4FB6C4C9" w14:textId="4517A7C4" w:rsidR="00076009" w:rsidRDefault="00076009" w:rsidP="0056136F">
      <w:pPr>
        <w:spacing w:line="360" w:lineRule="auto"/>
        <w:jc w:val="both"/>
        <w:rPr>
          <w:ins w:id="457" w:author="Ezekiel Ogundepo" w:date="2022-10-29T15:51:00Z"/>
          <w:rFonts w:ascii="Times New Roman" w:eastAsia="Times New Roman" w:hAnsi="Times New Roman" w:cs="Times New Roman"/>
          <w:sz w:val="24"/>
          <w:szCs w:val="24"/>
          <w:lang w:val="en-US"/>
        </w:rPr>
      </w:pPr>
      <w:ins w:id="458" w:author="Ezekiel Ogundepo" w:date="2022-10-29T15:52:00Z">
        <w:r w:rsidRPr="00076009">
          <w:rPr>
            <w:rFonts w:ascii="Times New Roman" w:eastAsia="Times New Roman" w:hAnsi="Times New Roman" w:cs="Times New Roman"/>
            <w:noProof/>
            <w:sz w:val="24"/>
            <w:szCs w:val="24"/>
          </w:rPr>
          <w:lastRenderedPageBreak/>
          <w:drawing>
            <wp:inline distT="0" distB="0" distL="0" distR="0" wp14:anchorId="378BD5E2" wp14:editId="677763FB">
              <wp:extent cx="5943600" cy="4706620"/>
              <wp:effectExtent l="0" t="0" r="0" b="0"/>
              <wp:docPr id="58" name="Picture 4">
                <a:extLst xmlns:a="http://schemas.openxmlformats.org/drawingml/2006/main">
                  <a:ext uri="{FF2B5EF4-FFF2-40B4-BE49-F238E27FC236}">
                    <a16:creationId xmlns:a16="http://schemas.microsoft.com/office/drawing/2014/main" id="{BCB9E854-1C58-4241-BF95-A7C0AC9034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CB9E854-1C58-4241-BF95-A7C0AC9034D1}"/>
                          </a:ext>
                        </a:extLst>
                      </pic:cNvPr>
                      <pic:cNvPicPr>
                        <a:picLocks noChangeAspect="1"/>
                      </pic:cNvPicPr>
                    </pic:nvPicPr>
                    <pic:blipFill>
                      <a:blip r:embed="rId41"/>
                      <a:stretch>
                        <a:fillRect/>
                      </a:stretch>
                    </pic:blipFill>
                    <pic:spPr>
                      <a:xfrm>
                        <a:off x="0" y="0"/>
                        <a:ext cx="5943600" cy="4706620"/>
                      </a:xfrm>
                      <a:prstGeom prst="rect">
                        <a:avLst/>
                      </a:prstGeom>
                    </pic:spPr>
                  </pic:pic>
                </a:graphicData>
              </a:graphic>
            </wp:inline>
          </w:drawing>
        </w:r>
      </w:ins>
    </w:p>
    <w:p w14:paraId="12B79DE4" w14:textId="66CBA4E7" w:rsidR="00076009" w:rsidRPr="00CA34BF" w:rsidRDefault="00FA7C44">
      <w:pPr>
        <w:spacing w:before="240"/>
        <w:rPr>
          <w:ins w:id="459" w:author="Ezekiel Ogundepo" w:date="2022-10-29T16:07:00Z"/>
          <w:rFonts w:ascii="Georgia" w:hAnsi="Georgia"/>
          <w:bCs/>
          <w:color w:val="333333"/>
          <w:shd w:val="clear" w:color="auto" w:fill="FCFCFC"/>
        </w:rPr>
        <w:pPrChange w:id="460" w:author="Ezekiel Ogundepo" w:date="2022-11-06T18:31:00Z">
          <w:pPr>
            <w:spacing w:line="360" w:lineRule="auto"/>
            <w:jc w:val="both"/>
          </w:pPr>
        </w:pPrChange>
      </w:pPr>
      <w:ins w:id="461" w:author="Ezekiel Ogundepo" w:date="2022-10-29T16:08:00Z">
        <w:r w:rsidRPr="00FA7C44">
          <w:rPr>
            <w:rFonts w:ascii="Times New Roman" w:hAnsi="Times New Roman" w:cs="Times New Roman"/>
            <w:b/>
            <w:noProof/>
            <w:rPrChange w:id="462" w:author="Ezekiel Ogundepo" w:date="2022-10-29T16:08:00Z">
              <w:rPr>
                <w:rFonts w:ascii="Georgia" w:hAnsi="Georgia"/>
                <w:color w:val="333333"/>
                <w:shd w:val="clear" w:color="auto" w:fill="FCFCFC"/>
              </w:rPr>
            </w:rPrChange>
          </w:rPr>
          <w:t xml:space="preserve">Fig. 5 </w:t>
        </w:r>
      </w:ins>
      <w:ins w:id="463" w:author="Ezekiel Ogundepo" w:date="2022-10-29T16:01:00Z">
        <w:r w:rsidRPr="00FA7C44">
          <w:rPr>
            <w:rFonts w:ascii="Times New Roman" w:hAnsi="Times New Roman" w:cs="Times New Roman"/>
            <w:bCs/>
            <w:noProof/>
            <w:rPrChange w:id="464" w:author="Ezekiel Ogundepo" w:date="2022-10-29T16:08:00Z">
              <w:rPr>
                <w:rFonts w:ascii="Georgia" w:hAnsi="Georgia"/>
                <w:color w:val="333333"/>
                <w:shd w:val="clear" w:color="auto" w:fill="FCFCFC"/>
              </w:rPr>
            </w:rPrChange>
          </w:rPr>
          <w:t>Flowchart</w:t>
        </w:r>
      </w:ins>
      <w:ins w:id="465" w:author="Ezekiel Ogundepo" w:date="2022-10-29T16:03:00Z">
        <w:r w:rsidRPr="00FA7C44">
          <w:rPr>
            <w:rFonts w:ascii="Times New Roman" w:hAnsi="Times New Roman" w:cs="Times New Roman"/>
            <w:bCs/>
            <w:noProof/>
            <w:rPrChange w:id="466" w:author="Ezekiel Ogundepo" w:date="2022-10-29T16:08:00Z">
              <w:rPr>
                <w:rFonts w:ascii="Georgia" w:hAnsi="Georgia"/>
                <w:color w:val="333333"/>
                <w:shd w:val="clear" w:color="auto" w:fill="FCFCFC"/>
              </w:rPr>
            </w:rPrChange>
          </w:rPr>
          <w:t xml:space="preserve"> for the model</w:t>
        </w:r>
      </w:ins>
      <w:ins w:id="467" w:author="Ezekiel Ogundepo" w:date="2022-10-29T16:04:00Z">
        <w:r w:rsidRPr="00FA7C44">
          <w:rPr>
            <w:rFonts w:ascii="Times New Roman" w:hAnsi="Times New Roman" w:cs="Times New Roman"/>
            <w:bCs/>
            <w:noProof/>
            <w:rPrChange w:id="468" w:author="Ezekiel Ogundepo" w:date="2022-10-29T16:08:00Z">
              <w:rPr>
                <w:rFonts w:ascii="Georgia" w:hAnsi="Georgia"/>
                <w:color w:val="333333"/>
                <w:shd w:val="clear" w:color="auto" w:fill="FCFCFC"/>
              </w:rPr>
            </w:rPrChange>
          </w:rPr>
          <w:t>s</w:t>
        </w:r>
      </w:ins>
      <w:ins w:id="469" w:author="Ezekiel Ogundepo" w:date="2022-10-29T16:03:00Z">
        <w:r w:rsidRPr="00FA7C44">
          <w:rPr>
            <w:rFonts w:ascii="Times New Roman" w:hAnsi="Times New Roman" w:cs="Times New Roman"/>
            <w:bCs/>
            <w:noProof/>
            <w:rPrChange w:id="470" w:author="Ezekiel Ogundepo" w:date="2022-10-29T16:08:00Z">
              <w:rPr>
                <w:rFonts w:ascii="Georgia" w:hAnsi="Georgia"/>
                <w:color w:val="333333"/>
                <w:shd w:val="clear" w:color="auto" w:fill="FCFCFC"/>
              </w:rPr>
            </w:rPrChange>
          </w:rPr>
          <w:t xml:space="preserve"> b</w:t>
        </w:r>
      </w:ins>
      <w:ins w:id="471" w:author="Ezekiel Ogundepo" w:date="2022-10-29T16:04:00Z">
        <w:r w:rsidRPr="00FA7C44">
          <w:rPr>
            <w:rFonts w:ascii="Times New Roman" w:hAnsi="Times New Roman" w:cs="Times New Roman"/>
            <w:bCs/>
            <w:noProof/>
            <w:rPrChange w:id="472" w:author="Ezekiel Ogundepo" w:date="2022-10-29T16:08:00Z">
              <w:rPr>
                <w:rFonts w:ascii="Georgia" w:hAnsi="Georgia"/>
                <w:color w:val="333333"/>
                <w:shd w:val="clear" w:color="auto" w:fill="FCFCFC"/>
              </w:rPr>
            </w:rPrChange>
          </w:rPr>
          <w:t>uilding tasks</w:t>
        </w:r>
      </w:ins>
      <w:ins w:id="473" w:author="Ezekiel Ogundepo" w:date="2022-10-29T16:01:00Z">
        <w:r w:rsidRPr="00FA7C44">
          <w:rPr>
            <w:rFonts w:ascii="Times New Roman" w:hAnsi="Times New Roman" w:cs="Times New Roman"/>
            <w:bCs/>
            <w:noProof/>
            <w:rPrChange w:id="474" w:author="Ezekiel Ogundepo" w:date="2022-10-29T16:08:00Z">
              <w:rPr>
                <w:rFonts w:ascii="Georgia" w:hAnsi="Georgia"/>
                <w:color w:val="333333"/>
                <w:shd w:val="clear" w:color="auto" w:fill="FCFCFC"/>
              </w:rPr>
            </w:rPrChange>
          </w:rPr>
          <w:t xml:space="preserve"> </w:t>
        </w:r>
      </w:ins>
    </w:p>
    <w:p w14:paraId="0404B0F0" w14:textId="6C082484" w:rsidR="00EC00DF" w:rsidRPr="006F1E80" w:rsidRDefault="00EC00DF">
      <w:pPr>
        <w:spacing w:before="240" w:line="360" w:lineRule="auto"/>
        <w:jc w:val="both"/>
        <w:rPr>
          <w:rFonts w:ascii="Times New Roman" w:eastAsia="Times New Roman" w:hAnsi="Times New Roman" w:cs="Times New Roman"/>
          <w:sz w:val="24"/>
          <w:szCs w:val="24"/>
          <w:lang w:val="en-US"/>
        </w:rPr>
        <w:pPrChange w:id="475" w:author="Ezekiel Ogundepo" w:date="2022-10-29T16:11:00Z">
          <w:pPr>
            <w:spacing w:line="360" w:lineRule="auto"/>
            <w:jc w:val="both"/>
          </w:pPr>
        </w:pPrChange>
      </w:pPr>
      <w:r w:rsidRPr="006F1E80">
        <w:rPr>
          <w:rFonts w:ascii="Times New Roman" w:eastAsia="Times New Roman" w:hAnsi="Times New Roman" w:cs="Times New Roman"/>
          <w:sz w:val="24"/>
          <w:szCs w:val="24"/>
          <w:lang w:val="en-US"/>
        </w:rPr>
        <w:t>Without loss of generality, the results of the ten classifiers</w:t>
      </w:r>
      <w:r w:rsidR="00373200" w:rsidRPr="006F1E80">
        <w:rPr>
          <w:rFonts w:ascii="Times New Roman" w:eastAsia="Times New Roman" w:hAnsi="Times New Roman" w:cs="Times New Roman"/>
          <w:sz w:val="24"/>
          <w:szCs w:val="24"/>
          <w:lang w:val="en-US"/>
        </w:rPr>
        <w:t>’</w:t>
      </w:r>
      <w:r w:rsidRPr="006F1E80">
        <w:rPr>
          <w:rFonts w:ascii="Times New Roman" w:eastAsia="Times New Roman" w:hAnsi="Times New Roman" w:cs="Times New Roman"/>
          <w:sz w:val="24"/>
          <w:szCs w:val="24"/>
          <w:lang w:val="en-US"/>
        </w:rPr>
        <w:t xml:space="preserve"> performances analy</w:t>
      </w:r>
      <w:r w:rsidR="006B0031" w:rsidRPr="006F1E80">
        <w:rPr>
          <w:rFonts w:ascii="Times New Roman" w:eastAsia="Times New Roman" w:hAnsi="Times New Roman" w:cs="Times New Roman"/>
          <w:sz w:val="24"/>
          <w:szCs w:val="24"/>
          <w:lang w:val="en-US"/>
        </w:rPr>
        <w:t>z</w:t>
      </w:r>
      <w:r w:rsidRPr="006F1E80">
        <w:rPr>
          <w:rFonts w:ascii="Times New Roman" w:eastAsia="Times New Roman" w:hAnsi="Times New Roman" w:cs="Times New Roman"/>
          <w:sz w:val="24"/>
          <w:szCs w:val="24"/>
          <w:lang w:val="en-US"/>
        </w:rPr>
        <w:t>ed here on the test data over 200 replications are graphically presented in Figures 4 through 10</w:t>
      </w:r>
      <w:r w:rsidR="00E73729" w:rsidRPr="006F1E80">
        <w:rPr>
          <w:rFonts w:ascii="Times New Roman" w:eastAsia="Times New Roman" w:hAnsi="Times New Roman" w:cs="Times New Roman"/>
          <w:sz w:val="24"/>
          <w:szCs w:val="24"/>
          <w:lang w:val="en-US"/>
        </w:rPr>
        <w:t xml:space="preserve"> for each of the evaluation metrics used in this study.</w:t>
      </w:r>
    </w:p>
    <w:p w14:paraId="68450619" w14:textId="3C83F08C" w:rsidR="006240CB" w:rsidRPr="006F1E80" w:rsidRDefault="006240CB" w:rsidP="003535E7">
      <w:pPr>
        <w:rPr>
          <w:rFonts w:ascii="Times New Roman" w:hAnsi="Times New Roman" w:cs="Times New Roman"/>
          <w:sz w:val="24"/>
          <w:szCs w:val="24"/>
        </w:rPr>
      </w:pPr>
      <w:r w:rsidRPr="006F1E80">
        <w:rPr>
          <w:rFonts w:ascii="Times New Roman" w:hAnsi="Times New Roman" w:cs="Times New Roman"/>
          <w:noProof/>
          <w:lang w:val="en-US"/>
        </w:rPr>
        <w:lastRenderedPageBreak/>
        <w:drawing>
          <wp:inline distT="0" distB="0" distL="0" distR="0" wp14:anchorId="652C3134" wp14:editId="376DE909">
            <wp:extent cx="5630085" cy="30194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268" b="1506"/>
                    <a:stretch/>
                  </pic:blipFill>
                  <pic:spPr bwMode="auto">
                    <a:xfrm>
                      <a:off x="0" y="0"/>
                      <a:ext cx="5657068" cy="3033896"/>
                    </a:xfrm>
                    <a:prstGeom prst="rect">
                      <a:avLst/>
                    </a:prstGeom>
                    <a:noFill/>
                    <a:ln>
                      <a:noFill/>
                    </a:ln>
                    <a:extLst>
                      <a:ext uri="{53640926-AAD7-44D8-BBD7-CCE9431645EC}">
                        <a14:shadowObscured xmlns:a14="http://schemas.microsoft.com/office/drawing/2010/main"/>
                      </a:ext>
                    </a:extLst>
                  </pic:spPr>
                </pic:pic>
              </a:graphicData>
            </a:graphic>
          </wp:inline>
        </w:drawing>
      </w:r>
    </w:p>
    <w:p w14:paraId="4C0A667B" w14:textId="4E1979E4" w:rsidR="00DF067F" w:rsidRPr="006F1E80" w:rsidRDefault="00DF067F" w:rsidP="00C75EFB">
      <w:pPr>
        <w:rPr>
          <w:rFonts w:ascii="Times New Roman" w:hAnsi="Times New Roman" w:cs="Times New Roman"/>
        </w:rPr>
      </w:pPr>
      <w:r w:rsidRPr="006F1E80">
        <w:rPr>
          <w:rFonts w:ascii="Times New Roman" w:hAnsi="Times New Roman" w:cs="Times New Roman"/>
          <w:b/>
          <w:noProof/>
        </w:rPr>
        <w:t>Fig</w:t>
      </w:r>
      <w:r w:rsidR="00C75EFB">
        <w:rPr>
          <w:rFonts w:ascii="Times New Roman" w:hAnsi="Times New Roman" w:cs="Times New Roman"/>
          <w:b/>
          <w:noProof/>
        </w:rPr>
        <w:t>.</w:t>
      </w:r>
      <w:r w:rsidRPr="006F1E80">
        <w:rPr>
          <w:rFonts w:ascii="Times New Roman" w:hAnsi="Times New Roman" w:cs="Times New Roman"/>
          <w:b/>
        </w:rPr>
        <w:t xml:space="preserve"> </w:t>
      </w:r>
      <w:ins w:id="476" w:author="Ezekiel Ogundepo" w:date="2022-10-29T20:49:00Z">
        <w:r w:rsidR="00982F16">
          <w:rPr>
            <w:rFonts w:ascii="Times New Roman" w:hAnsi="Times New Roman" w:cs="Times New Roman"/>
            <w:b/>
          </w:rPr>
          <w:t>6</w:t>
        </w:r>
      </w:ins>
      <w:del w:id="477" w:author="Ezekiel Ogundepo" w:date="2022-10-29T20:49:00Z">
        <w:r w:rsidR="008308E0" w:rsidRPr="006F1E80" w:rsidDel="00982F16">
          <w:rPr>
            <w:rFonts w:ascii="Times New Roman" w:hAnsi="Times New Roman" w:cs="Times New Roman"/>
            <w:b/>
          </w:rPr>
          <w:delText>4</w:delText>
        </w:r>
      </w:del>
      <w:r w:rsidRPr="006F1E80">
        <w:rPr>
          <w:rFonts w:ascii="Times New Roman" w:hAnsi="Times New Roman" w:cs="Times New Roman"/>
        </w:rPr>
        <w:t xml:space="preserve"> The box plots of the performances of all the ten classifiers on the test data over 200 replications based on </w:t>
      </w:r>
      <w:r w:rsidR="001F7F1E" w:rsidRPr="006F1E80">
        <w:rPr>
          <w:rFonts w:ascii="Times New Roman" w:hAnsi="Times New Roman" w:cs="Times New Roman"/>
        </w:rPr>
        <w:t>A</w:t>
      </w:r>
      <w:r w:rsidRPr="006F1E80">
        <w:rPr>
          <w:rFonts w:ascii="Times New Roman" w:hAnsi="Times New Roman" w:cs="Times New Roman"/>
        </w:rPr>
        <w:t>ccuracy</w:t>
      </w:r>
    </w:p>
    <w:p w14:paraId="145DC3CD" w14:textId="77777777" w:rsidR="004279C3" w:rsidRPr="006F1E80" w:rsidRDefault="006240CB" w:rsidP="003535E7">
      <w:pPr>
        <w:rPr>
          <w:rFonts w:ascii="Times New Roman" w:hAnsi="Times New Roman" w:cs="Times New Roman"/>
          <w:b/>
          <w:noProof/>
        </w:rPr>
      </w:pPr>
      <w:r w:rsidRPr="006F1E80">
        <w:rPr>
          <w:rFonts w:ascii="Times New Roman" w:hAnsi="Times New Roman" w:cs="Times New Roman"/>
          <w:noProof/>
          <w:lang w:val="en-US"/>
        </w:rPr>
        <w:drawing>
          <wp:inline distT="0" distB="0" distL="0" distR="0" wp14:anchorId="7B500E75" wp14:editId="0E91CCCC">
            <wp:extent cx="5076825" cy="342143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03395" cy="3439339"/>
                    </a:xfrm>
                    <a:prstGeom prst="rect">
                      <a:avLst/>
                    </a:prstGeom>
                    <a:noFill/>
                    <a:ln>
                      <a:noFill/>
                    </a:ln>
                  </pic:spPr>
                </pic:pic>
              </a:graphicData>
            </a:graphic>
          </wp:inline>
        </w:drawing>
      </w:r>
    </w:p>
    <w:p w14:paraId="5A941C6B" w14:textId="1B812E1E" w:rsidR="002E787F" w:rsidRPr="006F1E80" w:rsidRDefault="003535E7" w:rsidP="003535E7">
      <w:pPr>
        <w:rPr>
          <w:rFonts w:ascii="Times New Roman" w:hAnsi="Times New Roman" w:cs="Times New Roman"/>
        </w:rPr>
      </w:pPr>
      <w:r w:rsidRPr="006F1E80">
        <w:rPr>
          <w:rFonts w:ascii="Times New Roman" w:hAnsi="Times New Roman" w:cs="Times New Roman"/>
          <w:b/>
          <w:noProof/>
        </w:rPr>
        <w:t>Fig</w:t>
      </w:r>
      <w:r w:rsidR="00C75EFB">
        <w:rPr>
          <w:rFonts w:ascii="Times New Roman" w:hAnsi="Times New Roman" w:cs="Times New Roman"/>
          <w:b/>
          <w:noProof/>
        </w:rPr>
        <w:t>.</w:t>
      </w:r>
      <w:r w:rsidR="001D332D" w:rsidRPr="006F1E80">
        <w:rPr>
          <w:rFonts w:ascii="Times New Roman" w:hAnsi="Times New Roman" w:cs="Times New Roman"/>
          <w:b/>
        </w:rPr>
        <w:t xml:space="preserve"> </w:t>
      </w:r>
      <w:ins w:id="478" w:author="Ezekiel Ogundepo" w:date="2022-10-29T20:49:00Z">
        <w:r w:rsidR="00982F16">
          <w:rPr>
            <w:rFonts w:ascii="Times New Roman" w:hAnsi="Times New Roman" w:cs="Times New Roman"/>
            <w:b/>
          </w:rPr>
          <w:t>7</w:t>
        </w:r>
      </w:ins>
      <w:del w:id="479" w:author="Ezekiel Ogundepo" w:date="2022-10-29T20:49:00Z">
        <w:r w:rsidR="008308E0" w:rsidRPr="006F1E80" w:rsidDel="00982F16">
          <w:rPr>
            <w:rFonts w:ascii="Times New Roman" w:hAnsi="Times New Roman" w:cs="Times New Roman"/>
            <w:b/>
          </w:rPr>
          <w:delText>5</w:delText>
        </w:r>
      </w:del>
      <w:r w:rsidRPr="006F1E80">
        <w:rPr>
          <w:rFonts w:ascii="Times New Roman" w:hAnsi="Times New Roman" w:cs="Times New Roman"/>
          <w:b/>
        </w:rPr>
        <w:t xml:space="preserve"> </w:t>
      </w:r>
      <w:r w:rsidR="001A3522" w:rsidRPr="006F1E80">
        <w:rPr>
          <w:rFonts w:ascii="Times New Roman" w:hAnsi="Times New Roman" w:cs="Times New Roman"/>
        </w:rPr>
        <w:t xml:space="preserve">The box plots of the performances of all the ten classifiers on the test data over 200 replications based on </w:t>
      </w:r>
      <w:r w:rsidR="001F7F1E" w:rsidRPr="006F1E80">
        <w:rPr>
          <w:rFonts w:ascii="Times New Roman" w:hAnsi="Times New Roman" w:cs="Times New Roman"/>
        </w:rPr>
        <w:t>S</w:t>
      </w:r>
      <w:r w:rsidR="001A3522" w:rsidRPr="006F1E80">
        <w:rPr>
          <w:rFonts w:ascii="Times New Roman" w:hAnsi="Times New Roman" w:cs="Times New Roman"/>
        </w:rPr>
        <w:t>ensitivity</w:t>
      </w:r>
    </w:p>
    <w:p w14:paraId="55ABBD47" w14:textId="388928E1" w:rsidR="004448B1" w:rsidRPr="006F1E80" w:rsidRDefault="004448B1" w:rsidP="003535E7">
      <w:pPr>
        <w:rPr>
          <w:rFonts w:ascii="Times New Roman" w:hAnsi="Times New Roman" w:cs="Times New Roman"/>
          <w:b/>
          <w:noProof/>
          <w:sz w:val="24"/>
          <w:szCs w:val="24"/>
        </w:rPr>
      </w:pPr>
      <w:r w:rsidRPr="006F1E80">
        <w:rPr>
          <w:rFonts w:ascii="Times New Roman" w:hAnsi="Times New Roman" w:cs="Times New Roman"/>
          <w:noProof/>
          <w:lang w:val="en-US"/>
        </w:rPr>
        <w:lastRenderedPageBreak/>
        <w:drawing>
          <wp:inline distT="0" distB="0" distL="0" distR="0" wp14:anchorId="00F222A6" wp14:editId="0A6A6F60">
            <wp:extent cx="5210175" cy="35113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13605" cy="3513613"/>
                    </a:xfrm>
                    <a:prstGeom prst="rect">
                      <a:avLst/>
                    </a:prstGeom>
                    <a:noFill/>
                    <a:ln>
                      <a:noFill/>
                    </a:ln>
                  </pic:spPr>
                </pic:pic>
              </a:graphicData>
            </a:graphic>
          </wp:inline>
        </w:drawing>
      </w:r>
    </w:p>
    <w:p w14:paraId="45C6AAB9" w14:textId="47407B83" w:rsidR="005B7AFC" w:rsidRPr="006F1E80" w:rsidRDefault="003535E7" w:rsidP="003535E7">
      <w:pPr>
        <w:rPr>
          <w:rFonts w:ascii="Times New Roman" w:hAnsi="Times New Roman" w:cs="Times New Roman"/>
          <w:b/>
          <w:noProof/>
        </w:rPr>
      </w:pPr>
      <w:r w:rsidRPr="006F1E80">
        <w:rPr>
          <w:rFonts w:ascii="Times New Roman" w:hAnsi="Times New Roman" w:cs="Times New Roman"/>
          <w:b/>
          <w:noProof/>
        </w:rPr>
        <w:t>Fig</w:t>
      </w:r>
      <w:r w:rsidR="00C75EFB">
        <w:rPr>
          <w:rFonts w:ascii="Times New Roman" w:hAnsi="Times New Roman" w:cs="Times New Roman"/>
          <w:b/>
          <w:noProof/>
        </w:rPr>
        <w:t>.</w:t>
      </w:r>
      <w:r w:rsidR="001D332D" w:rsidRPr="006F1E80">
        <w:rPr>
          <w:rFonts w:ascii="Times New Roman" w:hAnsi="Times New Roman" w:cs="Times New Roman"/>
          <w:b/>
        </w:rPr>
        <w:t xml:space="preserve"> </w:t>
      </w:r>
      <w:del w:id="480" w:author="Ezekiel Ogundepo" w:date="2022-10-29T20:49:00Z">
        <w:r w:rsidR="008308E0" w:rsidRPr="006F1E80" w:rsidDel="00982F16">
          <w:rPr>
            <w:rFonts w:ascii="Times New Roman" w:hAnsi="Times New Roman" w:cs="Times New Roman"/>
            <w:b/>
          </w:rPr>
          <w:delText>6</w:delText>
        </w:r>
      </w:del>
      <w:ins w:id="481" w:author="Ezekiel Ogundepo" w:date="2022-10-29T20:50:00Z">
        <w:r w:rsidR="00982F16">
          <w:rPr>
            <w:rFonts w:ascii="Times New Roman" w:hAnsi="Times New Roman" w:cs="Times New Roman"/>
            <w:b/>
          </w:rPr>
          <w:t>8</w:t>
        </w:r>
      </w:ins>
      <w:r w:rsidRPr="006F1E80">
        <w:rPr>
          <w:rFonts w:ascii="Times New Roman" w:hAnsi="Times New Roman" w:cs="Times New Roman"/>
          <w:b/>
        </w:rPr>
        <w:t xml:space="preserve"> </w:t>
      </w:r>
      <w:r w:rsidR="001A3522" w:rsidRPr="006F1E80">
        <w:rPr>
          <w:rFonts w:ascii="Times New Roman" w:hAnsi="Times New Roman" w:cs="Times New Roman"/>
        </w:rPr>
        <w:t xml:space="preserve">The box plots of the performances of all the ten classifiers on the test data over 200 replications based on </w:t>
      </w:r>
      <w:r w:rsidR="001F7F1E" w:rsidRPr="006F1E80">
        <w:rPr>
          <w:rFonts w:ascii="Times New Roman" w:hAnsi="Times New Roman" w:cs="Times New Roman"/>
        </w:rPr>
        <w:t>S</w:t>
      </w:r>
      <w:r w:rsidR="001A3522" w:rsidRPr="006F1E80">
        <w:rPr>
          <w:rFonts w:ascii="Times New Roman" w:hAnsi="Times New Roman" w:cs="Times New Roman"/>
        </w:rPr>
        <w:t>pecificity</w:t>
      </w:r>
    </w:p>
    <w:p w14:paraId="6C0F00B4" w14:textId="0600652A" w:rsidR="00781C78" w:rsidRPr="006F1E80" w:rsidRDefault="00362B37" w:rsidP="003535E7">
      <w:pPr>
        <w:rPr>
          <w:rFonts w:ascii="Times New Roman" w:hAnsi="Times New Roman" w:cs="Times New Roman"/>
          <w:sz w:val="20"/>
          <w:szCs w:val="20"/>
        </w:rPr>
      </w:pPr>
      <w:r w:rsidRPr="006F1E80">
        <w:rPr>
          <w:rFonts w:ascii="Times New Roman" w:hAnsi="Times New Roman" w:cs="Times New Roman"/>
          <w:noProof/>
          <w:lang w:val="en-US"/>
        </w:rPr>
        <w:drawing>
          <wp:inline distT="0" distB="0" distL="0" distR="0" wp14:anchorId="0CA93C7B" wp14:editId="303F715F">
            <wp:extent cx="4876800" cy="328662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88629" cy="3294601"/>
                    </a:xfrm>
                    <a:prstGeom prst="rect">
                      <a:avLst/>
                    </a:prstGeom>
                    <a:noFill/>
                    <a:ln>
                      <a:noFill/>
                    </a:ln>
                  </pic:spPr>
                </pic:pic>
              </a:graphicData>
            </a:graphic>
          </wp:inline>
        </w:drawing>
      </w:r>
    </w:p>
    <w:p w14:paraId="454DEF83" w14:textId="0FCF2F61" w:rsidR="003535E7" w:rsidRPr="006F1E80" w:rsidRDefault="00362B37" w:rsidP="003535E7">
      <w:pPr>
        <w:rPr>
          <w:rFonts w:ascii="Times New Roman" w:hAnsi="Times New Roman" w:cs="Times New Roman"/>
          <w:sz w:val="24"/>
          <w:szCs w:val="24"/>
        </w:rPr>
      </w:pPr>
      <w:r w:rsidRPr="006F1E80">
        <w:rPr>
          <w:rFonts w:ascii="Times New Roman" w:hAnsi="Times New Roman" w:cs="Times New Roman"/>
          <w:b/>
          <w:noProof/>
        </w:rPr>
        <w:t>Fig</w:t>
      </w:r>
      <w:r w:rsidR="00C75EFB">
        <w:rPr>
          <w:rFonts w:ascii="Times New Roman" w:hAnsi="Times New Roman" w:cs="Times New Roman"/>
          <w:b/>
          <w:noProof/>
        </w:rPr>
        <w:t>.</w:t>
      </w:r>
      <w:r w:rsidRPr="006F1E80">
        <w:rPr>
          <w:rFonts w:ascii="Times New Roman" w:hAnsi="Times New Roman" w:cs="Times New Roman"/>
          <w:b/>
        </w:rPr>
        <w:t xml:space="preserve"> </w:t>
      </w:r>
      <w:ins w:id="482" w:author="Ezekiel Ogundepo" w:date="2022-10-29T20:50:00Z">
        <w:r w:rsidR="00982F16">
          <w:rPr>
            <w:rFonts w:ascii="Times New Roman" w:hAnsi="Times New Roman" w:cs="Times New Roman"/>
            <w:b/>
          </w:rPr>
          <w:t>9</w:t>
        </w:r>
      </w:ins>
      <w:del w:id="483" w:author="Ezekiel Ogundepo" w:date="2022-10-29T20:50:00Z">
        <w:r w:rsidR="008308E0" w:rsidRPr="006F1E80" w:rsidDel="00982F16">
          <w:rPr>
            <w:rFonts w:ascii="Times New Roman" w:hAnsi="Times New Roman" w:cs="Times New Roman"/>
            <w:b/>
          </w:rPr>
          <w:delText>7</w:delText>
        </w:r>
      </w:del>
      <w:r w:rsidRPr="006F1E80">
        <w:rPr>
          <w:rFonts w:ascii="Times New Roman" w:hAnsi="Times New Roman" w:cs="Times New Roman"/>
          <w:b/>
        </w:rPr>
        <w:t xml:space="preserve"> </w:t>
      </w:r>
      <w:r w:rsidRPr="006F1E80">
        <w:rPr>
          <w:rFonts w:ascii="Times New Roman" w:hAnsi="Times New Roman" w:cs="Times New Roman"/>
        </w:rPr>
        <w:t xml:space="preserve">The box plots of the performances of all the ten classifiers on the test data over 200 replications based on </w:t>
      </w:r>
      <w:r w:rsidR="001F7F1E" w:rsidRPr="006F1E80">
        <w:rPr>
          <w:rFonts w:ascii="Times New Roman" w:hAnsi="Times New Roman" w:cs="Times New Roman"/>
        </w:rPr>
        <w:t>P</w:t>
      </w:r>
      <w:r w:rsidRPr="006F1E80">
        <w:rPr>
          <w:rFonts w:ascii="Times New Roman" w:hAnsi="Times New Roman" w:cs="Times New Roman"/>
        </w:rPr>
        <w:t>recision</w:t>
      </w:r>
    </w:p>
    <w:p w14:paraId="04B346B3" w14:textId="77777777" w:rsidR="004279C3" w:rsidRPr="006F1E80" w:rsidRDefault="00E82170" w:rsidP="003535E7">
      <w:pPr>
        <w:rPr>
          <w:rFonts w:ascii="Times New Roman" w:hAnsi="Times New Roman" w:cs="Times New Roman"/>
          <w:b/>
          <w:noProof/>
        </w:rPr>
      </w:pPr>
      <w:r w:rsidRPr="006F1E80">
        <w:rPr>
          <w:rFonts w:ascii="Times New Roman" w:hAnsi="Times New Roman" w:cs="Times New Roman"/>
          <w:noProof/>
          <w:lang w:val="en-US"/>
        </w:rPr>
        <w:lastRenderedPageBreak/>
        <w:drawing>
          <wp:inline distT="0" distB="0" distL="0" distR="0" wp14:anchorId="6CD07F9B" wp14:editId="0CED0588">
            <wp:extent cx="5067300" cy="34150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72371" cy="3418432"/>
                    </a:xfrm>
                    <a:prstGeom prst="rect">
                      <a:avLst/>
                    </a:prstGeom>
                    <a:noFill/>
                    <a:ln>
                      <a:noFill/>
                    </a:ln>
                  </pic:spPr>
                </pic:pic>
              </a:graphicData>
            </a:graphic>
          </wp:inline>
        </w:drawing>
      </w:r>
    </w:p>
    <w:p w14:paraId="2D437592" w14:textId="6E096006" w:rsidR="00C34CFA" w:rsidRPr="006F1E80" w:rsidRDefault="003535E7" w:rsidP="003535E7">
      <w:pPr>
        <w:rPr>
          <w:rFonts w:ascii="Times New Roman" w:hAnsi="Times New Roman" w:cs="Times New Roman"/>
          <w:b/>
          <w:noProof/>
          <w:sz w:val="24"/>
          <w:szCs w:val="24"/>
        </w:rPr>
      </w:pPr>
      <w:r w:rsidRPr="006F1E80">
        <w:rPr>
          <w:rFonts w:ascii="Times New Roman" w:hAnsi="Times New Roman" w:cs="Times New Roman"/>
          <w:b/>
          <w:noProof/>
        </w:rPr>
        <w:t>Fig</w:t>
      </w:r>
      <w:r w:rsidR="00C75EFB">
        <w:rPr>
          <w:rFonts w:ascii="Times New Roman" w:hAnsi="Times New Roman" w:cs="Times New Roman"/>
          <w:b/>
          <w:noProof/>
        </w:rPr>
        <w:t>.</w:t>
      </w:r>
      <w:r w:rsidR="00470765" w:rsidRPr="006F1E80">
        <w:rPr>
          <w:rFonts w:ascii="Times New Roman" w:hAnsi="Times New Roman" w:cs="Times New Roman"/>
          <w:b/>
        </w:rPr>
        <w:t xml:space="preserve"> </w:t>
      </w:r>
      <w:ins w:id="484" w:author="Ezekiel Ogundepo" w:date="2022-10-29T20:50:00Z">
        <w:r w:rsidR="00982F16">
          <w:rPr>
            <w:rFonts w:ascii="Times New Roman" w:hAnsi="Times New Roman" w:cs="Times New Roman"/>
            <w:b/>
          </w:rPr>
          <w:t>10</w:t>
        </w:r>
      </w:ins>
      <w:del w:id="485" w:author="Ezekiel Ogundepo" w:date="2022-10-29T20:50:00Z">
        <w:r w:rsidR="002D0258" w:rsidRPr="006F1E80" w:rsidDel="00982F16">
          <w:rPr>
            <w:rFonts w:ascii="Times New Roman" w:hAnsi="Times New Roman" w:cs="Times New Roman"/>
            <w:b/>
          </w:rPr>
          <w:delText>8</w:delText>
        </w:r>
      </w:del>
      <w:r w:rsidRPr="006F1E80">
        <w:rPr>
          <w:rFonts w:ascii="Times New Roman" w:hAnsi="Times New Roman" w:cs="Times New Roman"/>
          <w:b/>
        </w:rPr>
        <w:t xml:space="preserve"> </w:t>
      </w:r>
      <w:r w:rsidR="001A3522" w:rsidRPr="006F1E80">
        <w:rPr>
          <w:rFonts w:ascii="Times New Roman" w:hAnsi="Times New Roman" w:cs="Times New Roman"/>
        </w:rPr>
        <w:t>The box plots of the performances of all the ten classifiers on the test data over 200 replications based on AUC</w:t>
      </w:r>
    </w:p>
    <w:p w14:paraId="29E40B0E" w14:textId="4C3F6096" w:rsidR="002001FA" w:rsidRPr="006F1E80" w:rsidRDefault="002001FA" w:rsidP="003535E7">
      <w:pPr>
        <w:rPr>
          <w:rFonts w:ascii="Times New Roman" w:hAnsi="Times New Roman" w:cs="Times New Roman"/>
          <w:b/>
          <w:noProof/>
          <w:sz w:val="24"/>
          <w:szCs w:val="24"/>
        </w:rPr>
      </w:pPr>
      <w:r w:rsidRPr="006F1E80">
        <w:rPr>
          <w:rFonts w:ascii="Times New Roman" w:hAnsi="Times New Roman" w:cs="Times New Roman"/>
          <w:noProof/>
          <w:lang w:val="en-US"/>
        </w:rPr>
        <w:drawing>
          <wp:inline distT="0" distB="0" distL="0" distR="0" wp14:anchorId="36693648" wp14:editId="7BF9F8D6">
            <wp:extent cx="5114925" cy="344711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32047" cy="3458649"/>
                    </a:xfrm>
                    <a:prstGeom prst="rect">
                      <a:avLst/>
                    </a:prstGeom>
                    <a:noFill/>
                    <a:ln>
                      <a:noFill/>
                    </a:ln>
                  </pic:spPr>
                </pic:pic>
              </a:graphicData>
            </a:graphic>
          </wp:inline>
        </w:drawing>
      </w:r>
    </w:p>
    <w:p w14:paraId="03B21320" w14:textId="2285C87A" w:rsidR="00C132E2" w:rsidRDefault="001E532E" w:rsidP="002E787F">
      <w:pPr>
        <w:jc w:val="both"/>
        <w:rPr>
          <w:ins w:id="486" w:author="Ezekiel Ogundepo" w:date="2022-11-06T18:10:00Z"/>
          <w:rFonts w:ascii="Times New Roman" w:hAnsi="Times New Roman" w:cs="Times New Roman"/>
        </w:rPr>
      </w:pPr>
      <w:r w:rsidRPr="006F1E80">
        <w:rPr>
          <w:rFonts w:ascii="Times New Roman" w:hAnsi="Times New Roman" w:cs="Times New Roman"/>
          <w:b/>
          <w:noProof/>
        </w:rPr>
        <w:t>Fig</w:t>
      </w:r>
      <w:r w:rsidR="00C75EFB">
        <w:rPr>
          <w:rFonts w:ascii="Times New Roman" w:hAnsi="Times New Roman" w:cs="Times New Roman"/>
          <w:b/>
          <w:noProof/>
        </w:rPr>
        <w:t>.</w:t>
      </w:r>
      <w:r w:rsidR="00470765" w:rsidRPr="006F1E80">
        <w:rPr>
          <w:rFonts w:ascii="Times New Roman" w:hAnsi="Times New Roman" w:cs="Times New Roman"/>
          <w:b/>
        </w:rPr>
        <w:t xml:space="preserve"> </w:t>
      </w:r>
      <w:ins w:id="487" w:author="Ezekiel Ogundepo" w:date="2022-10-29T20:50:00Z">
        <w:r w:rsidR="00982F16">
          <w:rPr>
            <w:rFonts w:ascii="Times New Roman" w:hAnsi="Times New Roman" w:cs="Times New Roman"/>
            <w:b/>
          </w:rPr>
          <w:t>11</w:t>
        </w:r>
      </w:ins>
      <w:del w:id="488" w:author="Ezekiel Ogundepo" w:date="2022-10-29T20:50:00Z">
        <w:r w:rsidR="002D0258" w:rsidRPr="006F1E80" w:rsidDel="00982F16">
          <w:rPr>
            <w:rFonts w:ascii="Times New Roman" w:hAnsi="Times New Roman" w:cs="Times New Roman"/>
            <w:b/>
          </w:rPr>
          <w:delText>9</w:delText>
        </w:r>
      </w:del>
      <w:r w:rsidRPr="006F1E80">
        <w:rPr>
          <w:rFonts w:ascii="Times New Roman" w:hAnsi="Times New Roman" w:cs="Times New Roman"/>
          <w:b/>
        </w:rPr>
        <w:t xml:space="preserve"> </w:t>
      </w:r>
      <w:r w:rsidR="001A3522" w:rsidRPr="006F1E80">
        <w:rPr>
          <w:rFonts w:ascii="Times New Roman" w:hAnsi="Times New Roman" w:cs="Times New Roman"/>
        </w:rPr>
        <w:t>The box plots of the performances of all the ten classifiers on the test data over 200 replications based on Log-Loss</w:t>
      </w:r>
    </w:p>
    <w:p w14:paraId="0168BFD3" w14:textId="77777777" w:rsidR="00092831" w:rsidRPr="006F1E80" w:rsidRDefault="00092831" w:rsidP="002E787F">
      <w:pPr>
        <w:jc w:val="both"/>
        <w:rPr>
          <w:rFonts w:ascii="Times New Roman" w:hAnsi="Times New Roman" w:cs="Times New Roman"/>
        </w:rPr>
      </w:pPr>
    </w:p>
    <w:p w14:paraId="6C8C3361" w14:textId="21CF7BB2" w:rsidR="000D27DB" w:rsidRPr="00092831" w:rsidRDefault="000D27DB">
      <w:pPr>
        <w:rPr>
          <w:rFonts w:ascii="Times New Roman" w:eastAsia="Droid Sans Fallback" w:hAnsi="Times New Roman" w:cs="Times New Roman"/>
          <w:bCs/>
          <w:shd w:val="clear" w:color="auto" w:fill="FFFFFF"/>
          <w:lang w:val="en-US"/>
          <w:rPrChange w:id="489" w:author="Ezekiel Ogundepo" w:date="2022-11-06T18:11:00Z">
            <w:rPr>
              <w:rFonts w:ascii="Times New Roman" w:hAnsi="Times New Roman" w:cs="Times New Roman"/>
              <w:bCs/>
            </w:rPr>
          </w:rPrChange>
        </w:rPr>
        <w:pPrChange w:id="490" w:author="Ezekiel Ogundepo" w:date="2022-11-06T18:10:00Z">
          <w:pPr>
            <w:jc w:val="both"/>
          </w:pPr>
        </w:pPrChange>
      </w:pPr>
      <w:r w:rsidRPr="004858BE">
        <w:rPr>
          <w:rFonts w:ascii="Times New Roman" w:hAnsi="Times New Roman" w:cs="Times New Roman"/>
          <w:b/>
          <w:bCs/>
        </w:rPr>
        <w:lastRenderedPageBreak/>
        <w:t xml:space="preserve">Table </w:t>
      </w:r>
      <w:del w:id="491" w:author="Ezekiel Ogundepo" w:date="2022-10-29T20:50:00Z">
        <w:r w:rsidR="00E34BEB" w:rsidRPr="00092831" w:rsidDel="00982F16">
          <w:rPr>
            <w:rFonts w:ascii="Times New Roman" w:hAnsi="Times New Roman" w:cs="Times New Roman"/>
            <w:b/>
            <w:bCs/>
          </w:rPr>
          <w:delText>5</w:delText>
        </w:r>
      </w:del>
      <w:ins w:id="492" w:author="Ezekiel Ogundepo" w:date="2022-11-06T18:55:00Z">
        <w:r w:rsidR="00F161C9">
          <w:rPr>
            <w:rFonts w:ascii="Times New Roman" w:hAnsi="Times New Roman" w:cs="Times New Roman"/>
            <w:b/>
            <w:bCs/>
          </w:rPr>
          <w:t>5</w:t>
        </w:r>
      </w:ins>
      <w:del w:id="493" w:author="Ezekiel Ogundepo" w:date="2022-11-06T18:55:00Z">
        <w:r w:rsidRPr="00092831" w:rsidDel="00F161C9">
          <w:rPr>
            <w:rFonts w:ascii="Times New Roman" w:hAnsi="Times New Roman" w:cs="Times New Roman"/>
            <w:b/>
            <w:bCs/>
          </w:rPr>
          <w:delText>:</w:delText>
        </w:r>
      </w:del>
      <w:ins w:id="494" w:author="Ezekiel Ogundepo" w:date="2022-11-06T18:55:00Z">
        <w:r w:rsidR="00F161C9">
          <w:rPr>
            <w:rFonts w:ascii="Times New Roman" w:hAnsi="Times New Roman" w:cs="Times New Roman"/>
            <w:b/>
            <w:bCs/>
          </w:rPr>
          <w:t>.</w:t>
        </w:r>
      </w:ins>
      <w:r w:rsidRPr="00092831">
        <w:rPr>
          <w:rFonts w:ascii="Times New Roman" w:hAnsi="Times New Roman" w:cs="Times New Roman"/>
          <w:bCs/>
        </w:rPr>
        <w:t xml:space="preserve"> </w:t>
      </w:r>
      <w:ins w:id="495" w:author="Ezekiel Ogundepo" w:date="2022-11-06T18:10:00Z">
        <w:r w:rsidR="00092831" w:rsidRPr="00092831">
          <w:rPr>
            <w:rFonts w:ascii="Times New Roman" w:eastAsia="Droid Sans Fallback" w:hAnsi="Times New Roman" w:cs="Times New Roman"/>
            <w:bCs/>
            <w:shd w:val="clear" w:color="auto" w:fill="FFFFFF"/>
            <w:lang w:val="en-US"/>
            <w:rPrChange w:id="496" w:author="Ezekiel Ogundepo" w:date="2022-11-06T18:11:00Z">
              <w:rPr/>
            </w:rPrChange>
          </w:rPr>
          <w:t>Comparison of difference classifiers in terms of median performance metrics</w:t>
        </w:r>
      </w:ins>
      <w:moveFromRangeStart w:id="497" w:author="Ezekiel Ogundepo" w:date="2022-11-06T18:10:00Z" w:name="move118650619"/>
      <w:moveFrom w:id="498" w:author="Ezekiel Ogundepo" w:date="2022-11-06T18:10:00Z">
        <w:r w:rsidR="00B83F74" w:rsidRPr="00092831" w:rsidDel="00092831">
          <w:rPr>
            <w:rFonts w:ascii="Times New Roman" w:eastAsia="Droid Sans Fallback" w:hAnsi="Times New Roman" w:cs="Times New Roman"/>
            <w:bCs/>
            <w:shd w:val="clear" w:color="auto" w:fill="FFFFFF"/>
            <w:lang w:val="en-US"/>
            <w:rPrChange w:id="499" w:author="Ezekiel Ogundepo" w:date="2022-11-06T18:11:00Z">
              <w:rPr>
                <w:rFonts w:ascii="Times New Roman" w:hAnsi="Times New Roman" w:cs="Times New Roman"/>
                <w:bCs/>
              </w:rPr>
            </w:rPrChange>
          </w:rPr>
          <w:t xml:space="preserve">The </w:t>
        </w:r>
        <w:r w:rsidRPr="00092831" w:rsidDel="00092831">
          <w:rPr>
            <w:rFonts w:ascii="Times New Roman" w:eastAsia="Droid Sans Fallback" w:hAnsi="Times New Roman" w:cs="Times New Roman"/>
            <w:bCs/>
            <w:shd w:val="clear" w:color="auto" w:fill="FFFFFF"/>
            <w:lang w:val="en-US"/>
            <w:rPrChange w:id="500" w:author="Ezekiel Ogundepo" w:date="2022-11-06T18:11:00Z">
              <w:rPr>
                <w:rFonts w:ascii="Times New Roman" w:hAnsi="Times New Roman" w:cs="Times New Roman"/>
                <w:bCs/>
              </w:rPr>
            </w:rPrChange>
          </w:rPr>
          <w:t xml:space="preserve">summary of the </w:t>
        </w:r>
        <w:r w:rsidR="00B83F74" w:rsidRPr="00092831" w:rsidDel="00092831">
          <w:rPr>
            <w:rFonts w:ascii="Times New Roman" w:eastAsia="Droid Sans Fallback" w:hAnsi="Times New Roman" w:cs="Times New Roman"/>
            <w:bCs/>
            <w:shd w:val="clear" w:color="auto" w:fill="FFFFFF"/>
            <w:lang w:val="en-US"/>
            <w:rPrChange w:id="501" w:author="Ezekiel Ogundepo" w:date="2022-11-06T18:11:00Z">
              <w:rPr>
                <w:rFonts w:ascii="Times New Roman" w:hAnsi="Times New Roman" w:cs="Times New Roman"/>
                <w:bCs/>
              </w:rPr>
            </w:rPrChange>
          </w:rPr>
          <w:t xml:space="preserve">prediction </w:t>
        </w:r>
        <w:r w:rsidRPr="00092831" w:rsidDel="00092831">
          <w:rPr>
            <w:rFonts w:ascii="Times New Roman" w:eastAsia="Droid Sans Fallback" w:hAnsi="Times New Roman" w:cs="Times New Roman"/>
            <w:bCs/>
            <w:shd w:val="clear" w:color="auto" w:fill="FFFFFF"/>
            <w:lang w:val="en-US"/>
            <w:rPrChange w:id="502" w:author="Ezekiel Ogundepo" w:date="2022-11-06T18:11:00Z">
              <w:rPr>
                <w:rFonts w:ascii="Times New Roman" w:hAnsi="Times New Roman" w:cs="Times New Roman"/>
                <w:bCs/>
              </w:rPr>
            </w:rPrChange>
          </w:rPr>
          <w:t>performances of all the classifiers on the test data by their median ranks</w:t>
        </w:r>
        <w:r w:rsidR="00B83F74" w:rsidRPr="00092831" w:rsidDel="00092831">
          <w:rPr>
            <w:rFonts w:ascii="Times New Roman" w:eastAsia="Droid Sans Fallback" w:hAnsi="Times New Roman" w:cs="Times New Roman"/>
            <w:bCs/>
            <w:shd w:val="clear" w:color="auto" w:fill="FFFFFF"/>
            <w:lang w:val="en-US"/>
            <w:rPrChange w:id="503" w:author="Ezekiel Ogundepo" w:date="2022-11-06T18:11:00Z">
              <w:rPr>
                <w:rFonts w:ascii="Times New Roman" w:hAnsi="Times New Roman" w:cs="Times New Roman"/>
                <w:bCs/>
              </w:rPr>
            </w:rPrChange>
          </w:rPr>
          <w:t>.</w:t>
        </w:r>
        <w:r w:rsidR="003336BC" w:rsidRPr="00092831" w:rsidDel="00092831">
          <w:rPr>
            <w:rFonts w:ascii="Times New Roman" w:eastAsia="Droid Sans Fallback" w:hAnsi="Times New Roman" w:cs="Times New Roman"/>
            <w:bCs/>
            <w:shd w:val="clear" w:color="auto" w:fill="FFFFFF"/>
            <w:lang w:val="en-US"/>
            <w:rPrChange w:id="504" w:author="Ezekiel Ogundepo" w:date="2022-11-06T18:11:00Z">
              <w:rPr>
                <w:rFonts w:ascii="Times New Roman" w:hAnsi="Times New Roman" w:cs="Times New Roman"/>
                <w:bCs/>
              </w:rPr>
            </w:rPrChange>
          </w:rPr>
          <w:t xml:space="preserve"> Models with the best predictive performance in ranks for each model</w:t>
        </w:r>
        <w:r w:rsidR="00373200" w:rsidRPr="00092831" w:rsidDel="00092831">
          <w:rPr>
            <w:rFonts w:ascii="Times New Roman" w:eastAsia="Droid Sans Fallback" w:hAnsi="Times New Roman" w:cs="Times New Roman"/>
            <w:bCs/>
            <w:shd w:val="clear" w:color="auto" w:fill="FFFFFF"/>
            <w:lang w:val="en-US"/>
            <w:rPrChange w:id="505" w:author="Ezekiel Ogundepo" w:date="2022-11-06T18:11:00Z">
              <w:rPr>
                <w:rFonts w:ascii="Times New Roman" w:hAnsi="Times New Roman" w:cs="Times New Roman"/>
                <w:bCs/>
              </w:rPr>
            </w:rPrChange>
          </w:rPr>
          <w:t>’</w:t>
        </w:r>
        <w:r w:rsidR="003336BC" w:rsidRPr="00092831" w:rsidDel="00092831">
          <w:rPr>
            <w:rFonts w:ascii="Times New Roman" w:eastAsia="Droid Sans Fallback" w:hAnsi="Times New Roman" w:cs="Times New Roman"/>
            <w:bCs/>
            <w:shd w:val="clear" w:color="auto" w:fill="FFFFFF"/>
            <w:lang w:val="en-US"/>
            <w:rPrChange w:id="506" w:author="Ezekiel Ogundepo" w:date="2022-11-06T18:11:00Z">
              <w:rPr>
                <w:rFonts w:ascii="Times New Roman" w:hAnsi="Times New Roman" w:cs="Times New Roman"/>
                <w:bCs/>
              </w:rPr>
            </w:rPrChange>
          </w:rPr>
          <w:t xml:space="preserve">s assessment metric are </w:t>
        </w:r>
        <w:r w:rsidR="00A338BD" w:rsidRPr="00092831" w:rsidDel="00092831">
          <w:rPr>
            <w:rFonts w:ascii="Times New Roman" w:eastAsia="Droid Sans Fallback" w:hAnsi="Times New Roman" w:cs="Times New Roman"/>
            <w:bCs/>
            <w:shd w:val="clear" w:color="auto" w:fill="FFFFFF"/>
            <w:lang w:val="en-US"/>
            <w:rPrChange w:id="507" w:author="Ezekiel Ogundepo" w:date="2022-11-06T18:11:00Z">
              <w:rPr>
                <w:rFonts w:ascii="Times New Roman" w:hAnsi="Times New Roman" w:cs="Times New Roman"/>
                <w:bCs/>
              </w:rPr>
            </w:rPrChange>
          </w:rPr>
          <w:t>asterisked</w:t>
        </w:r>
        <w:r w:rsidR="003336BC" w:rsidRPr="00092831" w:rsidDel="00092831">
          <w:rPr>
            <w:rFonts w:ascii="Times New Roman" w:eastAsia="Droid Sans Fallback" w:hAnsi="Times New Roman" w:cs="Times New Roman"/>
            <w:bCs/>
            <w:shd w:val="clear" w:color="auto" w:fill="FFFFFF"/>
            <w:lang w:val="en-US"/>
            <w:rPrChange w:id="508" w:author="Ezekiel Ogundepo" w:date="2022-11-06T18:11:00Z">
              <w:rPr>
                <w:rFonts w:ascii="Times New Roman" w:hAnsi="Times New Roman" w:cs="Times New Roman"/>
                <w:bCs/>
              </w:rPr>
            </w:rPrChange>
          </w:rPr>
          <w:t xml:space="preserve">. </w:t>
        </w:r>
      </w:moveFrom>
      <w:moveFromRangeEnd w:id="497"/>
    </w:p>
    <w:tbl>
      <w:tblPr>
        <w:tblStyle w:val="PlainTable2"/>
        <w:tblW w:w="5000" w:type="pct"/>
        <w:jc w:val="center"/>
        <w:tblLook w:val="06A0" w:firstRow="1" w:lastRow="0" w:firstColumn="1" w:lastColumn="0" w:noHBand="1" w:noVBand="1"/>
      </w:tblPr>
      <w:tblGrid>
        <w:gridCol w:w="1556"/>
        <w:gridCol w:w="1387"/>
        <w:gridCol w:w="1283"/>
        <w:gridCol w:w="1585"/>
        <w:gridCol w:w="1213"/>
        <w:gridCol w:w="1039"/>
        <w:gridCol w:w="1297"/>
      </w:tblGrid>
      <w:tr w:rsidR="006F1E80" w:rsidRPr="006F1E80" w14:paraId="7CDFB799" w14:textId="77777777" w:rsidTr="0064459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12" w:type="pct"/>
            <w:vMerge w:val="restart"/>
            <w:tcBorders>
              <w:top w:val="single" w:sz="12" w:space="0" w:color="auto"/>
            </w:tcBorders>
            <w:noWrap/>
            <w:vAlign w:val="center"/>
            <w:hideMark/>
          </w:tcPr>
          <w:p w14:paraId="599BFDEF" w14:textId="42DBD0D1" w:rsidR="000D27DB" w:rsidRPr="006F1E80" w:rsidRDefault="00D6190D" w:rsidP="00E0614F">
            <w:pPr>
              <w:rPr>
                <w:rFonts w:ascii="Times New Roman" w:eastAsia="Times New Roman" w:hAnsi="Times New Roman" w:cs="Times New Roman"/>
                <w:bCs w:val="0"/>
                <w:sz w:val="24"/>
                <w:szCs w:val="24"/>
                <w:lang w:val="en-US"/>
              </w:rPr>
            </w:pPr>
            <w:r w:rsidRPr="006F1E80">
              <w:rPr>
                <w:rFonts w:ascii="Times New Roman" w:eastAsia="Times New Roman" w:hAnsi="Times New Roman" w:cs="Times New Roman"/>
                <w:sz w:val="24"/>
                <w:szCs w:val="24"/>
                <w:lang w:val="en-US"/>
              </w:rPr>
              <w:t xml:space="preserve">ML </w:t>
            </w:r>
            <w:r w:rsidR="007C3C00" w:rsidRPr="006F1E80">
              <w:rPr>
                <w:rFonts w:ascii="Times New Roman" w:eastAsia="Times New Roman" w:hAnsi="Times New Roman" w:cs="Times New Roman"/>
                <w:sz w:val="24"/>
                <w:szCs w:val="24"/>
                <w:lang w:val="en-US"/>
              </w:rPr>
              <w:t>M</w:t>
            </w:r>
            <w:r w:rsidR="000D27DB" w:rsidRPr="006F1E80">
              <w:rPr>
                <w:rFonts w:ascii="Times New Roman" w:eastAsia="Times New Roman" w:hAnsi="Times New Roman" w:cs="Times New Roman"/>
                <w:sz w:val="24"/>
                <w:szCs w:val="24"/>
                <w:lang w:val="en-US"/>
              </w:rPr>
              <w:t>ethods</w:t>
            </w:r>
          </w:p>
        </w:tc>
        <w:tc>
          <w:tcPr>
            <w:tcW w:w="4288" w:type="pct"/>
            <w:gridSpan w:val="6"/>
            <w:tcBorders>
              <w:top w:val="single" w:sz="12" w:space="0" w:color="auto"/>
              <w:bottom w:val="single" w:sz="12" w:space="0" w:color="auto"/>
            </w:tcBorders>
            <w:noWrap/>
            <w:vAlign w:val="center"/>
            <w:hideMark/>
          </w:tcPr>
          <w:p w14:paraId="506990AA" w14:textId="77777777" w:rsidR="000D27DB" w:rsidRPr="006F1E80" w:rsidRDefault="000D27DB" w:rsidP="00F863E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lang w:val="en-US"/>
              </w:rPr>
            </w:pPr>
            <w:r w:rsidRPr="006F1E80">
              <w:rPr>
                <w:rFonts w:ascii="Times New Roman" w:eastAsia="Times New Roman" w:hAnsi="Times New Roman" w:cs="Times New Roman"/>
                <w:sz w:val="24"/>
                <w:szCs w:val="24"/>
                <w:lang w:val="en-US"/>
              </w:rPr>
              <w:t>Median rank</w:t>
            </w:r>
          </w:p>
        </w:tc>
      </w:tr>
      <w:tr w:rsidR="006F1E80" w:rsidRPr="006F1E80" w14:paraId="770225CF"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vMerge/>
            <w:tcBorders>
              <w:bottom w:val="single" w:sz="12" w:space="0" w:color="auto"/>
            </w:tcBorders>
            <w:vAlign w:val="center"/>
            <w:hideMark/>
          </w:tcPr>
          <w:p w14:paraId="2D9373BA" w14:textId="77777777" w:rsidR="004D406A" w:rsidRPr="006F1E80" w:rsidRDefault="004D406A" w:rsidP="00F863E9">
            <w:pPr>
              <w:jc w:val="center"/>
              <w:rPr>
                <w:rFonts w:ascii="Times New Roman" w:eastAsia="Times New Roman" w:hAnsi="Times New Roman" w:cs="Times New Roman"/>
                <w:bCs w:val="0"/>
                <w:sz w:val="24"/>
                <w:szCs w:val="24"/>
                <w:lang w:val="en-US"/>
              </w:rPr>
            </w:pPr>
          </w:p>
        </w:tc>
        <w:tc>
          <w:tcPr>
            <w:tcW w:w="766" w:type="pct"/>
            <w:tcBorders>
              <w:top w:val="single" w:sz="12" w:space="0" w:color="auto"/>
              <w:bottom w:val="single" w:sz="12" w:space="0" w:color="auto"/>
            </w:tcBorders>
            <w:noWrap/>
            <w:vAlign w:val="center"/>
            <w:hideMark/>
          </w:tcPr>
          <w:p w14:paraId="0CCB65E3" w14:textId="243BBA08" w:rsidR="004D406A" w:rsidRPr="006F1E80"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6F1E80">
              <w:rPr>
                <w:rFonts w:ascii="Times New Roman" w:eastAsia="Times New Roman" w:hAnsi="Times New Roman" w:cs="Times New Roman"/>
                <w:b/>
                <w:sz w:val="24"/>
                <w:szCs w:val="24"/>
                <w:lang w:val="en-US"/>
              </w:rPr>
              <w:t>Accuracy</w:t>
            </w:r>
          </w:p>
        </w:tc>
        <w:tc>
          <w:tcPr>
            <w:tcW w:w="679" w:type="pct"/>
            <w:tcBorders>
              <w:top w:val="single" w:sz="12" w:space="0" w:color="auto"/>
              <w:bottom w:val="single" w:sz="12" w:space="0" w:color="auto"/>
            </w:tcBorders>
            <w:noWrap/>
            <w:vAlign w:val="center"/>
            <w:hideMark/>
          </w:tcPr>
          <w:p w14:paraId="72107B98" w14:textId="77777777" w:rsidR="004D406A" w:rsidRPr="006F1E80"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6F1E80">
              <w:rPr>
                <w:rFonts w:ascii="Times New Roman" w:eastAsia="Times New Roman" w:hAnsi="Times New Roman" w:cs="Times New Roman"/>
                <w:b/>
                <w:sz w:val="24"/>
                <w:szCs w:val="24"/>
                <w:lang w:val="en-US"/>
              </w:rPr>
              <w:t>Sensitivity</w:t>
            </w:r>
          </w:p>
        </w:tc>
        <w:tc>
          <w:tcPr>
            <w:tcW w:w="872" w:type="pct"/>
            <w:tcBorders>
              <w:top w:val="single" w:sz="12" w:space="0" w:color="auto"/>
              <w:bottom w:val="single" w:sz="12" w:space="0" w:color="auto"/>
            </w:tcBorders>
            <w:noWrap/>
            <w:vAlign w:val="center"/>
            <w:hideMark/>
          </w:tcPr>
          <w:p w14:paraId="7D627704" w14:textId="77777777" w:rsidR="004D406A" w:rsidRPr="006F1E80"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6F1E80">
              <w:rPr>
                <w:rFonts w:ascii="Times New Roman" w:eastAsia="Times New Roman" w:hAnsi="Times New Roman" w:cs="Times New Roman"/>
                <w:b/>
                <w:sz w:val="24"/>
                <w:szCs w:val="24"/>
                <w:lang w:val="en-US"/>
              </w:rPr>
              <w:t>Specificity</w:t>
            </w:r>
          </w:p>
        </w:tc>
        <w:tc>
          <w:tcPr>
            <w:tcW w:w="673" w:type="pct"/>
            <w:tcBorders>
              <w:top w:val="single" w:sz="12" w:space="0" w:color="auto"/>
              <w:bottom w:val="single" w:sz="12" w:space="0" w:color="auto"/>
            </w:tcBorders>
            <w:vAlign w:val="center"/>
          </w:tcPr>
          <w:p w14:paraId="457CDDF2" w14:textId="77777777" w:rsidR="004D406A" w:rsidRPr="006F1E80"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6F1E80">
              <w:rPr>
                <w:rFonts w:ascii="Times New Roman" w:eastAsia="Times New Roman" w:hAnsi="Times New Roman" w:cs="Times New Roman"/>
                <w:b/>
                <w:sz w:val="24"/>
                <w:szCs w:val="24"/>
                <w:lang w:val="en-US"/>
              </w:rPr>
              <w:t>Precision</w:t>
            </w:r>
          </w:p>
        </w:tc>
        <w:tc>
          <w:tcPr>
            <w:tcW w:w="580" w:type="pct"/>
            <w:tcBorders>
              <w:top w:val="single" w:sz="12" w:space="0" w:color="auto"/>
              <w:bottom w:val="single" w:sz="12" w:space="0" w:color="auto"/>
            </w:tcBorders>
            <w:vAlign w:val="center"/>
          </w:tcPr>
          <w:p w14:paraId="694DB717" w14:textId="77777777" w:rsidR="004D406A" w:rsidRPr="006F1E80"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6F1E80">
              <w:rPr>
                <w:rFonts w:ascii="Times New Roman" w:eastAsia="Times New Roman" w:hAnsi="Times New Roman" w:cs="Times New Roman"/>
                <w:b/>
                <w:sz w:val="24"/>
                <w:szCs w:val="24"/>
                <w:lang w:val="en-US"/>
              </w:rPr>
              <w:t>AUC</w:t>
            </w:r>
          </w:p>
        </w:tc>
        <w:tc>
          <w:tcPr>
            <w:tcW w:w="718" w:type="pct"/>
            <w:tcBorders>
              <w:top w:val="single" w:sz="12" w:space="0" w:color="auto"/>
              <w:bottom w:val="single" w:sz="12" w:space="0" w:color="auto"/>
            </w:tcBorders>
            <w:vAlign w:val="center"/>
          </w:tcPr>
          <w:p w14:paraId="6575E5EA" w14:textId="7D4E5BEF" w:rsidR="004D406A" w:rsidRPr="006F1E80"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6F1E80">
              <w:rPr>
                <w:rFonts w:ascii="Times New Roman" w:eastAsia="Times New Roman" w:hAnsi="Times New Roman" w:cs="Times New Roman"/>
                <w:b/>
                <w:sz w:val="24"/>
                <w:szCs w:val="24"/>
                <w:lang w:val="en-US"/>
              </w:rPr>
              <w:t>Log-Loss</w:t>
            </w:r>
          </w:p>
        </w:tc>
      </w:tr>
      <w:tr w:rsidR="006F1E80" w:rsidRPr="006F1E80" w14:paraId="5D02ADC9"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tcBorders>
              <w:top w:val="single" w:sz="12" w:space="0" w:color="auto"/>
            </w:tcBorders>
            <w:noWrap/>
            <w:hideMark/>
          </w:tcPr>
          <w:p w14:paraId="2871744E" w14:textId="4229EB7E" w:rsidR="004D406A" w:rsidRPr="006F1E80" w:rsidRDefault="004D406A" w:rsidP="00841D84">
            <w:pPr>
              <w:rPr>
                <w:rFonts w:ascii="Times New Roman" w:eastAsia="Times New Roman" w:hAnsi="Times New Roman" w:cs="Times New Roman"/>
                <w:b w:val="0"/>
                <w:bCs w:val="0"/>
                <w:sz w:val="24"/>
                <w:szCs w:val="24"/>
                <w:lang w:val="en-US"/>
              </w:rPr>
            </w:pPr>
            <w:proofErr w:type="spellStart"/>
            <w:r w:rsidRPr="006F1E80">
              <w:rPr>
                <w:rFonts w:ascii="Times New Roman" w:hAnsi="Times New Roman" w:cs="Times New Roman"/>
                <w:b w:val="0"/>
                <w:bCs w:val="0"/>
                <w:sz w:val="24"/>
                <w:szCs w:val="24"/>
              </w:rPr>
              <w:t>Cforest</w:t>
            </w:r>
            <w:proofErr w:type="spellEnd"/>
          </w:p>
        </w:tc>
        <w:tc>
          <w:tcPr>
            <w:tcW w:w="766" w:type="pct"/>
            <w:tcBorders>
              <w:top w:val="single" w:sz="12" w:space="0" w:color="auto"/>
            </w:tcBorders>
            <w:noWrap/>
          </w:tcPr>
          <w:p w14:paraId="2387A2CA"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w:t>
            </w:r>
          </w:p>
        </w:tc>
        <w:tc>
          <w:tcPr>
            <w:tcW w:w="679" w:type="pct"/>
            <w:tcBorders>
              <w:top w:val="single" w:sz="12" w:space="0" w:color="auto"/>
            </w:tcBorders>
            <w:noWrap/>
          </w:tcPr>
          <w:p w14:paraId="257CD9AE"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7.5</w:t>
            </w:r>
          </w:p>
        </w:tc>
        <w:tc>
          <w:tcPr>
            <w:tcW w:w="872" w:type="pct"/>
            <w:tcBorders>
              <w:top w:val="single" w:sz="12" w:space="0" w:color="auto"/>
            </w:tcBorders>
            <w:noWrap/>
          </w:tcPr>
          <w:p w14:paraId="41B7A7D3"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6</w:t>
            </w:r>
          </w:p>
        </w:tc>
        <w:tc>
          <w:tcPr>
            <w:tcW w:w="673" w:type="pct"/>
            <w:tcBorders>
              <w:top w:val="single" w:sz="12" w:space="0" w:color="auto"/>
            </w:tcBorders>
          </w:tcPr>
          <w:p w14:paraId="3DAE2BA9"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6</w:t>
            </w:r>
          </w:p>
        </w:tc>
        <w:tc>
          <w:tcPr>
            <w:tcW w:w="580" w:type="pct"/>
            <w:tcBorders>
              <w:top w:val="single" w:sz="12" w:space="0" w:color="auto"/>
            </w:tcBorders>
          </w:tcPr>
          <w:p w14:paraId="38BF86E3"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w:t>
            </w:r>
          </w:p>
        </w:tc>
        <w:tc>
          <w:tcPr>
            <w:tcW w:w="718" w:type="pct"/>
            <w:tcBorders>
              <w:top w:val="single" w:sz="12" w:space="0" w:color="auto"/>
            </w:tcBorders>
          </w:tcPr>
          <w:p w14:paraId="26A6832A"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5</w:t>
            </w:r>
          </w:p>
        </w:tc>
      </w:tr>
      <w:tr w:rsidR="006F1E80" w:rsidRPr="006F1E80" w14:paraId="785EB8FC"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4AD1D574" w14:textId="53C3F93E" w:rsidR="004D406A" w:rsidRPr="006F1E80" w:rsidRDefault="004D406A" w:rsidP="00841D84">
            <w:pPr>
              <w:rPr>
                <w:rFonts w:ascii="Times New Roman" w:eastAsia="Times New Roman" w:hAnsi="Times New Roman" w:cs="Times New Roman"/>
                <w:b w:val="0"/>
                <w:bCs w:val="0"/>
                <w:sz w:val="24"/>
                <w:szCs w:val="24"/>
                <w:lang w:val="en-US"/>
              </w:rPr>
            </w:pPr>
            <w:r w:rsidRPr="006F1E80">
              <w:rPr>
                <w:rFonts w:ascii="Times New Roman" w:hAnsi="Times New Roman" w:cs="Times New Roman"/>
                <w:b w:val="0"/>
                <w:bCs w:val="0"/>
                <w:sz w:val="24"/>
                <w:szCs w:val="24"/>
              </w:rPr>
              <w:t>DT</w:t>
            </w:r>
          </w:p>
        </w:tc>
        <w:tc>
          <w:tcPr>
            <w:tcW w:w="766" w:type="pct"/>
            <w:noWrap/>
          </w:tcPr>
          <w:p w14:paraId="6EF6B062"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10</w:t>
            </w:r>
          </w:p>
        </w:tc>
        <w:tc>
          <w:tcPr>
            <w:tcW w:w="679" w:type="pct"/>
            <w:noWrap/>
          </w:tcPr>
          <w:p w14:paraId="08D9995D"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10</w:t>
            </w:r>
          </w:p>
        </w:tc>
        <w:tc>
          <w:tcPr>
            <w:tcW w:w="872" w:type="pct"/>
            <w:noWrap/>
          </w:tcPr>
          <w:p w14:paraId="1EDD3EB5"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8</w:t>
            </w:r>
          </w:p>
        </w:tc>
        <w:tc>
          <w:tcPr>
            <w:tcW w:w="673" w:type="pct"/>
          </w:tcPr>
          <w:p w14:paraId="28BB68E4"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9</w:t>
            </w:r>
          </w:p>
        </w:tc>
        <w:tc>
          <w:tcPr>
            <w:tcW w:w="580" w:type="pct"/>
          </w:tcPr>
          <w:p w14:paraId="634F9E58"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10</w:t>
            </w:r>
          </w:p>
        </w:tc>
        <w:tc>
          <w:tcPr>
            <w:tcW w:w="718" w:type="pct"/>
          </w:tcPr>
          <w:p w14:paraId="007A8C23"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w:t>
            </w:r>
          </w:p>
        </w:tc>
      </w:tr>
      <w:tr w:rsidR="006F1E80" w:rsidRPr="006F1E80" w14:paraId="6C12CD6F"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64EB8412" w14:textId="4A6502C3" w:rsidR="004D406A" w:rsidRPr="006F1E80" w:rsidRDefault="004D406A" w:rsidP="00841D84">
            <w:pPr>
              <w:rPr>
                <w:rFonts w:ascii="Times New Roman" w:eastAsia="Times New Roman" w:hAnsi="Times New Roman" w:cs="Times New Roman"/>
                <w:b w:val="0"/>
                <w:bCs w:val="0"/>
                <w:sz w:val="24"/>
                <w:szCs w:val="24"/>
                <w:lang w:val="en-US"/>
              </w:rPr>
            </w:pPr>
            <w:r w:rsidRPr="006F1E80">
              <w:rPr>
                <w:rFonts w:ascii="Times New Roman" w:hAnsi="Times New Roman" w:cs="Times New Roman"/>
                <w:b w:val="0"/>
                <w:bCs w:val="0"/>
                <w:sz w:val="24"/>
                <w:szCs w:val="24"/>
              </w:rPr>
              <w:t>KNN</w:t>
            </w:r>
          </w:p>
        </w:tc>
        <w:tc>
          <w:tcPr>
            <w:tcW w:w="766" w:type="pct"/>
            <w:noWrap/>
          </w:tcPr>
          <w:p w14:paraId="3A369AE7"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5</w:t>
            </w:r>
          </w:p>
        </w:tc>
        <w:tc>
          <w:tcPr>
            <w:tcW w:w="679" w:type="pct"/>
            <w:noWrap/>
          </w:tcPr>
          <w:p w14:paraId="5BE16D21"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9</w:t>
            </w:r>
          </w:p>
        </w:tc>
        <w:tc>
          <w:tcPr>
            <w:tcW w:w="872" w:type="pct"/>
            <w:noWrap/>
          </w:tcPr>
          <w:p w14:paraId="72246353"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4</w:t>
            </w:r>
          </w:p>
        </w:tc>
        <w:tc>
          <w:tcPr>
            <w:tcW w:w="673" w:type="pct"/>
          </w:tcPr>
          <w:p w14:paraId="79036D45"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4</w:t>
            </w:r>
          </w:p>
        </w:tc>
        <w:tc>
          <w:tcPr>
            <w:tcW w:w="580" w:type="pct"/>
          </w:tcPr>
          <w:p w14:paraId="48744F80"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5</w:t>
            </w:r>
          </w:p>
        </w:tc>
        <w:tc>
          <w:tcPr>
            <w:tcW w:w="718" w:type="pct"/>
          </w:tcPr>
          <w:p w14:paraId="311ACC0D"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10</w:t>
            </w:r>
          </w:p>
        </w:tc>
      </w:tr>
      <w:tr w:rsidR="006F1E80" w:rsidRPr="006F1E80" w14:paraId="7CBD6675"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28601CCD" w14:textId="2027BCDF" w:rsidR="004D406A" w:rsidRPr="006F1E80" w:rsidRDefault="004D406A" w:rsidP="00841D84">
            <w:pPr>
              <w:rPr>
                <w:rFonts w:ascii="Times New Roman" w:eastAsia="Times New Roman" w:hAnsi="Times New Roman" w:cs="Times New Roman"/>
                <w:b w:val="0"/>
                <w:bCs w:val="0"/>
                <w:sz w:val="24"/>
                <w:szCs w:val="24"/>
                <w:lang w:val="en-US"/>
              </w:rPr>
            </w:pPr>
            <w:r w:rsidRPr="006F1E80">
              <w:rPr>
                <w:rFonts w:ascii="Times New Roman" w:hAnsi="Times New Roman" w:cs="Times New Roman"/>
                <w:b w:val="0"/>
                <w:bCs w:val="0"/>
                <w:sz w:val="24"/>
                <w:szCs w:val="24"/>
              </w:rPr>
              <w:t>LDA</w:t>
            </w:r>
          </w:p>
        </w:tc>
        <w:tc>
          <w:tcPr>
            <w:tcW w:w="766" w:type="pct"/>
            <w:noWrap/>
          </w:tcPr>
          <w:p w14:paraId="0A3DB985"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3</w:t>
            </w:r>
          </w:p>
        </w:tc>
        <w:tc>
          <w:tcPr>
            <w:tcW w:w="679" w:type="pct"/>
            <w:noWrap/>
          </w:tcPr>
          <w:p w14:paraId="7D02DD02"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3</w:t>
            </w:r>
          </w:p>
        </w:tc>
        <w:tc>
          <w:tcPr>
            <w:tcW w:w="872" w:type="pct"/>
            <w:noWrap/>
          </w:tcPr>
          <w:p w14:paraId="71E590AE"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3</w:t>
            </w:r>
          </w:p>
        </w:tc>
        <w:tc>
          <w:tcPr>
            <w:tcW w:w="673" w:type="pct"/>
          </w:tcPr>
          <w:p w14:paraId="0EEC6644"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2.5</w:t>
            </w:r>
          </w:p>
        </w:tc>
        <w:tc>
          <w:tcPr>
            <w:tcW w:w="580" w:type="pct"/>
          </w:tcPr>
          <w:p w14:paraId="2F6074D1"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2</w:t>
            </w:r>
          </w:p>
        </w:tc>
        <w:tc>
          <w:tcPr>
            <w:tcW w:w="718" w:type="pct"/>
          </w:tcPr>
          <w:p w14:paraId="226E4E45"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2</w:t>
            </w:r>
          </w:p>
        </w:tc>
      </w:tr>
      <w:tr w:rsidR="006F1E80" w:rsidRPr="006F1E80" w14:paraId="043E4540"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09109BF4" w14:textId="2F857C2C" w:rsidR="004D406A" w:rsidRPr="006F1E80" w:rsidRDefault="004D406A" w:rsidP="00841D84">
            <w:pPr>
              <w:rPr>
                <w:rFonts w:ascii="Times New Roman" w:eastAsia="Times New Roman" w:hAnsi="Times New Roman" w:cs="Times New Roman"/>
                <w:b w:val="0"/>
                <w:bCs w:val="0"/>
                <w:sz w:val="24"/>
                <w:szCs w:val="24"/>
                <w:lang w:val="en-US"/>
              </w:rPr>
            </w:pPr>
            <w:r w:rsidRPr="006F1E80">
              <w:rPr>
                <w:rFonts w:ascii="Times New Roman" w:hAnsi="Times New Roman" w:cs="Times New Roman"/>
                <w:b w:val="0"/>
                <w:bCs w:val="0"/>
                <w:sz w:val="24"/>
                <w:szCs w:val="24"/>
              </w:rPr>
              <w:t>Logit</w:t>
            </w:r>
          </w:p>
        </w:tc>
        <w:tc>
          <w:tcPr>
            <w:tcW w:w="766" w:type="pct"/>
            <w:noWrap/>
          </w:tcPr>
          <w:p w14:paraId="5D3BA672"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w:t>
            </w:r>
          </w:p>
        </w:tc>
        <w:tc>
          <w:tcPr>
            <w:tcW w:w="679" w:type="pct"/>
            <w:noWrap/>
          </w:tcPr>
          <w:p w14:paraId="546D5634"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4.5</w:t>
            </w:r>
          </w:p>
        </w:tc>
        <w:tc>
          <w:tcPr>
            <w:tcW w:w="872" w:type="pct"/>
            <w:noWrap/>
          </w:tcPr>
          <w:p w14:paraId="0190ED39"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9</w:t>
            </w:r>
          </w:p>
        </w:tc>
        <w:tc>
          <w:tcPr>
            <w:tcW w:w="673" w:type="pct"/>
          </w:tcPr>
          <w:p w14:paraId="2FE95F80"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8</w:t>
            </w:r>
          </w:p>
        </w:tc>
        <w:tc>
          <w:tcPr>
            <w:tcW w:w="580" w:type="pct"/>
          </w:tcPr>
          <w:p w14:paraId="0100A925"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8</w:t>
            </w:r>
          </w:p>
        </w:tc>
        <w:tc>
          <w:tcPr>
            <w:tcW w:w="718" w:type="pct"/>
          </w:tcPr>
          <w:p w14:paraId="1165AA2D"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8</w:t>
            </w:r>
          </w:p>
        </w:tc>
      </w:tr>
      <w:tr w:rsidR="006F1E80" w:rsidRPr="006F1E80" w14:paraId="1294945B"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63F354C1" w14:textId="24B4F855" w:rsidR="004D406A" w:rsidRPr="006F1E80" w:rsidRDefault="004D406A" w:rsidP="00841D84">
            <w:pPr>
              <w:rPr>
                <w:rFonts w:ascii="Times New Roman" w:eastAsia="Times New Roman" w:hAnsi="Times New Roman" w:cs="Times New Roman"/>
                <w:b w:val="0"/>
                <w:bCs w:val="0"/>
                <w:sz w:val="24"/>
                <w:szCs w:val="24"/>
                <w:lang w:val="en-US"/>
              </w:rPr>
            </w:pPr>
            <w:r w:rsidRPr="006F1E80">
              <w:rPr>
                <w:rFonts w:ascii="Times New Roman" w:hAnsi="Times New Roman" w:cs="Times New Roman"/>
                <w:b w:val="0"/>
                <w:bCs w:val="0"/>
                <w:sz w:val="24"/>
                <w:szCs w:val="24"/>
              </w:rPr>
              <w:t>NB</w:t>
            </w:r>
          </w:p>
        </w:tc>
        <w:tc>
          <w:tcPr>
            <w:tcW w:w="766" w:type="pct"/>
            <w:noWrap/>
          </w:tcPr>
          <w:p w14:paraId="09076C46"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3</w:t>
            </w:r>
          </w:p>
        </w:tc>
        <w:tc>
          <w:tcPr>
            <w:tcW w:w="679" w:type="pct"/>
            <w:noWrap/>
          </w:tcPr>
          <w:p w14:paraId="7CD16C14" w14:textId="5ABCCCA0"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1.5</w:t>
            </w:r>
            <w:r w:rsidRPr="006F1E80">
              <w:rPr>
                <w:rFonts w:ascii="Times New Roman" w:hAnsi="Times New Roman" w:cs="Times New Roman"/>
                <w:sz w:val="24"/>
                <w:szCs w:val="24"/>
                <w:vertAlign w:val="superscript"/>
              </w:rPr>
              <w:t>*</w:t>
            </w:r>
          </w:p>
        </w:tc>
        <w:tc>
          <w:tcPr>
            <w:tcW w:w="872" w:type="pct"/>
            <w:noWrap/>
          </w:tcPr>
          <w:p w14:paraId="092C3361"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w:t>
            </w:r>
          </w:p>
        </w:tc>
        <w:tc>
          <w:tcPr>
            <w:tcW w:w="673" w:type="pct"/>
          </w:tcPr>
          <w:p w14:paraId="7FBBCA4E"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5</w:t>
            </w:r>
          </w:p>
        </w:tc>
        <w:tc>
          <w:tcPr>
            <w:tcW w:w="580" w:type="pct"/>
          </w:tcPr>
          <w:p w14:paraId="407CB916"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4</w:t>
            </w:r>
          </w:p>
        </w:tc>
        <w:tc>
          <w:tcPr>
            <w:tcW w:w="718" w:type="pct"/>
          </w:tcPr>
          <w:p w14:paraId="0BD557C3"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9</w:t>
            </w:r>
          </w:p>
        </w:tc>
      </w:tr>
      <w:tr w:rsidR="006F1E80" w:rsidRPr="006F1E80" w14:paraId="269C79F3"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690C2998" w14:textId="7C7F14D4" w:rsidR="004D406A" w:rsidRPr="006F1E80" w:rsidRDefault="004D406A" w:rsidP="00841D84">
            <w:pPr>
              <w:rPr>
                <w:rFonts w:ascii="Times New Roman" w:eastAsia="Times New Roman" w:hAnsi="Times New Roman" w:cs="Times New Roman"/>
                <w:b w:val="0"/>
                <w:bCs w:val="0"/>
                <w:sz w:val="24"/>
                <w:szCs w:val="24"/>
                <w:lang w:val="en-US"/>
              </w:rPr>
            </w:pPr>
            <w:r w:rsidRPr="006F1E80">
              <w:rPr>
                <w:rFonts w:ascii="Times New Roman" w:hAnsi="Times New Roman" w:cs="Times New Roman"/>
                <w:b w:val="0"/>
                <w:bCs w:val="0"/>
                <w:sz w:val="24"/>
                <w:szCs w:val="24"/>
              </w:rPr>
              <w:t>ANN</w:t>
            </w:r>
          </w:p>
        </w:tc>
        <w:tc>
          <w:tcPr>
            <w:tcW w:w="766" w:type="pct"/>
            <w:noWrap/>
          </w:tcPr>
          <w:p w14:paraId="12A49173"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3</w:t>
            </w:r>
          </w:p>
        </w:tc>
        <w:tc>
          <w:tcPr>
            <w:tcW w:w="679" w:type="pct"/>
            <w:noWrap/>
          </w:tcPr>
          <w:p w14:paraId="4E6CAB77"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4.5</w:t>
            </w:r>
          </w:p>
        </w:tc>
        <w:tc>
          <w:tcPr>
            <w:tcW w:w="872" w:type="pct"/>
            <w:noWrap/>
          </w:tcPr>
          <w:p w14:paraId="39FAC108" w14:textId="0703967B"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w:t>
            </w:r>
            <w:r w:rsidRPr="006F1E80">
              <w:rPr>
                <w:rFonts w:ascii="Times New Roman" w:hAnsi="Times New Roman" w:cs="Times New Roman"/>
                <w:sz w:val="24"/>
                <w:szCs w:val="24"/>
                <w:vertAlign w:val="superscript"/>
              </w:rPr>
              <w:t>*</w:t>
            </w:r>
          </w:p>
        </w:tc>
        <w:tc>
          <w:tcPr>
            <w:tcW w:w="673" w:type="pct"/>
          </w:tcPr>
          <w:p w14:paraId="63CC30B6"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2.5</w:t>
            </w:r>
          </w:p>
        </w:tc>
        <w:tc>
          <w:tcPr>
            <w:tcW w:w="580" w:type="pct"/>
          </w:tcPr>
          <w:p w14:paraId="5C08CEAB"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3</w:t>
            </w:r>
          </w:p>
        </w:tc>
        <w:tc>
          <w:tcPr>
            <w:tcW w:w="718" w:type="pct"/>
          </w:tcPr>
          <w:p w14:paraId="58ED6730"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4</w:t>
            </w:r>
          </w:p>
        </w:tc>
      </w:tr>
      <w:tr w:rsidR="006F1E80" w:rsidRPr="006F1E80" w14:paraId="6869B0D7"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5BFF2D20" w14:textId="324F04A6" w:rsidR="004D406A" w:rsidRPr="006F1E80" w:rsidRDefault="004D406A" w:rsidP="00841D84">
            <w:pPr>
              <w:rPr>
                <w:rFonts w:ascii="Times New Roman" w:eastAsia="Times New Roman" w:hAnsi="Times New Roman" w:cs="Times New Roman"/>
                <w:b w:val="0"/>
                <w:bCs w:val="0"/>
                <w:sz w:val="24"/>
                <w:szCs w:val="24"/>
                <w:lang w:val="en-US"/>
              </w:rPr>
            </w:pPr>
            <w:proofErr w:type="spellStart"/>
            <w:r w:rsidRPr="006F1E80">
              <w:rPr>
                <w:rFonts w:ascii="Times New Roman" w:hAnsi="Times New Roman" w:cs="Times New Roman"/>
                <w:b w:val="0"/>
                <w:bCs w:val="0"/>
                <w:sz w:val="24"/>
                <w:szCs w:val="24"/>
              </w:rPr>
              <w:t>Rforest</w:t>
            </w:r>
            <w:proofErr w:type="spellEnd"/>
          </w:p>
        </w:tc>
        <w:tc>
          <w:tcPr>
            <w:tcW w:w="766" w:type="pct"/>
            <w:noWrap/>
          </w:tcPr>
          <w:p w14:paraId="67731A43"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w:t>
            </w:r>
          </w:p>
        </w:tc>
        <w:tc>
          <w:tcPr>
            <w:tcW w:w="679" w:type="pct"/>
            <w:noWrap/>
          </w:tcPr>
          <w:p w14:paraId="45C35CEC"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7.5</w:t>
            </w:r>
          </w:p>
        </w:tc>
        <w:tc>
          <w:tcPr>
            <w:tcW w:w="872" w:type="pct"/>
            <w:noWrap/>
          </w:tcPr>
          <w:p w14:paraId="72D0A8BE"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5</w:t>
            </w:r>
          </w:p>
        </w:tc>
        <w:tc>
          <w:tcPr>
            <w:tcW w:w="673" w:type="pct"/>
          </w:tcPr>
          <w:p w14:paraId="49E66727"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w:t>
            </w:r>
          </w:p>
        </w:tc>
        <w:tc>
          <w:tcPr>
            <w:tcW w:w="580" w:type="pct"/>
          </w:tcPr>
          <w:p w14:paraId="2DC8C356"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6</w:t>
            </w:r>
          </w:p>
        </w:tc>
        <w:tc>
          <w:tcPr>
            <w:tcW w:w="718" w:type="pct"/>
          </w:tcPr>
          <w:p w14:paraId="09FA7511"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3</w:t>
            </w:r>
          </w:p>
        </w:tc>
      </w:tr>
      <w:tr w:rsidR="006F1E80" w:rsidRPr="006F1E80" w14:paraId="21D4088F"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39B213A1" w14:textId="1C72230F" w:rsidR="004D406A" w:rsidRPr="006F1E80" w:rsidRDefault="004D406A" w:rsidP="00841D84">
            <w:pPr>
              <w:rPr>
                <w:rFonts w:ascii="Times New Roman" w:eastAsia="Times New Roman" w:hAnsi="Times New Roman" w:cs="Times New Roman"/>
                <w:b w:val="0"/>
                <w:bCs w:val="0"/>
                <w:sz w:val="24"/>
                <w:szCs w:val="24"/>
                <w:lang w:val="en-US"/>
              </w:rPr>
            </w:pPr>
            <w:r w:rsidRPr="006F1E80">
              <w:rPr>
                <w:rFonts w:ascii="Times New Roman" w:hAnsi="Times New Roman" w:cs="Times New Roman"/>
                <w:b w:val="0"/>
                <w:bCs w:val="0"/>
                <w:sz w:val="24"/>
                <w:szCs w:val="24"/>
              </w:rPr>
              <w:t>SVM</w:t>
            </w:r>
          </w:p>
        </w:tc>
        <w:tc>
          <w:tcPr>
            <w:tcW w:w="766" w:type="pct"/>
            <w:noWrap/>
          </w:tcPr>
          <w:p w14:paraId="7FA7D410" w14:textId="68817A58"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w:t>
            </w:r>
            <w:r w:rsidRPr="006F1E80">
              <w:rPr>
                <w:rFonts w:ascii="Times New Roman" w:hAnsi="Times New Roman" w:cs="Times New Roman"/>
                <w:sz w:val="24"/>
                <w:szCs w:val="24"/>
                <w:vertAlign w:val="superscript"/>
              </w:rPr>
              <w:t>*</w:t>
            </w:r>
          </w:p>
        </w:tc>
        <w:tc>
          <w:tcPr>
            <w:tcW w:w="679" w:type="pct"/>
            <w:noWrap/>
          </w:tcPr>
          <w:p w14:paraId="647F5C14" w14:textId="68FE75EB"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1.5</w:t>
            </w:r>
            <w:r w:rsidRPr="006F1E80">
              <w:rPr>
                <w:rFonts w:ascii="Times New Roman" w:hAnsi="Times New Roman" w:cs="Times New Roman"/>
                <w:sz w:val="24"/>
                <w:szCs w:val="24"/>
                <w:vertAlign w:val="superscript"/>
              </w:rPr>
              <w:t>*</w:t>
            </w:r>
          </w:p>
        </w:tc>
        <w:tc>
          <w:tcPr>
            <w:tcW w:w="872" w:type="pct"/>
            <w:noWrap/>
          </w:tcPr>
          <w:p w14:paraId="04FC4542"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2</w:t>
            </w:r>
          </w:p>
        </w:tc>
        <w:tc>
          <w:tcPr>
            <w:tcW w:w="673" w:type="pct"/>
          </w:tcPr>
          <w:p w14:paraId="5CF9AE38" w14:textId="2A76C714"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w:t>
            </w:r>
            <w:r w:rsidRPr="006F1E80">
              <w:rPr>
                <w:rFonts w:ascii="Times New Roman" w:hAnsi="Times New Roman" w:cs="Times New Roman"/>
                <w:sz w:val="24"/>
                <w:szCs w:val="24"/>
                <w:vertAlign w:val="superscript"/>
              </w:rPr>
              <w:t>*</w:t>
            </w:r>
          </w:p>
        </w:tc>
        <w:tc>
          <w:tcPr>
            <w:tcW w:w="580" w:type="pct"/>
          </w:tcPr>
          <w:p w14:paraId="44F14D88" w14:textId="733DCD6E"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w:t>
            </w:r>
            <w:r w:rsidRPr="006F1E80">
              <w:rPr>
                <w:rFonts w:ascii="Times New Roman" w:hAnsi="Times New Roman" w:cs="Times New Roman"/>
                <w:sz w:val="24"/>
                <w:szCs w:val="24"/>
                <w:vertAlign w:val="superscript"/>
              </w:rPr>
              <w:t>*</w:t>
            </w:r>
          </w:p>
        </w:tc>
        <w:tc>
          <w:tcPr>
            <w:tcW w:w="718" w:type="pct"/>
          </w:tcPr>
          <w:p w14:paraId="783845A0" w14:textId="15C206D9"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w:t>
            </w:r>
            <w:r w:rsidRPr="006F1E80">
              <w:rPr>
                <w:rFonts w:ascii="Times New Roman" w:hAnsi="Times New Roman" w:cs="Times New Roman"/>
                <w:sz w:val="24"/>
                <w:szCs w:val="24"/>
                <w:vertAlign w:val="superscript"/>
              </w:rPr>
              <w:t>*</w:t>
            </w:r>
          </w:p>
        </w:tc>
      </w:tr>
      <w:tr w:rsidR="006F1E80" w:rsidRPr="006F1E80" w14:paraId="4AF2FAB2"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tcBorders>
              <w:bottom w:val="single" w:sz="12" w:space="0" w:color="auto"/>
            </w:tcBorders>
            <w:noWrap/>
            <w:hideMark/>
          </w:tcPr>
          <w:p w14:paraId="5E590C1F" w14:textId="61B7A640" w:rsidR="004D406A" w:rsidRPr="006F1E80" w:rsidRDefault="004D406A" w:rsidP="00841D84">
            <w:pPr>
              <w:rPr>
                <w:rFonts w:ascii="Times New Roman" w:eastAsia="Times New Roman" w:hAnsi="Times New Roman" w:cs="Times New Roman"/>
                <w:b w:val="0"/>
                <w:bCs w:val="0"/>
                <w:sz w:val="24"/>
                <w:szCs w:val="24"/>
                <w:lang w:val="en-US"/>
              </w:rPr>
            </w:pPr>
            <w:proofErr w:type="spellStart"/>
            <w:r w:rsidRPr="006F1E80">
              <w:rPr>
                <w:rFonts w:ascii="Times New Roman" w:hAnsi="Times New Roman" w:cs="Times New Roman"/>
                <w:b w:val="0"/>
                <w:bCs w:val="0"/>
                <w:sz w:val="24"/>
                <w:szCs w:val="24"/>
              </w:rPr>
              <w:t>XGBTree</w:t>
            </w:r>
            <w:proofErr w:type="spellEnd"/>
          </w:p>
        </w:tc>
        <w:tc>
          <w:tcPr>
            <w:tcW w:w="766" w:type="pct"/>
            <w:tcBorders>
              <w:bottom w:val="single" w:sz="12" w:space="0" w:color="auto"/>
            </w:tcBorders>
            <w:noWrap/>
          </w:tcPr>
          <w:p w14:paraId="1932E79E"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9</w:t>
            </w:r>
          </w:p>
        </w:tc>
        <w:tc>
          <w:tcPr>
            <w:tcW w:w="679" w:type="pct"/>
            <w:tcBorders>
              <w:bottom w:val="single" w:sz="12" w:space="0" w:color="auto"/>
            </w:tcBorders>
            <w:noWrap/>
          </w:tcPr>
          <w:p w14:paraId="50EC5085"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6</w:t>
            </w:r>
          </w:p>
        </w:tc>
        <w:tc>
          <w:tcPr>
            <w:tcW w:w="872" w:type="pct"/>
            <w:tcBorders>
              <w:bottom w:val="single" w:sz="12" w:space="0" w:color="auto"/>
            </w:tcBorders>
            <w:noWrap/>
          </w:tcPr>
          <w:p w14:paraId="14D9DA08"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10</w:t>
            </w:r>
          </w:p>
        </w:tc>
        <w:tc>
          <w:tcPr>
            <w:tcW w:w="673" w:type="pct"/>
            <w:tcBorders>
              <w:bottom w:val="single" w:sz="12" w:space="0" w:color="auto"/>
            </w:tcBorders>
          </w:tcPr>
          <w:p w14:paraId="048E24F9"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10</w:t>
            </w:r>
          </w:p>
        </w:tc>
        <w:tc>
          <w:tcPr>
            <w:tcW w:w="580" w:type="pct"/>
            <w:tcBorders>
              <w:bottom w:val="single" w:sz="12" w:space="0" w:color="auto"/>
            </w:tcBorders>
          </w:tcPr>
          <w:p w14:paraId="4AB98973"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9</w:t>
            </w:r>
          </w:p>
        </w:tc>
        <w:tc>
          <w:tcPr>
            <w:tcW w:w="718" w:type="pct"/>
            <w:tcBorders>
              <w:bottom w:val="single" w:sz="12" w:space="0" w:color="auto"/>
            </w:tcBorders>
          </w:tcPr>
          <w:p w14:paraId="4ADAE794"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6</w:t>
            </w:r>
          </w:p>
        </w:tc>
      </w:tr>
    </w:tbl>
    <w:p w14:paraId="66886803" w14:textId="3825F0EA" w:rsidR="000D27DB" w:rsidRPr="006F1E80" w:rsidDel="00092831" w:rsidRDefault="000D27DB" w:rsidP="000D27DB">
      <w:pPr>
        <w:rPr>
          <w:del w:id="509" w:author="Ezekiel Ogundepo" w:date="2022-11-06T18:12:00Z"/>
          <w:rFonts w:ascii="Times New Roman" w:hAnsi="Times New Roman" w:cs="Times New Roman"/>
          <w:sz w:val="24"/>
          <w:szCs w:val="24"/>
        </w:rPr>
      </w:pPr>
    </w:p>
    <w:p w14:paraId="16C277DF" w14:textId="54E389AF" w:rsidR="0018584C" w:rsidRPr="00092831" w:rsidRDefault="00092831">
      <w:pPr>
        <w:spacing w:before="240" w:line="360" w:lineRule="auto"/>
        <w:jc w:val="both"/>
        <w:rPr>
          <w:ins w:id="510" w:author="Ezekiel Ogundepo" w:date="2022-11-06T18:08:00Z"/>
          <w:rFonts w:ascii="Times New Roman" w:hAnsi="Times New Roman" w:cs="Times New Roman"/>
          <w:sz w:val="24"/>
          <w:szCs w:val="24"/>
          <w:vertAlign w:val="superscript"/>
          <w:rPrChange w:id="511" w:author="Ezekiel Ogundepo" w:date="2022-11-06T18:12:00Z">
            <w:rPr>
              <w:ins w:id="512" w:author="Ezekiel Ogundepo" w:date="2022-11-06T18:08:00Z"/>
              <w:rFonts w:ascii="Times New Roman" w:hAnsi="Times New Roman" w:cs="Times New Roman"/>
              <w:sz w:val="24"/>
              <w:szCs w:val="24"/>
            </w:rPr>
          </w:rPrChange>
        </w:rPr>
        <w:pPrChange w:id="513" w:author="Ezekiel Ogundepo" w:date="2022-11-06T18:12:00Z">
          <w:pPr>
            <w:spacing w:line="360" w:lineRule="auto"/>
            <w:jc w:val="both"/>
          </w:pPr>
        </w:pPrChange>
      </w:pPr>
      <w:ins w:id="514" w:author="Ezekiel Ogundepo" w:date="2022-11-06T18:12:00Z">
        <w:r>
          <w:rPr>
            <w:rFonts w:ascii="Times New Roman" w:hAnsi="Times New Roman" w:cs="Times New Roman"/>
            <w:sz w:val="24"/>
            <w:szCs w:val="24"/>
            <w:vertAlign w:val="superscript"/>
          </w:rPr>
          <w:t xml:space="preserve">N.B.: </w:t>
        </w:r>
      </w:ins>
      <w:moveToRangeStart w:id="515" w:author="Ezekiel Ogundepo" w:date="2022-11-06T18:10:00Z" w:name="move118650619"/>
      <w:moveTo w:id="516" w:author="Ezekiel Ogundepo" w:date="2022-11-06T18:10:00Z">
        <w:r w:rsidRPr="00092831">
          <w:rPr>
            <w:rFonts w:ascii="Times New Roman" w:hAnsi="Times New Roman" w:cs="Times New Roman"/>
            <w:sz w:val="24"/>
            <w:szCs w:val="24"/>
            <w:vertAlign w:val="superscript"/>
            <w:rPrChange w:id="517" w:author="Ezekiel Ogundepo" w:date="2022-11-06T18:12:00Z">
              <w:rPr>
                <w:rFonts w:ascii="Times New Roman" w:hAnsi="Times New Roman" w:cs="Times New Roman"/>
                <w:bCs/>
                <w:color w:val="FF0000"/>
              </w:rPr>
            </w:rPrChange>
          </w:rPr>
          <w:t>The summary of the prediction performances of all the classifiers on the test data by their median ranks. Models with the best predictive performance in ranks for each model’s assessment metric are asterisked.</w:t>
        </w:r>
      </w:moveTo>
      <w:moveToRangeEnd w:id="515"/>
    </w:p>
    <w:p w14:paraId="7FDC611D" w14:textId="2A7A0E84" w:rsidR="003D1FF2" w:rsidRPr="006F1E80" w:rsidRDefault="003D1FF2" w:rsidP="00292325">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 xml:space="preserve">From the </w:t>
      </w:r>
      <w:r w:rsidR="001F7F1E" w:rsidRPr="006F1E80">
        <w:rPr>
          <w:rFonts w:ascii="Times New Roman" w:hAnsi="Times New Roman" w:cs="Times New Roman"/>
          <w:sz w:val="24"/>
          <w:szCs w:val="24"/>
        </w:rPr>
        <w:t>different</w:t>
      </w:r>
      <w:r w:rsidRPr="006F1E80">
        <w:rPr>
          <w:rFonts w:ascii="Times New Roman" w:hAnsi="Times New Roman" w:cs="Times New Roman"/>
          <w:sz w:val="24"/>
          <w:szCs w:val="24"/>
        </w:rPr>
        <w:t xml:space="preserve"> results obtained </w:t>
      </w:r>
      <w:r w:rsidR="00391F3B" w:rsidRPr="006F1E80">
        <w:rPr>
          <w:rFonts w:ascii="Times New Roman" w:hAnsi="Times New Roman" w:cs="Times New Roman"/>
          <w:sz w:val="24"/>
          <w:szCs w:val="24"/>
        </w:rPr>
        <w:t xml:space="preserve">in </w:t>
      </w:r>
      <w:ins w:id="518" w:author="Ezekiel Ogundepo" w:date="2022-11-06T18:42:00Z">
        <w:r w:rsidR="002F770F">
          <w:rPr>
            <w:rFonts w:ascii="Times New Roman" w:hAnsi="Times New Roman" w:cs="Times New Roman"/>
            <w:sz w:val="24"/>
            <w:szCs w:val="24"/>
          </w:rPr>
          <w:t xml:space="preserve">Table </w:t>
        </w:r>
      </w:ins>
      <w:ins w:id="519" w:author="Ezekiel Ogundepo" w:date="2022-11-06T18:55:00Z">
        <w:r w:rsidR="00F161C9">
          <w:rPr>
            <w:rFonts w:ascii="Times New Roman" w:hAnsi="Times New Roman" w:cs="Times New Roman"/>
            <w:sz w:val="24"/>
            <w:szCs w:val="24"/>
          </w:rPr>
          <w:t>5</w:t>
        </w:r>
      </w:ins>
      <w:del w:id="520" w:author="Ezekiel Ogundepo" w:date="2022-11-06T18:42:00Z">
        <w:r w:rsidRPr="006F1E80" w:rsidDel="002F770F">
          <w:rPr>
            <w:rFonts w:ascii="Times New Roman" w:hAnsi="Times New Roman" w:cs="Times New Roman"/>
            <w:sz w:val="24"/>
            <w:szCs w:val="24"/>
          </w:rPr>
          <w:delText xml:space="preserve">Figures </w:delText>
        </w:r>
      </w:del>
      <w:del w:id="521" w:author="Ezekiel Ogundepo" w:date="2022-11-06T18:26:00Z">
        <w:r w:rsidRPr="006F1E80" w:rsidDel="006F1C28">
          <w:rPr>
            <w:rFonts w:ascii="Times New Roman" w:hAnsi="Times New Roman" w:cs="Times New Roman"/>
            <w:sz w:val="24"/>
            <w:szCs w:val="24"/>
          </w:rPr>
          <w:delText>4</w:delText>
        </w:r>
      </w:del>
      <w:del w:id="522" w:author="Ezekiel Ogundepo" w:date="2022-11-06T18:42:00Z">
        <w:r w:rsidRPr="006F1E80" w:rsidDel="002F770F">
          <w:rPr>
            <w:rFonts w:ascii="Times New Roman" w:hAnsi="Times New Roman" w:cs="Times New Roman"/>
            <w:sz w:val="24"/>
            <w:szCs w:val="24"/>
          </w:rPr>
          <w:delText xml:space="preserve"> to </w:delText>
        </w:r>
      </w:del>
      <w:del w:id="523" w:author="Ezekiel Ogundepo" w:date="2022-11-06T18:26:00Z">
        <w:r w:rsidRPr="006F1E80" w:rsidDel="006F1C28">
          <w:rPr>
            <w:rFonts w:ascii="Times New Roman" w:hAnsi="Times New Roman" w:cs="Times New Roman"/>
            <w:sz w:val="24"/>
            <w:szCs w:val="24"/>
          </w:rPr>
          <w:delText>9</w:delText>
        </w:r>
      </w:del>
      <w:r w:rsidRPr="006F1E80">
        <w:rPr>
          <w:rFonts w:ascii="Times New Roman" w:hAnsi="Times New Roman" w:cs="Times New Roman"/>
          <w:sz w:val="24"/>
          <w:szCs w:val="24"/>
        </w:rPr>
        <w:t xml:space="preserve">, it is </w:t>
      </w:r>
      <w:r w:rsidR="001F7F1E" w:rsidRPr="006F1E80">
        <w:rPr>
          <w:rFonts w:ascii="Times New Roman" w:hAnsi="Times New Roman" w:cs="Times New Roman"/>
          <w:sz w:val="24"/>
          <w:szCs w:val="24"/>
        </w:rPr>
        <w:t>pretty</w:t>
      </w:r>
      <w:r w:rsidRPr="006F1E80">
        <w:rPr>
          <w:rFonts w:ascii="Times New Roman" w:hAnsi="Times New Roman" w:cs="Times New Roman"/>
          <w:sz w:val="24"/>
          <w:szCs w:val="24"/>
        </w:rPr>
        <w:t xml:space="preserve"> clear that the best model that provided the best prediction performance among all the ten classifiers considered is the SVM. The SVM outperformed other classifiers, as evident by the </w:t>
      </w:r>
      <w:r w:rsidR="00F5411A" w:rsidRPr="006F1E80">
        <w:rPr>
          <w:rFonts w:ascii="Times New Roman" w:hAnsi="Times New Roman" w:cs="Times New Roman"/>
          <w:sz w:val="24"/>
          <w:szCs w:val="24"/>
        </w:rPr>
        <w:t>assessment metrics result</w:t>
      </w:r>
      <w:r w:rsidRPr="006F1E80">
        <w:rPr>
          <w:rFonts w:ascii="Times New Roman" w:hAnsi="Times New Roman" w:cs="Times New Roman"/>
          <w:sz w:val="24"/>
          <w:szCs w:val="24"/>
        </w:rPr>
        <w:t>s except for the Specificity where SVM came 2nd</w:t>
      </w:r>
      <w:del w:id="524" w:author="Ezekiel Ogundepo" w:date="2022-11-06T18:42:00Z">
        <w:r w:rsidRPr="006F1E80" w:rsidDel="002F770F">
          <w:rPr>
            <w:rFonts w:ascii="Times New Roman" w:hAnsi="Times New Roman" w:cs="Times New Roman"/>
            <w:sz w:val="24"/>
            <w:szCs w:val="24"/>
          </w:rPr>
          <w:delText xml:space="preserve">, as shown in </w:delText>
        </w:r>
        <w:r w:rsidR="002E03BE" w:rsidRPr="006F1E80" w:rsidDel="002F770F">
          <w:rPr>
            <w:rFonts w:ascii="Times New Roman" w:hAnsi="Times New Roman" w:cs="Times New Roman"/>
            <w:sz w:val="24"/>
            <w:szCs w:val="24"/>
          </w:rPr>
          <w:delText xml:space="preserve">Figure </w:delText>
        </w:r>
      </w:del>
      <w:del w:id="525" w:author="Ezekiel Ogundepo" w:date="2022-11-06T18:28:00Z">
        <w:r w:rsidR="002E03BE" w:rsidRPr="006F1E80" w:rsidDel="006F1C28">
          <w:rPr>
            <w:rFonts w:ascii="Times New Roman" w:hAnsi="Times New Roman" w:cs="Times New Roman"/>
            <w:sz w:val="24"/>
            <w:szCs w:val="24"/>
          </w:rPr>
          <w:delText>6</w:delText>
        </w:r>
      </w:del>
      <w:r w:rsidRPr="006F1E80">
        <w:rPr>
          <w:rFonts w:ascii="Times New Roman" w:hAnsi="Times New Roman" w:cs="Times New Roman"/>
          <w:sz w:val="24"/>
          <w:szCs w:val="24"/>
        </w:rPr>
        <w:t xml:space="preserve">.   </w:t>
      </w:r>
    </w:p>
    <w:p w14:paraId="440EEBF2" w14:textId="7AA24942" w:rsidR="002C21AF" w:rsidRPr="006F1E80" w:rsidRDefault="00BB2332" w:rsidP="00BB2332">
      <w:pPr>
        <w:pStyle w:val="Heading2"/>
        <w:rPr>
          <w:b/>
          <w:bCs w:val="0"/>
        </w:rPr>
      </w:pPr>
      <w:r w:rsidRPr="006F1E80">
        <w:rPr>
          <w:b/>
          <w:bCs w:val="0"/>
        </w:rPr>
        <w:t>3.3</w:t>
      </w:r>
      <w:r w:rsidRPr="006F1E80">
        <w:rPr>
          <w:b/>
          <w:bCs w:val="0"/>
        </w:rPr>
        <w:tab/>
      </w:r>
      <w:r w:rsidR="007579BF" w:rsidRPr="006F1E80">
        <w:rPr>
          <w:b/>
          <w:bCs w:val="0"/>
        </w:rPr>
        <w:t>Validation Results</w:t>
      </w:r>
    </w:p>
    <w:p w14:paraId="5AF41667" w14:textId="5434C9D3" w:rsidR="00FB40DB" w:rsidRPr="006F1E80" w:rsidRDefault="00FB40DB" w:rsidP="00FB40DB">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 xml:space="preserve">As remarked in </w:t>
      </w:r>
      <w:ins w:id="526" w:author="Ezekiel Ogundepo" w:date="2022-11-06T18:36:00Z">
        <w:r w:rsidR="00DB27E8" w:rsidRPr="00504335">
          <w:rPr>
            <w:rFonts w:ascii="Times New Roman" w:hAnsi="Times New Roman" w:cs="Times New Roman"/>
            <w:sz w:val="24"/>
            <w:szCs w:val="24"/>
          </w:rPr>
          <w:fldChar w:fldCharType="begin"/>
        </w:r>
      </w:ins>
      <w:ins w:id="527" w:author="Ezekiel Ogundepo" w:date="2022-11-06T18:37:00Z">
        <w:r w:rsidR="00DB27E8">
          <w:rPr>
            <w:rFonts w:ascii="Times New Roman" w:hAnsi="Times New Roman" w:cs="Times New Roman"/>
            <w:sz w:val="24"/>
            <w:szCs w:val="24"/>
          </w:rPr>
          <w:instrText>HYPERLINK  \l "_2.1.1_The_Training"</w:instrText>
        </w:r>
      </w:ins>
      <w:ins w:id="528" w:author="Ezekiel Ogundepo" w:date="2022-11-06T18:36:00Z">
        <w:r w:rsidR="00DB27E8" w:rsidRPr="00504335">
          <w:rPr>
            <w:rFonts w:ascii="Times New Roman" w:hAnsi="Times New Roman" w:cs="Times New Roman"/>
            <w:sz w:val="24"/>
            <w:szCs w:val="24"/>
          </w:rPr>
          <w:fldChar w:fldCharType="separate"/>
        </w:r>
      </w:ins>
      <w:ins w:id="529" w:author="Ezekiel Ogundepo" w:date="2022-11-06T18:37:00Z">
        <w:r w:rsidR="00DB27E8">
          <w:rPr>
            <w:rStyle w:val="Hyperlink"/>
            <w:rFonts w:ascii="Times New Roman" w:hAnsi="Times New Roman" w:cs="Times New Roman"/>
            <w:color w:val="auto"/>
            <w:sz w:val="24"/>
            <w:szCs w:val="24"/>
            <w:u w:val="none"/>
          </w:rPr>
          <w:t>section 2.1.1</w:t>
        </w:r>
      </w:ins>
      <w:ins w:id="530" w:author="Ezekiel Ogundepo" w:date="2022-11-06T18:36:00Z">
        <w:r w:rsidR="00DB27E8" w:rsidRPr="00504335">
          <w:rPr>
            <w:rFonts w:ascii="Times New Roman" w:hAnsi="Times New Roman" w:cs="Times New Roman"/>
            <w:sz w:val="24"/>
            <w:szCs w:val="24"/>
          </w:rPr>
          <w:fldChar w:fldCharType="end"/>
        </w:r>
      </w:ins>
      <w:r w:rsidRPr="00FA4425">
        <w:rPr>
          <w:rFonts w:ascii="Times New Roman" w:hAnsi="Times New Roman" w:cs="Times New Roman"/>
          <w:sz w:val="24"/>
          <w:szCs w:val="24"/>
        </w:rPr>
        <w:t xml:space="preserve">, </w:t>
      </w:r>
      <w:r w:rsidRPr="006F1E80">
        <w:rPr>
          <w:rFonts w:ascii="Times New Roman" w:hAnsi="Times New Roman" w:cs="Times New Roman"/>
          <w:sz w:val="24"/>
          <w:szCs w:val="24"/>
        </w:rPr>
        <w:t xml:space="preserve">we validated the classification results obtained from the ten models fitted to the Cleveland data using the Statlog data. </w:t>
      </w:r>
    </w:p>
    <w:p w14:paraId="0DEEE18F" w14:textId="0777B102" w:rsidR="00FB40DB" w:rsidRPr="006F1E80" w:rsidRDefault="00FB40DB" w:rsidP="00FB40DB">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The results obtained from the test data showed that the best classifier chosen by all the models</w:t>
      </w:r>
      <w:r w:rsidR="00373200" w:rsidRPr="006F1E80">
        <w:rPr>
          <w:rFonts w:ascii="Times New Roman" w:hAnsi="Times New Roman" w:cs="Times New Roman"/>
          <w:sz w:val="24"/>
          <w:szCs w:val="24"/>
        </w:rPr>
        <w:t>’</w:t>
      </w:r>
      <w:r w:rsidRPr="006F1E80">
        <w:rPr>
          <w:rFonts w:ascii="Times New Roman" w:hAnsi="Times New Roman" w:cs="Times New Roman"/>
          <w:sz w:val="24"/>
          <w:szCs w:val="24"/>
        </w:rPr>
        <w:t xml:space="preserve"> assessment criteria adopted in this study is the SVM. This final chosen model (SVM) prediction performance, as reported in </w:t>
      </w:r>
      <w:r w:rsidR="00A84F68" w:rsidRPr="006F1E80">
        <w:rPr>
          <w:rFonts w:ascii="Times New Roman" w:hAnsi="Times New Roman" w:cs="Times New Roman"/>
          <w:sz w:val="24"/>
          <w:szCs w:val="24"/>
        </w:rPr>
        <w:t>Figure</w:t>
      </w:r>
      <w:r w:rsidR="001F7F1E" w:rsidRPr="006F1E80">
        <w:rPr>
          <w:rFonts w:ascii="Times New Roman" w:hAnsi="Times New Roman" w:cs="Times New Roman"/>
          <w:sz w:val="24"/>
          <w:szCs w:val="24"/>
        </w:rPr>
        <w:t>s</w:t>
      </w:r>
      <w:r w:rsidRPr="006F1E80">
        <w:rPr>
          <w:rFonts w:ascii="Times New Roman" w:hAnsi="Times New Roman" w:cs="Times New Roman"/>
          <w:sz w:val="24"/>
          <w:szCs w:val="24"/>
        </w:rPr>
        <w:t xml:space="preserve"> </w:t>
      </w:r>
      <w:ins w:id="531" w:author="Ezekiel Ogundepo" w:date="2022-11-06T18:38:00Z">
        <w:r w:rsidR="002F770F" w:rsidRPr="002F770F">
          <w:rPr>
            <w:rFonts w:ascii="Times New Roman" w:hAnsi="Times New Roman" w:cs="Times New Roman"/>
            <w:sz w:val="24"/>
            <w:szCs w:val="24"/>
            <w:rPrChange w:id="532" w:author="Ezekiel Ogundepo" w:date="2022-11-06T18:41:00Z">
              <w:rPr>
                <w:rFonts w:ascii="Times New Roman" w:hAnsi="Times New Roman" w:cs="Times New Roman"/>
                <w:sz w:val="24"/>
                <w:szCs w:val="24"/>
                <w:highlight w:val="yellow"/>
              </w:rPr>
            </w:rPrChange>
          </w:rPr>
          <w:t>6</w:t>
        </w:r>
      </w:ins>
      <w:del w:id="533" w:author="Ezekiel Ogundepo" w:date="2022-11-06T18:38:00Z">
        <w:r w:rsidR="00A84F68" w:rsidRPr="002F770F" w:rsidDel="002F770F">
          <w:rPr>
            <w:rFonts w:ascii="Times New Roman" w:hAnsi="Times New Roman" w:cs="Times New Roman"/>
            <w:sz w:val="24"/>
            <w:szCs w:val="24"/>
          </w:rPr>
          <w:delText>4</w:delText>
        </w:r>
      </w:del>
      <w:r w:rsidRPr="002F770F">
        <w:rPr>
          <w:rFonts w:ascii="Times New Roman" w:hAnsi="Times New Roman" w:cs="Times New Roman"/>
          <w:sz w:val="24"/>
          <w:szCs w:val="24"/>
        </w:rPr>
        <w:t xml:space="preserve"> to 1</w:t>
      </w:r>
      <w:del w:id="534" w:author="Ezekiel Ogundepo" w:date="2022-11-06T18:38:00Z">
        <w:r w:rsidR="00A84F68" w:rsidRPr="002F770F" w:rsidDel="002F770F">
          <w:rPr>
            <w:rFonts w:ascii="Times New Roman" w:hAnsi="Times New Roman" w:cs="Times New Roman"/>
            <w:sz w:val="24"/>
            <w:szCs w:val="24"/>
          </w:rPr>
          <w:delText>0</w:delText>
        </w:r>
      </w:del>
      <w:ins w:id="535" w:author="Ezekiel Ogundepo" w:date="2022-11-06T18:39:00Z">
        <w:r w:rsidR="002F770F" w:rsidRPr="002F770F">
          <w:rPr>
            <w:rFonts w:ascii="Times New Roman" w:hAnsi="Times New Roman" w:cs="Times New Roman"/>
            <w:sz w:val="24"/>
            <w:szCs w:val="24"/>
          </w:rPr>
          <w:t>1</w:t>
        </w:r>
      </w:ins>
      <w:ins w:id="536" w:author="Ezekiel Ogundepo" w:date="2022-11-06T18:43:00Z">
        <w:r w:rsidR="00EC395A">
          <w:rPr>
            <w:rFonts w:ascii="Times New Roman" w:hAnsi="Times New Roman" w:cs="Times New Roman"/>
            <w:sz w:val="24"/>
            <w:szCs w:val="24"/>
          </w:rPr>
          <w:t xml:space="preserve"> and whose median</w:t>
        </w:r>
      </w:ins>
      <w:ins w:id="537" w:author="Ezekiel Ogundepo" w:date="2022-11-06T18:48:00Z">
        <w:r w:rsidR="00EC395A">
          <w:rPr>
            <w:rFonts w:ascii="Times New Roman" w:hAnsi="Times New Roman" w:cs="Times New Roman"/>
            <w:sz w:val="24"/>
            <w:szCs w:val="24"/>
          </w:rPr>
          <w:t xml:space="preserve"> rank</w:t>
        </w:r>
      </w:ins>
      <w:ins w:id="538" w:author="Ezekiel Ogundepo" w:date="2022-11-06T18:43:00Z">
        <w:r w:rsidR="00EC395A">
          <w:rPr>
            <w:rFonts w:ascii="Times New Roman" w:hAnsi="Times New Roman" w:cs="Times New Roman"/>
            <w:sz w:val="24"/>
            <w:szCs w:val="24"/>
          </w:rPr>
          <w:t xml:space="preserve"> report is </w:t>
        </w:r>
      </w:ins>
      <w:ins w:id="539" w:author="Ezekiel Ogundepo" w:date="2022-11-06T18:44:00Z">
        <w:r w:rsidR="00EC395A">
          <w:rPr>
            <w:rFonts w:ascii="Times New Roman" w:hAnsi="Times New Roman" w:cs="Times New Roman"/>
            <w:sz w:val="24"/>
            <w:szCs w:val="24"/>
          </w:rPr>
          <w:t xml:space="preserve">in Table </w:t>
        </w:r>
      </w:ins>
      <w:ins w:id="540" w:author="Ezekiel Ogundepo" w:date="2022-11-06T18:55:00Z">
        <w:r w:rsidR="00F161C9">
          <w:rPr>
            <w:rFonts w:ascii="Times New Roman" w:hAnsi="Times New Roman" w:cs="Times New Roman"/>
            <w:sz w:val="24"/>
            <w:szCs w:val="24"/>
          </w:rPr>
          <w:t>5</w:t>
        </w:r>
      </w:ins>
      <w:del w:id="541" w:author="Ezekiel Ogundepo" w:date="2022-11-06T18:43:00Z">
        <w:r w:rsidRPr="006F1E80" w:rsidDel="00EC395A">
          <w:rPr>
            <w:rFonts w:ascii="Times New Roman" w:hAnsi="Times New Roman" w:cs="Times New Roman"/>
            <w:sz w:val="24"/>
            <w:szCs w:val="24"/>
          </w:rPr>
          <w:delText>,</w:delText>
        </w:r>
      </w:del>
      <w:r w:rsidRPr="006F1E80">
        <w:rPr>
          <w:rFonts w:ascii="Times New Roman" w:hAnsi="Times New Roman" w:cs="Times New Roman"/>
          <w:sz w:val="24"/>
          <w:szCs w:val="24"/>
        </w:rPr>
        <w:t xml:space="preserve"> revealed that the SVM yielded good predictive </w:t>
      </w:r>
      <w:r w:rsidR="004F5BF9" w:rsidRPr="006F1E80">
        <w:rPr>
          <w:rFonts w:ascii="Times New Roman" w:hAnsi="Times New Roman" w:cs="Times New Roman"/>
          <w:sz w:val="24"/>
          <w:szCs w:val="24"/>
        </w:rPr>
        <w:t xml:space="preserve">evaluation </w:t>
      </w:r>
      <w:r w:rsidRPr="006F1E80">
        <w:rPr>
          <w:rFonts w:ascii="Times New Roman" w:hAnsi="Times New Roman" w:cs="Times New Roman"/>
          <w:sz w:val="24"/>
          <w:szCs w:val="24"/>
        </w:rPr>
        <w:t>results with 85% Accuracy, 87% Precision, 82% Sensitivity, 88% Specificity, 91% AUC, and 38% Log-Loss value.</w:t>
      </w:r>
    </w:p>
    <w:p w14:paraId="4949364C" w14:textId="7CCA29C4" w:rsidR="00E313EF" w:rsidRPr="006F1E80" w:rsidRDefault="001D528A" w:rsidP="00F5411A">
      <w:pPr>
        <w:spacing w:line="360" w:lineRule="auto"/>
        <w:jc w:val="both"/>
        <w:rPr>
          <w:rFonts w:ascii="Times New Roman" w:hAnsi="Times New Roman" w:cs="Times New Roman"/>
          <w:sz w:val="24"/>
          <w:szCs w:val="24"/>
        </w:rPr>
      </w:pPr>
      <w:del w:id="542" w:author="Ezekiel Ogundepo" w:date="2022-11-06T18:41:00Z">
        <w:r w:rsidRPr="006F1E80" w:rsidDel="002F770F">
          <w:rPr>
            <w:rStyle w:val="Hyperlink"/>
            <w:rFonts w:ascii="Times New Roman" w:hAnsi="Times New Roman" w:cs="Times New Roman"/>
            <w:color w:val="auto"/>
            <w:sz w:val="24"/>
            <w:szCs w:val="24"/>
            <w:u w:val="none"/>
          </w:rPr>
          <w:lastRenderedPageBreak/>
          <w:delText>Prediction results from the validation data showed that the best-chosen model (SVM) yielded an accuracy of 87.04%, Precision of 85.1%, Sensitivity of 85.8%, Specificity of 88%, AUC of 93%, Logloss of 36.1%, and F1-score of 85.5%</w:delText>
        </w:r>
        <w:r w:rsidR="00F5411A" w:rsidRPr="006F1E80" w:rsidDel="002F770F">
          <w:rPr>
            <w:rStyle w:val="Hyperlink"/>
            <w:rFonts w:ascii="Times New Roman" w:hAnsi="Times New Roman" w:cs="Times New Roman"/>
            <w:color w:val="auto"/>
            <w:sz w:val="24"/>
            <w:szCs w:val="24"/>
            <w:u w:val="none"/>
          </w:rPr>
          <w:delText xml:space="preserve"> as shown in Figure 1</w:delText>
        </w:r>
      </w:del>
      <w:del w:id="543" w:author="Ezekiel Ogundepo" w:date="2022-11-06T18:40:00Z">
        <w:r w:rsidR="00F5411A" w:rsidRPr="006F1E80" w:rsidDel="002F770F">
          <w:rPr>
            <w:rStyle w:val="Hyperlink"/>
            <w:rFonts w:ascii="Times New Roman" w:hAnsi="Times New Roman" w:cs="Times New Roman"/>
            <w:color w:val="auto"/>
            <w:sz w:val="24"/>
            <w:szCs w:val="24"/>
            <w:u w:val="none"/>
          </w:rPr>
          <w:delText>0</w:delText>
        </w:r>
      </w:del>
      <w:del w:id="544" w:author="Ezekiel Ogundepo" w:date="2022-11-06T18:41:00Z">
        <w:r w:rsidRPr="006F1E80" w:rsidDel="002F770F">
          <w:rPr>
            <w:rStyle w:val="Hyperlink"/>
            <w:rFonts w:ascii="Times New Roman" w:hAnsi="Times New Roman" w:cs="Times New Roman"/>
            <w:color w:val="auto"/>
            <w:sz w:val="24"/>
            <w:szCs w:val="24"/>
            <w:u w:val="none"/>
          </w:rPr>
          <w:delText xml:space="preserve">. These prediction results are </w:delText>
        </w:r>
        <w:r w:rsidR="00F5411A" w:rsidRPr="006F1E80" w:rsidDel="002F770F">
          <w:rPr>
            <w:rStyle w:val="Hyperlink"/>
            <w:rFonts w:ascii="Times New Roman" w:hAnsi="Times New Roman" w:cs="Times New Roman"/>
            <w:color w:val="auto"/>
            <w:sz w:val="24"/>
            <w:szCs w:val="24"/>
            <w:u w:val="none"/>
          </w:rPr>
          <w:delText>similar to the SVM model results on the test data, as reported earlier</w:delText>
        </w:r>
        <w:r w:rsidRPr="006F1E80" w:rsidDel="002F770F">
          <w:rPr>
            <w:rStyle w:val="Hyperlink"/>
            <w:rFonts w:ascii="Times New Roman" w:hAnsi="Times New Roman" w:cs="Times New Roman"/>
            <w:color w:val="auto"/>
            <w:sz w:val="24"/>
            <w:szCs w:val="24"/>
            <w:u w:val="none"/>
          </w:rPr>
          <w:delText>.</w:delText>
        </w:r>
      </w:del>
      <w:r w:rsidR="00E313EF" w:rsidRPr="006F1E80">
        <w:rPr>
          <w:rFonts w:ascii="Times New Roman" w:hAnsi="Times New Roman" w:cs="Times New Roman"/>
          <w:b/>
          <w:noProof/>
          <w:sz w:val="24"/>
          <w:szCs w:val="24"/>
          <w:lang w:val="en-US"/>
        </w:rPr>
        <mc:AlternateContent>
          <mc:Choice Requires="wpg">
            <w:drawing>
              <wp:anchor distT="0" distB="0" distL="114300" distR="114300" simplePos="0" relativeHeight="251666432" behindDoc="0" locked="0" layoutInCell="1" allowOverlap="1" wp14:anchorId="5886FA54" wp14:editId="5C8E1F6A">
                <wp:simplePos x="0" y="0"/>
                <wp:positionH relativeFrom="column">
                  <wp:posOffset>101600</wp:posOffset>
                </wp:positionH>
                <wp:positionV relativeFrom="paragraph">
                  <wp:posOffset>135890</wp:posOffset>
                </wp:positionV>
                <wp:extent cx="5429250" cy="3282950"/>
                <wp:effectExtent l="0" t="0" r="0" b="0"/>
                <wp:wrapThrough wrapText="bothSides">
                  <wp:wrapPolygon edited="0">
                    <wp:start x="0" y="0"/>
                    <wp:lineTo x="0" y="21433"/>
                    <wp:lineTo x="21524" y="21433"/>
                    <wp:lineTo x="21524" y="0"/>
                    <wp:lineTo x="0" y="0"/>
                  </wp:wrapPolygon>
                </wp:wrapThrough>
                <wp:docPr id="2" name="Group 2"/>
                <wp:cNvGraphicFramePr/>
                <a:graphic xmlns:a="http://schemas.openxmlformats.org/drawingml/2006/main">
                  <a:graphicData uri="http://schemas.microsoft.com/office/word/2010/wordprocessingGroup">
                    <wpg:wgp>
                      <wpg:cNvGrpSpPr/>
                      <wpg:grpSpPr>
                        <a:xfrm>
                          <a:off x="0" y="0"/>
                          <a:ext cx="5429250" cy="3282950"/>
                          <a:chOff x="0" y="0"/>
                          <a:chExt cx="5923915" cy="3726180"/>
                        </a:xfrm>
                      </wpg:grpSpPr>
                      <pic:pic xmlns:pic="http://schemas.openxmlformats.org/drawingml/2006/picture">
                        <pic:nvPicPr>
                          <pic:cNvPr id="12" name="Picture 12"/>
                          <pic:cNvPicPr>
                            <a:picLocks noChangeAspect="1"/>
                          </pic:cNvPicPr>
                        </pic:nvPicPr>
                        <pic:blipFill rotWithShape="1">
                          <a:blip r:embed="rId48" cstate="print">
                            <a:extLst>
                              <a:ext uri="{28A0092B-C50C-407E-A947-70E740481C1C}">
                                <a14:useLocalDpi xmlns:a14="http://schemas.microsoft.com/office/drawing/2010/main" val="0"/>
                              </a:ext>
                            </a:extLst>
                          </a:blip>
                          <a:srcRect l="1923" t="6604" r="4327" b="35143"/>
                          <a:stretch/>
                        </pic:blipFill>
                        <pic:spPr bwMode="auto">
                          <a:xfrm>
                            <a:off x="0" y="0"/>
                            <a:ext cx="5922010" cy="25520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 name="Picture 1"/>
                          <pic:cNvPicPr>
                            <a:picLocks noChangeAspect="1"/>
                          </pic:cNvPicPr>
                        </pic:nvPicPr>
                        <pic:blipFill rotWithShape="1">
                          <a:blip r:embed="rId49" cstate="print">
                            <a:extLst>
                              <a:ext uri="{28A0092B-C50C-407E-A947-70E740481C1C}">
                                <a14:useLocalDpi xmlns:a14="http://schemas.microsoft.com/office/drawing/2010/main" val="0"/>
                              </a:ext>
                            </a:extLst>
                          </a:blip>
                          <a:srcRect l="1923" t="71161" r="4327" b="2712"/>
                          <a:stretch/>
                        </pic:blipFill>
                        <pic:spPr bwMode="auto">
                          <a:xfrm>
                            <a:off x="0" y="2581275"/>
                            <a:ext cx="5923915" cy="114490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84B5100" id="Group 2" o:spid="_x0000_s1026" style="position:absolute;margin-left:8pt;margin-top:10.7pt;width:427.5pt;height:258.5pt;z-index:251666432;mso-width-relative:margin;mso-height-relative:margin" coordsize="59239,37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">
                <v:shape id="Picture 12" o:spid="_x0000_s1027" type="#_x0000_t75" style="position:absolute;width:59220;height:25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">
                  <v:imagedata r:id="rId50" o:title="" croptop="4328f" cropbottom="23031f" cropleft="1260f" cropright="2836f"/>
                </v:shape>
                <v:shape id="Picture 1" o:spid="_x0000_s1028" type="#_x0000_t75" style="position:absolute;top:25812;width:59239;height:11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">
                  <v:imagedata r:id="rId51" o:title="" croptop="46636f" cropbottom="1777f" cropleft="1260f" cropright="2836f"/>
                </v:shape>
                <w10:wrap type="through"/>
              </v:group>
            </w:pict>
          </mc:Fallback>
        </mc:AlternateContent>
      </w:r>
    </w:p>
    <w:p w14:paraId="47AD70FE" w14:textId="77777777" w:rsidR="00ED4705" w:rsidRDefault="00ED4705" w:rsidP="00F5411A">
      <w:pPr>
        <w:spacing w:line="360" w:lineRule="auto"/>
        <w:jc w:val="both"/>
        <w:rPr>
          <w:rFonts w:ascii="Times New Roman" w:hAnsi="Times New Roman" w:cs="Times New Roman"/>
          <w:b/>
          <w:noProof/>
        </w:rPr>
      </w:pPr>
    </w:p>
    <w:p w14:paraId="6C127442" w14:textId="77777777" w:rsidR="00ED4705" w:rsidRDefault="00ED4705" w:rsidP="00F5411A">
      <w:pPr>
        <w:spacing w:line="360" w:lineRule="auto"/>
        <w:jc w:val="both"/>
        <w:rPr>
          <w:rFonts w:ascii="Times New Roman" w:hAnsi="Times New Roman" w:cs="Times New Roman"/>
          <w:b/>
          <w:noProof/>
        </w:rPr>
      </w:pPr>
    </w:p>
    <w:p w14:paraId="5E2FA087" w14:textId="77777777" w:rsidR="00ED4705" w:rsidRDefault="00ED4705" w:rsidP="00F5411A">
      <w:pPr>
        <w:spacing w:line="360" w:lineRule="auto"/>
        <w:jc w:val="both"/>
        <w:rPr>
          <w:rFonts w:ascii="Times New Roman" w:hAnsi="Times New Roman" w:cs="Times New Roman"/>
          <w:b/>
          <w:noProof/>
        </w:rPr>
      </w:pPr>
    </w:p>
    <w:p w14:paraId="5B0BBB25" w14:textId="77777777" w:rsidR="00ED4705" w:rsidRDefault="00ED4705" w:rsidP="00F5411A">
      <w:pPr>
        <w:spacing w:line="360" w:lineRule="auto"/>
        <w:jc w:val="both"/>
        <w:rPr>
          <w:rFonts w:ascii="Times New Roman" w:hAnsi="Times New Roman" w:cs="Times New Roman"/>
          <w:b/>
          <w:noProof/>
        </w:rPr>
      </w:pPr>
    </w:p>
    <w:p w14:paraId="56ACF875" w14:textId="77777777" w:rsidR="00ED4705" w:rsidRDefault="00ED4705" w:rsidP="00F5411A">
      <w:pPr>
        <w:spacing w:line="360" w:lineRule="auto"/>
        <w:jc w:val="both"/>
        <w:rPr>
          <w:rFonts w:ascii="Times New Roman" w:hAnsi="Times New Roman" w:cs="Times New Roman"/>
          <w:b/>
          <w:noProof/>
        </w:rPr>
      </w:pPr>
    </w:p>
    <w:p w14:paraId="3FD2DC6F" w14:textId="77777777" w:rsidR="00ED4705" w:rsidRDefault="00ED4705" w:rsidP="00F5411A">
      <w:pPr>
        <w:spacing w:line="360" w:lineRule="auto"/>
        <w:jc w:val="both"/>
        <w:rPr>
          <w:rFonts w:ascii="Times New Roman" w:hAnsi="Times New Roman" w:cs="Times New Roman"/>
          <w:b/>
          <w:noProof/>
        </w:rPr>
      </w:pPr>
    </w:p>
    <w:p w14:paraId="43DB1188" w14:textId="77777777" w:rsidR="00ED4705" w:rsidRDefault="00ED4705" w:rsidP="00F5411A">
      <w:pPr>
        <w:spacing w:line="360" w:lineRule="auto"/>
        <w:jc w:val="both"/>
        <w:rPr>
          <w:rFonts w:ascii="Times New Roman" w:hAnsi="Times New Roman" w:cs="Times New Roman"/>
          <w:b/>
          <w:noProof/>
        </w:rPr>
      </w:pPr>
    </w:p>
    <w:p w14:paraId="15C012D7" w14:textId="77777777" w:rsidR="00ED4705" w:rsidRDefault="00ED4705" w:rsidP="00F5411A">
      <w:pPr>
        <w:spacing w:line="360" w:lineRule="auto"/>
        <w:jc w:val="both"/>
        <w:rPr>
          <w:rFonts w:ascii="Times New Roman" w:hAnsi="Times New Roman" w:cs="Times New Roman"/>
          <w:b/>
          <w:noProof/>
        </w:rPr>
      </w:pPr>
    </w:p>
    <w:p w14:paraId="73A56FDA" w14:textId="77777777" w:rsidR="00ED4705" w:rsidRDefault="00ED4705" w:rsidP="00F5411A">
      <w:pPr>
        <w:spacing w:line="360" w:lineRule="auto"/>
        <w:jc w:val="both"/>
        <w:rPr>
          <w:rFonts w:ascii="Times New Roman" w:hAnsi="Times New Roman" w:cs="Times New Roman"/>
          <w:b/>
          <w:noProof/>
        </w:rPr>
      </w:pPr>
    </w:p>
    <w:p w14:paraId="00180165" w14:textId="4ACC7084" w:rsidR="00ED4705" w:rsidDel="00092831" w:rsidRDefault="00ED4705" w:rsidP="00F5411A">
      <w:pPr>
        <w:spacing w:line="360" w:lineRule="auto"/>
        <w:jc w:val="both"/>
        <w:rPr>
          <w:del w:id="545" w:author="Ezekiel Ogundepo" w:date="2022-11-06T18:13:00Z"/>
          <w:rFonts w:ascii="Times New Roman" w:hAnsi="Times New Roman" w:cs="Times New Roman"/>
          <w:b/>
          <w:noProof/>
        </w:rPr>
      </w:pPr>
    </w:p>
    <w:p w14:paraId="06ABEC40" w14:textId="72B137F7" w:rsidR="007579BF" w:rsidRDefault="007579BF" w:rsidP="00F5411A">
      <w:pPr>
        <w:spacing w:line="360" w:lineRule="auto"/>
        <w:jc w:val="both"/>
        <w:rPr>
          <w:ins w:id="546" w:author="Ezekiel Ogundepo" w:date="2022-11-06T18:41:00Z"/>
          <w:rFonts w:ascii="Times New Roman" w:hAnsi="Times New Roman" w:cs="Times New Roman"/>
        </w:rPr>
      </w:pPr>
      <w:r w:rsidRPr="006F1E80">
        <w:rPr>
          <w:rFonts w:ascii="Times New Roman" w:hAnsi="Times New Roman" w:cs="Times New Roman"/>
          <w:b/>
          <w:noProof/>
        </w:rPr>
        <w:t>Fig</w:t>
      </w:r>
      <w:r w:rsidR="00ED4705">
        <w:rPr>
          <w:rFonts w:ascii="Times New Roman" w:hAnsi="Times New Roman" w:cs="Times New Roman"/>
          <w:b/>
          <w:noProof/>
        </w:rPr>
        <w:t>.</w:t>
      </w:r>
      <w:r w:rsidRPr="006F1E80">
        <w:rPr>
          <w:rFonts w:ascii="Times New Roman" w:hAnsi="Times New Roman" w:cs="Times New Roman"/>
          <w:b/>
        </w:rPr>
        <w:t xml:space="preserve"> 1</w:t>
      </w:r>
      <w:ins w:id="547" w:author="Ezekiel Ogundepo" w:date="2022-10-29T20:50:00Z">
        <w:r w:rsidR="00982F16">
          <w:rPr>
            <w:rFonts w:ascii="Times New Roman" w:hAnsi="Times New Roman" w:cs="Times New Roman"/>
            <w:b/>
          </w:rPr>
          <w:t>3</w:t>
        </w:r>
      </w:ins>
      <w:del w:id="548" w:author="Ezekiel Ogundepo" w:date="2022-10-29T20:50:00Z">
        <w:r w:rsidR="00F470AA" w:rsidRPr="006F1E80" w:rsidDel="00982F16">
          <w:rPr>
            <w:rFonts w:ascii="Times New Roman" w:hAnsi="Times New Roman" w:cs="Times New Roman"/>
            <w:b/>
          </w:rPr>
          <w:delText>0</w:delText>
        </w:r>
      </w:del>
      <w:r w:rsidRPr="006F1E80">
        <w:rPr>
          <w:rFonts w:ascii="Times New Roman" w:hAnsi="Times New Roman" w:cs="Times New Roman"/>
        </w:rPr>
        <w:t xml:space="preserve"> </w:t>
      </w:r>
      <w:r w:rsidR="00167613" w:rsidRPr="006F1E80">
        <w:rPr>
          <w:rFonts w:ascii="Times New Roman" w:hAnsi="Times New Roman" w:cs="Times New Roman"/>
        </w:rPr>
        <w:t>Prediction p</w:t>
      </w:r>
      <w:r w:rsidRPr="006F1E80">
        <w:rPr>
          <w:rFonts w:ascii="Times New Roman" w:hAnsi="Times New Roman" w:cs="Times New Roman"/>
        </w:rPr>
        <w:t xml:space="preserve">erformance of the best model (SVM) on validation data </w:t>
      </w:r>
      <w:r w:rsidR="00167613" w:rsidRPr="006F1E80">
        <w:rPr>
          <w:rFonts w:ascii="Times New Roman" w:hAnsi="Times New Roman" w:cs="Times New Roman"/>
        </w:rPr>
        <w:t>(</w:t>
      </w:r>
      <w:r w:rsidR="00FA4DA7" w:rsidRPr="006F1E80">
        <w:rPr>
          <w:rFonts w:ascii="Times New Roman" w:hAnsi="Times New Roman" w:cs="Times New Roman"/>
        </w:rPr>
        <w:t>Statlog</w:t>
      </w:r>
      <w:r w:rsidRPr="006F1E80">
        <w:rPr>
          <w:rFonts w:ascii="Times New Roman" w:hAnsi="Times New Roman" w:cs="Times New Roman"/>
        </w:rPr>
        <w:t xml:space="preserve"> heart disease data</w:t>
      </w:r>
      <w:r w:rsidR="00167613" w:rsidRPr="006F1E80">
        <w:rPr>
          <w:rFonts w:ascii="Times New Roman" w:hAnsi="Times New Roman" w:cs="Times New Roman"/>
        </w:rPr>
        <w:t>)</w:t>
      </w:r>
    </w:p>
    <w:p w14:paraId="527640A0" w14:textId="77777777" w:rsidR="002F770F" w:rsidRDefault="002F770F">
      <w:pPr>
        <w:spacing w:before="240" w:line="360" w:lineRule="auto"/>
        <w:jc w:val="both"/>
        <w:rPr>
          <w:ins w:id="549" w:author="Ezekiel Ogundepo" w:date="2022-11-06T18:41:00Z"/>
          <w:rStyle w:val="Hyperlink"/>
          <w:rFonts w:ascii="Times New Roman" w:hAnsi="Times New Roman" w:cs="Times New Roman"/>
          <w:color w:val="auto"/>
          <w:sz w:val="24"/>
          <w:szCs w:val="24"/>
          <w:u w:val="none"/>
        </w:rPr>
        <w:pPrChange w:id="550" w:author="Ezekiel Ogundepo" w:date="2022-11-06T18:41:00Z">
          <w:pPr>
            <w:spacing w:line="360" w:lineRule="auto"/>
            <w:jc w:val="both"/>
          </w:pPr>
        </w:pPrChange>
      </w:pPr>
      <w:ins w:id="551" w:author="Ezekiel Ogundepo" w:date="2022-11-06T18:41:00Z">
        <w:r w:rsidRPr="006F1E80">
          <w:rPr>
            <w:rStyle w:val="Hyperlink"/>
            <w:rFonts w:ascii="Times New Roman" w:hAnsi="Times New Roman" w:cs="Times New Roman"/>
            <w:color w:val="auto"/>
            <w:sz w:val="24"/>
            <w:szCs w:val="24"/>
            <w:u w:val="none"/>
          </w:rPr>
          <w:t xml:space="preserve">Prediction results from the validation data showed that the best-chosen model (SVM) yielded an accuracy of 87.04%, Precision of 85.1%, Sensitivity of 85.8%, Specificity of 88%, AUC of 93%, </w:t>
        </w:r>
        <w:proofErr w:type="spellStart"/>
        <w:r w:rsidRPr="006F1E80">
          <w:rPr>
            <w:rStyle w:val="Hyperlink"/>
            <w:rFonts w:ascii="Times New Roman" w:hAnsi="Times New Roman" w:cs="Times New Roman"/>
            <w:color w:val="auto"/>
            <w:sz w:val="24"/>
            <w:szCs w:val="24"/>
            <w:u w:val="none"/>
          </w:rPr>
          <w:t>Logloss</w:t>
        </w:r>
        <w:proofErr w:type="spellEnd"/>
        <w:r w:rsidRPr="006F1E80">
          <w:rPr>
            <w:rStyle w:val="Hyperlink"/>
            <w:rFonts w:ascii="Times New Roman" w:hAnsi="Times New Roman" w:cs="Times New Roman"/>
            <w:color w:val="auto"/>
            <w:sz w:val="24"/>
            <w:szCs w:val="24"/>
            <w:u w:val="none"/>
          </w:rPr>
          <w:t xml:space="preserve"> of 36.1%, and F1-score of 85.5% as shown in Figure 1</w:t>
        </w:r>
        <w:r>
          <w:rPr>
            <w:rStyle w:val="Hyperlink"/>
            <w:rFonts w:ascii="Times New Roman" w:hAnsi="Times New Roman" w:cs="Times New Roman"/>
            <w:color w:val="auto"/>
            <w:sz w:val="24"/>
            <w:szCs w:val="24"/>
            <w:u w:val="none"/>
          </w:rPr>
          <w:t>3</w:t>
        </w:r>
        <w:r w:rsidRPr="006F1E80">
          <w:rPr>
            <w:rStyle w:val="Hyperlink"/>
            <w:rFonts w:ascii="Times New Roman" w:hAnsi="Times New Roman" w:cs="Times New Roman"/>
            <w:color w:val="auto"/>
            <w:sz w:val="24"/>
            <w:szCs w:val="24"/>
            <w:u w:val="none"/>
          </w:rPr>
          <w:t>. These prediction results are similar to the SVM model results on the test data, as reported earlier.</w:t>
        </w:r>
      </w:ins>
    </w:p>
    <w:p w14:paraId="13BCF100" w14:textId="548DE37A" w:rsidR="002F770F" w:rsidRPr="006F1E80" w:rsidDel="00F161C9" w:rsidRDefault="002F770F" w:rsidP="00F5411A">
      <w:pPr>
        <w:spacing w:line="360" w:lineRule="auto"/>
        <w:jc w:val="both"/>
        <w:rPr>
          <w:del w:id="552" w:author="Ezekiel Ogundepo" w:date="2022-11-06T18:49:00Z"/>
          <w:rFonts w:ascii="Times New Roman" w:hAnsi="Times New Roman" w:cs="Times New Roman"/>
          <w:sz w:val="24"/>
          <w:szCs w:val="24"/>
        </w:rPr>
      </w:pPr>
    </w:p>
    <w:p w14:paraId="0B7E7AF5" w14:textId="75E2C05E" w:rsidR="00F37FD2" w:rsidRPr="006F1E80" w:rsidRDefault="00023BC8" w:rsidP="00A06155">
      <w:pPr>
        <w:pStyle w:val="Heading1"/>
        <w:spacing w:line="360" w:lineRule="auto"/>
        <w:rPr>
          <w:sz w:val="24"/>
          <w:szCs w:val="28"/>
        </w:rPr>
      </w:pPr>
      <w:r w:rsidRPr="006F1E80">
        <w:rPr>
          <w:sz w:val="24"/>
          <w:szCs w:val="28"/>
        </w:rPr>
        <w:t>4.0</w:t>
      </w:r>
      <w:r w:rsidRPr="006F1E80">
        <w:rPr>
          <w:sz w:val="24"/>
          <w:szCs w:val="28"/>
        </w:rPr>
        <w:tab/>
      </w:r>
      <w:r w:rsidR="00F37FD2" w:rsidRPr="006F1E80">
        <w:rPr>
          <w:sz w:val="24"/>
          <w:szCs w:val="28"/>
        </w:rPr>
        <w:t>Discussion of results</w:t>
      </w:r>
    </w:p>
    <w:p w14:paraId="342AC386" w14:textId="764A81FB" w:rsidR="00B77C9B" w:rsidRPr="006F1E80" w:rsidRDefault="00914F48" w:rsidP="00586EDD">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 xml:space="preserve">This study examines the prediction performances of ten selected state-of-the-art machine learning methods </w:t>
      </w:r>
      <w:r w:rsidR="007D646E" w:rsidRPr="006F1E80">
        <w:rPr>
          <w:rFonts w:ascii="Times New Roman" w:hAnsi="Times New Roman" w:cs="Times New Roman"/>
          <w:sz w:val="24"/>
          <w:szCs w:val="24"/>
        </w:rPr>
        <w:t>for predicting the heart disease status (present or absent) of groups of patients from two real-life publicly available data sets.</w:t>
      </w:r>
      <w:r w:rsidR="00130803" w:rsidRPr="006F1E80">
        <w:rPr>
          <w:rFonts w:ascii="Times New Roman" w:hAnsi="Times New Roman" w:cs="Times New Roman"/>
          <w:sz w:val="24"/>
          <w:szCs w:val="24"/>
        </w:rPr>
        <w:t xml:space="preserve"> R</w:t>
      </w:r>
      <w:r w:rsidR="007D646E" w:rsidRPr="006F1E80">
        <w:rPr>
          <w:rFonts w:ascii="Times New Roman" w:hAnsi="Times New Roman" w:cs="Times New Roman"/>
          <w:sz w:val="24"/>
          <w:szCs w:val="24"/>
        </w:rPr>
        <w:t>esults</w:t>
      </w:r>
      <w:r w:rsidR="007A0DCE" w:rsidRPr="006F1E80">
        <w:rPr>
          <w:rFonts w:ascii="Times New Roman" w:hAnsi="Times New Roman" w:cs="Times New Roman"/>
          <w:sz w:val="24"/>
          <w:szCs w:val="24"/>
        </w:rPr>
        <w:t xml:space="preserve"> obtained</w:t>
      </w:r>
      <w:r w:rsidR="007D646E" w:rsidRPr="006F1E80">
        <w:rPr>
          <w:rFonts w:ascii="Times New Roman" w:hAnsi="Times New Roman" w:cs="Times New Roman"/>
          <w:sz w:val="24"/>
          <w:szCs w:val="24"/>
        </w:rPr>
        <w:t xml:space="preserve"> in Figure</w:t>
      </w:r>
      <w:r w:rsidR="001F7F1E" w:rsidRPr="006F1E80">
        <w:rPr>
          <w:rFonts w:ascii="Times New Roman" w:hAnsi="Times New Roman" w:cs="Times New Roman"/>
          <w:sz w:val="24"/>
          <w:szCs w:val="24"/>
        </w:rPr>
        <w:t>s</w:t>
      </w:r>
      <w:r w:rsidR="007D646E" w:rsidRPr="006F1E80">
        <w:rPr>
          <w:rFonts w:ascii="Times New Roman" w:hAnsi="Times New Roman" w:cs="Times New Roman"/>
          <w:sz w:val="24"/>
          <w:szCs w:val="24"/>
        </w:rPr>
        <w:t xml:space="preserve"> </w:t>
      </w:r>
      <w:ins w:id="553" w:author="Ezekiel Ogundepo" w:date="2022-11-06T18:52:00Z">
        <w:r w:rsidR="00F161C9">
          <w:rPr>
            <w:rFonts w:ascii="Times New Roman" w:hAnsi="Times New Roman" w:cs="Times New Roman"/>
            <w:sz w:val="24"/>
            <w:szCs w:val="24"/>
          </w:rPr>
          <w:t>6</w:t>
        </w:r>
      </w:ins>
      <w:del w:id="554" w:author="Ezekiel Ogundepo" w:date="2022-11-06T18:52:00Z">
        <w:r w:rsidR="007D646E" w:rsidRPr="006F1E80" w:rsidDel="00F161C9">
          <w:rPr>
            <w:rFonts w:ascii="Times New Roman" w:hAnsi="Times New Roman" w:cs="Times New Roman"/>
            <w:sz w:val="24"/>
            <w:szCs w:val="24"/>
          </w:rPr>
          <w:delText>4</w:delText>
        </w:r>
      </w:del>
      <w:r w:rsidR="007D646E" w:rsidRPr="006F1E80">
        <w:rPr>
          <w:rFonts w:ascii="Times New Roman" w:hAnsi="Times New Roman" w:cs="Times New Roman"/>
          <w:sz w:val="24"/>
          <w:szCs w:val="24"/>
        </w:rPr>
        <w:t xml:space="preserve"> to </w:t>
      </w:r>
      <w:ins w:id="555" w:author="Ezekiel Ogundepo" w:date="2022-11-06T18:52:00Z">
        <w:r w:rsidR="00F161C9">
          <w:rPr>
            <w:rFonts w:ascii="Times New Roman" w:hAnsi="Times New Roman" w:cs="Times New Roman"/>
            <w:sz w:val="24"/>
            <w:szCs w:val="24"/>
          </w:rPr>
          <w:t>11</w:t>
        </w:r>
      </w:ins>
      <w:del w:id="556" w:author="Ezekiel Ogundepo" w:date="2022-11-06T18:52:00Z">
        <w:r w:rsidR="007D646E" w:rsidRPr="006F1E80" w:rsidDel="00F161C9">
          <w:rPr>
            <w:rFonts w:ascii="Times New Roman" w:hAnsi="Times New Roman" w:cs="Times New Roman"/>
            <w:sz w:val="24"/>
            <w:szCs w:val="24"/>
          </w:rPr>
          <w:delText>9</w:delText>
        </w:r>
      </w:del>
      <w:r w:rsidR="007D646E" w:rsidRPr="006F1E80">
        <w:rPr>
          <w:rFonts w:ascii="Times New Roman" w:hAnsi="Times New Roman" w:cs="Times New Roman"/>
          <w:sz w:val="24"/>
          <w:szCs w:val="24"/>
        </w:rPr>
        <w:t xml:space="preserve"> and Table 5</w:t>
      </w:r>
      <w:r w:rsidR="00130803" w:rsidRPr="006F1E80">
        <w:rPr>
          <w:rFonts w:ascii="Times New Roman" w:hAnsi="Times New Roman" w:cs="Times New Roman"/>
          <w:sz w:val="24"/>
          <w:szCs w:val="24"/>
        </w:rPr>
        <w:t xml:space="preserve"> showed</w:t>
      </w:r>
      <w:r w:rsidR="007D646E" w:rsidRPr="006F1E80">
        <w:rPr>
          <w:rFonts w:ascii="Times New Roman" w:hAnsi="Times New Roman" w:cs="Times New Roman"/>
          <w:sz w:val="24"/>
          <w:szCs w:val="24"/>
        </w:rPr>
        <w:t xml:space="preserve"> that choices made by one metric in evaluating the performance of a model </w:t>
      </w:r>
      <w:r w:rsidR="00130803" w:rsidRPr="006F1E80">
        <w:rPr>
          <w:rFonts w:ascii="Times New Roman" w:hAnsi="Times New Roman" w:cs="Times New Roman"/>
          <w:sz w:val="24"/>
          <w:szCs w:val="24"/>
        </w:rPr>
        <w:t>were</w:t>
      </w:r>
      <w:r w:rsidR="007D646E" w:rsidRPr="006F1E80">
        <w:rPr>
          <w:rFonts w:ascii="Times New Roman" w:hAnsi="Times New Roman" w:cs="Times New Roman"/>
          <w:sz w:val="24"/>
          <w:szCs w:val="24"/>
        </w:rPr>
        <w:t xml:space="preserve"> quite different from the choices made by another</w:t>
      </w:r>
      <w:r w:rsidR="001F7F1E" w:rsidRPr="006F1E80">
        <w:rPr>
          <w:rFonts w:ascii="Times New Roman" w:hAnsi="Times New Roman" w:cs="Times New Roman"/>
          <w:sz w:val="24"/>
          <w:szCs w:val="24"/>
        </w:rPr>
        <w:t>. Still,</w:t>
      </w:r>
      <w:r w:rsidR="007D646E" w:rsidRPr="006F1E80">
        <w:rPr>
          <w:rFonts w:ascii="Times New Roman" w:hAnsi="Times New Roman" w:cs="Times New Roman"/>
          <w:sz w:val="24"/>
          <w:szCs w:val="24"/>
        </w:rPr>
        <w:t xml:space="preserve"> overall, the Support Vector Machine (SVM) always perform</w:t>
      </w:r>
      <w:r w:rsidR="001F7F1E" w:rsidRPr="006F1E80">
        <w:rPr>
          <w:rFonts w:ascii="Times New Roman" w:hAnsi="Times New Roman" w:cs="Times New Roman"/>
          <w:sz w:val="24"/>
          <w:szCs w:val="24"/>
        </w:rPr>
        <w:t>s</w:t>
      </w:r>
      <w:r w:rsidR="007D646E" w:rsidRPr="006F1E80">
        <w:rPr>
          <w:rFonts w:ascii="Times New Roman" w:hAnsi="Times New Roman" w:cs="Times New Roman"/>
          <w:sz w:val="24"/>
          <w:szCs w:val="24"/>
        </w:rPr>
        <w:t xml:space="preserve"> better than all other classifiers under consideration in the test and validation datasets. </w:t>
      </w:r>
      <w:r w:rsidR="00B77C9B" w:rsidRPr="006F1E80">
        <w:rPr>
          <w:rFonts w:ascii="Times New Roman" w:hAnsi="Times New Roman" w:cs="Times New Roman"/>
          <w:sz w:val="24"/>
          <w:szCs w:val="24"/>
        </w:rPr>
        <w:t xml:space="preserve">Thereby confirmed the study by </w:t>
      </w:r>
      <w:r w:rsidR="00B77C9B" w:rsidRPr="006F1E80">
        <w:rPr>
          <w:rFonts w:ascii="Times New Roman" w:hAnsi="Times New Roman" w:cs="Times New Roman"/>
          <w:sz w:val="24"/>
          <w:szCs w:val="24"/>
        </w:rPr>
        <w:fldChar w:fldCharType="begin"/>
      </w:r>
      <w:r w:rsidR="005F5010">
        <w:rPr>
          <w:rFonts w:ascii="Times New Roman" w:hAnsi="Times New Roman" w:cs="Times New Roman"/>
          <w:sz w:val="24"/>
          <w:szCs w:val="24"/>
        </w:rPr>
        <w:instrText xml:space="preserve"> ADDIN ZOTERO_ITEM CSL_CITATION {"citationID":"uavXnovZ","properties":{"formattedCitation":"(Pouriyeh et al. 2017)","plainCitation":"(Pouriyeh et al. 2017)","dontUpdate":true,"noteIndex":0},"citationItems":[{"id":"O4vHeWLk/qog5yFnl","uris":["http://zotero.org/users/local/2a3hGqw7/items/NW9EM6JM"],"itemData":{"id":"MGWPru9m/FjOC66n9","type":"paper-conference","container-title":"2017 IEEE symposium on computers and communications (ISCC)","DOI":"10.1109/ISCC.2017.8024530","page":"204–207","publisher":"IEEE","source":"Google Scholar","title":"A comprehensive investigation and comparison of machine learning techniques in the domain of heart disease","author":[{"family":"Pouriyeh","given":"Seyedamin"},{"family":"Vahid","given":"Sara"},{"family":"Sannino","given":"Giovanna"},{"family":"De Pietro","given":"Giuseppe"},{"family":"Arabnia","given":"Hamid"},{"family":"Gutierrez","given":"Juan"}],"issued":{"date-parts":[["2017"]]}}}],"schema":"https://github.com/citation-style-language/schema/raw/master/csl-citation.json"} </w:instrText>
      </w:r>
      <w:r w:rsidR="00B77C9B" w:rsidRPr="006F1E80">
        <w:rPr>
          <w:rFonts w:ascii="Times New Roman" w:hAnsi="Times New Roman" w:cs="Times New Roman"/>
          <w:sz w:val="24"/>
          <w:szCs w:val="24"/>
        </w:rPr>
        <w:fldChar w:fldCharType="separate"/>
      </w:r>
      <w:proofErr w:type="spellStart"/>
      <w:r w:rsidR="00B77C9B" w:rsidRPr="006F1E80">
        <w:rPr>
          <w:rFonts w:ascii="Times New Roman" w:hAnsi="Times New Roman" w:cs="Times New Roman"/>
          <w:sz w:val="24"/>
        </w:rPr>
        <w:t>Pouriyeh</w:t>
      </w:r>
      <w:proofErr w:type="spellEnd"/>
      <w:r w:rsidR="00B77C9B" w:rsidRPr="006F1E80">
        <w:rPr>
          <w:rFonts w:ascii="Times New Roman" w:hAnsi="Times New Roman" w:cs="Times New Roman"/>
          <w:sz w:val="24"/>
        </w:rPr>
        <w:t xml:space="preserve"> et al. (2017)</w:t>
      </w:r>
      <w:r w:rsidR="00B77C9B" w:rsidRPr="006F1E80">
        <w:rPr>
          <w:rFonts w:ascii="Times New Roman" w:hAnsi="Times New Roman" w:cs="Times New Roman"/>
          <w:sz w:val="24"/>
          <w:szCs w:val="24"/>
        </w:rPr>
        <w:fldChar w:fldCharType="end"/>
      </w:r>
      <w:r w:rsidR="00B77C9B" w:rsidRPr="006F1E80">
        <w:rPr>
          <w:rFonts w:ascii="Times New Roman" w:hAnsi="Times New Roman" w:cs="Times New Roman"/>
          <w:sz w:val="24"/>
          <w:szCs w:val="24"/>
        </w:rPr>
        <w:t xml:space="preserve"> </w:t>
      </w:r>
      <w:r w:rsidR="008B384D">
        <w:rPr>
          <w:rFonts w:ascii="Times New Roman" w:hAnsi="Times New Roman" w:cs="Times New Roman"/>
          <w:sz w:val="24"/>
          <w:szCs w:val="24"/>
        </w:rPr>
        <w:fldChar w:fldCharType="begin"/>
      </w:r>
      <w:r w:rsidR="005F5010">
        <w:rPr>
          <w:rFonts w:ascii="Times New Roman" w:hAnsi="Times New Roman" w:cs="Times New Roman"/>
          <w:sz w:val="24"/>
          <w:szCs w:val="24"/>
        </w:rPr>
        <w:instrText xml:space="preserve"> ADDIN ZOTERO_ITEM CSL_CITATION {"citationID":"KF8TNVk3","properties":{"formattedCitation":"[14]","plainCitation":"[14]","noteIndex":0},"citationItems":[{"id":"O4vHeWLk/qog5yFnl","uris":["http://zotero.org/users/local/2a3hGqw7/items/NW9EM6JM"],"itemData":{"id":"pIXUP6Fv/fnXN6mEd","type":"paper-conference","container-title":"2017 IEEE symposium on computers and communications (ISCC)","DOI":"10.1109/ISCC.2017.8024530","page":"204–207","publisher":"IEEE","source":"Google Scholar","title":"A comprehensive investigation and comparison of machine learning techniques in the domain of heart disease","author":[{"family":"Pouriyeh","given":"Seyedamin"},{"family":"Vahid","given":"Sara"},{"family":"Sannino","given":"Giovanna"},{"family":"De Pietro","given":"Giuseppe"},{"family":"Arabnia","given":"Hamid"},{"family":"Gutierrez","given":"Juan"}],"issued":{"date-parts":[["2017"]]}}}],"schema":"https://github.com/citation-style-language/schema/raw/master/csl-citation.json"} </w:instrText>
      </w:r>
      <w:r w:rsidR="008B384D">
        <w:rPr>
          <w:rFonts w:ascii="Times New Roman" w:hAnsi="Times New Roman" w:cs="Times New Roman"/>
          <w:sz w:val="24"/>
          <w:szCs w:val="24"/>
        </w:rPr>
        <w:fldChar w:fldCharType="separate"/>
      </w:r>
      <w:r w:rsidR="008B384D" w:rsidRPr="008B384D">
        <w:rPr>
          <w:rFonts w:ascii="Times New Roman" w:hAnsi="Times New Roman" w:cs="Times New Roman"/>
          <w:sz w:val="24"/>
        </w:rPr>
        <w:t>[14]</w:t>
      </w:r>
      <w:r w:rsidR="008B384D">
        <w:rPr>
          <w:rFonts w:ascii="Times New Roman" w:hAnsi="Times New Roman" w:cs="Times New Roman"/>
          <w:sz w:val="24"/>
          <w:szCs w:val="24"/>
        </w:rPr>
        <w:fldChar w:fldCharType="end"/>
      </w:r>
      <w:del w:id="557" w:author="Ezekiel Ogundepo" w:date="2022-11-06T21:34:00Z">
        <w:r w:rsidR="0013693B" w:rsidRPr="006F1E80" w:rsidDel="008B384D">
          <w:rPr>
            <w:rFonts w:ascii="Times New Roman" w:hAnsi="Times New Roman" w:cs="Times New Roman"/>
            <w:sz w:val="24"/>
            <w:szCs w:val="24"/>
          </w:rPr>
          <w:delText>[8]</w:delText>
        </w:r>
      </w:del>
      <w:r w:rsidR="0013693B" w:rsidRPr="006F1E80">
        <w:rPr>
          <w:rFonts w:ascii="Times New Roman" w:hAnsi="Times New Roman" w:cs="Times New Roman"/>
          <w:sz w:val="24"/>
          <w:szCs w:val="24"/>
        </w:rPr>
        <w:t xml:space="preserve"> </w:t>
      </w:r>
      <w:r w:rsidR="00B77C9B" w:rsidRPr="006F1E80">
        <w:rPr>
          <w:rFonts w:ascii="Times New Roman" w:hAnsi="Times New Roman" w:cs="Times New Roman"/>
          <w:sz w:val="24"/>
          <w:szCs w:val="24"/>
        </w:rPr>
        <w:t>for predicting heart disease with SVM.</w:t>
      </w:r>
    </w:p>
    <w:p w14:paraId="4CE59C83" w14:textId="4FA463F0" w:rsidR="0083233D" w:rsidRPr="006F1E80" w:rsidRDefault="00914F48" w:rsidP="00D04C2E">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Ogundepo and Fokoué (2019)</w:t>
      </w:r>
      <w:r w:rsidR="00420E2F" w:rsidRPr="006F1E80">
        <w:rPr>
          <w:rFonts w:ascii="Times New Roman" w:hAnsi="Times New Roman" w:cs="Times New Roman"/>
          <w:sz w:val="24"/>
          <w:szCs w:val="24"/>
        </w:rPr>
        <w:t xml:space="preserve"> </w:t>
      </w:r>
      <w:r w:rsidR="00FF58F4">
        <w:rPr>
          <w:rFonts w:ascii="Times New Roman" w:hAnsi="Times New Roman" w:cs="Times New Roman"/>
          <w:sz w:val="24"/>
          <w:szCs w:val="24"/>
        </w:rPr>
        <w:fldChar w:fldCharType="begin"/>
      </w:r>
      <w:r w:rsidR="00132D4D">
        <w:rPr>
          <w:rFonts w:ascii="Times New Roman" w:hAnsi="Times New Roman" w:cs="Times New Roman"/>
          <w:sz w:val="24"/>
          <w:szCs w:val="24"/>
        </w:rPr>
        <w:instrText xml:space="preserve"> ADDIN ZOTERO_ITEM CSL_CITATION {"citationID":"1wWCRv5c","properties":{"formattedCitation":"[16]","plainCitation":"[16]","noteIndex":0},"citationItems":[{"id":26,"uris":["http://zotero.org/users/local/2a3hGqw7/items/BQBKTL6G"],"itemData":{"id":26,"type":"article-journal","container-title":"Math. Appl","DOI":"10.13164/ma.2019.11","page":"173–188","source":"Google Scholar","title":"AN EMPIRICAL DEMONSTRATION OF THE NO FREE LUNCH THEOREM","volume":"8","author":[{"family":"OGUNDEPO","given":"EZEKIEL ADEBAYO"},{"family":"FOKOUÉ","given":"ERNEST"}],"issued":{"date-parts":[["2019"]]}}}],"schema":"https://github.com/citation-style-language/schema/raw/master/csl-citation.json"} </w:instrText>
      </w:r>
      <w:r w:rsidR="00FF58F4">
        <w:rPr>
          <w:rFonts w:ascii="Times New Roman" w:hAnsi="Times New Roman" w:cs="Times New Roman"/>
          <w:sz w:val="24"/>
          <w:szCs w:val="24"/>
        </w:rPr>
        <w:fldChar w:fldCharType="separate"/>
      </w:r>
      <w:r w:rsidR="00132D4D" w:rsidRPr="00132D4D">
        <w:rPr>
          <w:rFonts w:ascii="Times New Roman" w:hAnsi="Times New Roman" w:cs="Times New Roman"/>
          <w:sz w:val="24"/>
        </w:rPr>
        <w:t>[16]</w:t>
      </w:r>
      <w:r w:rsidR="00FF58F4">
        <w:rPr>
          <w:rFonts w:ascii="Times New Roman" w:hAnsi="Times New Roman" w:cs="Times New Roman"/>
          <w:sz w:val="24"/>
          <w:szCs w:val="24"/>
        </w:rPr>
        <w:fldChar w:fldCharType="end"/>
      </w:r>
      <w:del w:id="558" w:author="Ezekiel Ogundepo" w:date="2022-11-06T21:22:00Z">
        <w:r w:rsidR="00420E2F" w:rsidRPr="006F1E80" w:rsidDel="00FF58F4">
          <w:rPr>
            <w:rFonts w:ascii="Times New Roman" w:hAnsi="Times New Roman" w:cs="Times New Roman"/>
            <w:sz w:val="24"/>
            <w:szCs w:val="24"/>
          </w:rPr>
          <w:delText>[10]</w:delText>
        </w:r>
      </w:del>
      <w:r w:rsidRPr="006F1E80">
        <w:rPr>
          <w:rFonts w:ascii="Times New Roman" w:hAnsi="Times New Roman" w:cs="Times New Roman"/>
          <w:sz w:val="24"/>
          <w:szCs w:val="24"/>
        </w:rPr>
        <w:t xml:space="preserve"> suggested that</w:t>
      </w:r>
      <w:r w:rsidR="002E7B29" w:rsidRPr="006F1E80">
        <w:rPr>
          <w:rFonts w:ascii="Times New Roman" w:hAnsi="Times New Roman" w:cs="Times New Roman"/>
          <w:sz w:val="24"/>
          <w:szCs w:val="24"/>
        </w:rPr>
        <w:t xml:space="preserve"> there is no free lu</w:t>
      </w:r>
      <w:r w:rsidR="00F51A7A" w:rsidRPr="006F1E80">
        <w:rPr>
          <w:rFonts w:ascii="Times New Roman" w:hAnsi="Times New Roman" w:cs="Times New Roman"/>
          <w:sz w:val="24"/>
          <w:szCs w:val="24"/>
        </w:rPr>
        <w:t>n</w:t>
      </w:r>
      <w:r w:rsidR="002E7B29" w:rsidRPr="006F1E80">
        <w:rPr>
          <w:rFonts w:ascii="Times New Roman" w:hAnsi="Times New Roman" w:cs="Times New Roman"/>
          <w:sz w:val="24"/>
          <w:szCs w:val="24"/>
        </w:rPr>
        <w:t>ch of statistical machine learning</w:t>
      </w:r>
      <w:r w:rsidR="00F51A7A" w:rsidRPr="006F1E80">
        <w:rPr>
          <w:rFonts w:ascii="Times New Roman" w:hAnsi="Times New Roman" w:cs="Times New Roman"/>
          <w:sz w:val="24"/>
          <w:szCs w:val="24"/>
        </w:rPr>
        <w:t xml:space="preserve"> models</w:t>
      </w:r>
      <w:r w:rsidR="001F7F1E" w:rsidRPr="006F1E80">
        <w:rPr>
          <w:rFonts w:ascii="Times New Roman" w:hAnsi="Times New Roman" w:cs="Times New Roman"/>
          <w:sz w:val="24"/>
          <w:szCs w:val="24"/>
        </w:rPr>
        <w:t>. Therefore, we</w:t>
      </w:r>
      <w:r w:rsidR="00F51A7A" w:rsidRPr="006F1E80">
        <w:rPr>
          <w:rFonts w:ascii="Times New Roman" w:hAnsi="Times New Roman" w:cs="Times New Roman"/>
          <w:sz w:val="24"/>
          <w:szCs w:val="24"/>
        </w:rPr>
        <w:t xml:space="preserve"> </w:t>
      </w:r>
      <w:r w:rsidR="007D646E" w:rsidRPr="006F1E80">
        <w:rPr>
          <w:rFonts w:ascii="Times New Roman" w:hAnsi="Times New Roman" w:cs="Times New Roman"/>
          <w:sz w:val="24"/>
          <w:szCs w:val="24"/>
        </w:rPr>
        <w:t>compared ten models based on</w:t>
      </w:r>
      <w:r w:rsidR="001A52AA" w:rsidRPr="006F1E80">
        <w:rPr>
          <w:rFonts w:ascii="Times New Roman" w:hAnsi="Times New Roman" w:cs="Times New Roman"/>
          <w:sz w:val="24"/>
          <w:szCs w:val="24"/>
        </w:rPr>
        <w:t xml:space="preserve"> each model</w:t>
      </w:r>
      <w:r w:rsidR="00373200" w:rsidRPr="006F1E80">
        <w:rPr>
          <w:rFonts w:ascii="Times New Roman" w:hAnsi="Times New Roman" w:cs="Times New Roman"/>
          <w:sz w:val="24"/>
          <w:szCs w:val="24"/>
        </w:rPr>
        <w:t>’</w:t>
      </w:r>
      <w:r w:rsidR="006F59FA" w:rsidRPr="006F1E80">
        <w:rPr>
          <w:rFonts w:ascii="Times New Roman" w:hAnsi="Times New Roman" w:cs="Times New Roman"/>
          <w:sz w:val="24"/>
          <w:szCs w:val="24"/>
        </w:rPr>
        <w:t>s</w:t>
      </w:r>
      <w:r w:rsidR="007D646E" w:rsidRPr="006F1E80">
        <w:rPr>
          <w:rFonts w:ascii="Times New Roman" w:hAnsi="Times New Roman" w:cs="Times New Roman"/>
          <w:sz w:val="24"/>
          <w:szCs w:val="24"/>
        </w:rPr>
        <w:t xml:space="preserve"> assumptions and </w:t>
      </w:r>
      <w:r w:rsidR="001A52AA" w:rsidRPr="006F1E80">
        <w:rPr>
          <w:rFonts w:ascii="Times New Roman" w:hAnsi="Times New Roman" w:cs="Times New Roman"/>
          <w:sz w:val="24"/>
          <w:szCs w:val="24"/>
        </w:rPr>
        <w:t>evaluated the</w:t>
      </w:r>
      <w:r w:rsidR="001F7F1E" w:rsidRPr="006F1E80">
        <w:rPr>
          <w:rFonts w:ascii="Times New Roman" w:hAnsi="Times New Roman" w:cs="Times New Roman"/>
          <w:sz w:val="24"/>
          <w:szCs w:val="24"/>
        </w:rPr>
        <w:t>m</w:t>
      </w:r>
      <w:r w:rsidR="001A52AA" w:rsidRPr="006F1E80">
        <w:rPr>
          <w:rFonts w:ascii="Times New Roman" w:hAnsi="Times New Roman" w:cs="Times New Roman"/>
          <w:sz w:val="24"/>
          <w:szCs w:val="24"/>
        </w:rPr>
        <w:t xml:space="preserve"> using </w:t>
      </w:r>
      <w:r w:rsidR="00740697" w:rsidRPr="006F1E80">
        <w:rPr>
          <w:rFonts w:ascii="Times New Roman" w:hAnsi="Times New Roman" w:cs="Times New Roman"/>
          <w:sz w:val="24"/>
          <w:szCs w:val="24"/>
        </w:rPr>
        <w:t>six</w:t>
      </w:r>
      <w:r w:rsidR="00073AF7" w:rsidRPr="006F1E80">
        <w:rPr>
          <w:rFonts w:ascii="Times New Roman" w:hAnsi="Times New Roman" w:cs="Times New Roman"/>
          <w:sz w:val="24"/>
          <w:szCs w:val="24"/>
        </w:rPr>
        <w:t xml:space="preserve"> </w:t>
      </w:r>
      <w:r w:rsidR="00740697" w:rsidRPr="006F1E80">
        <w:rPr>
          <w:rFonts w:ascii="Times New Roman" w:hAnsi="Times New Roman" w:cs="Times New Roman"/>
          <w:sz w:val="24"/>
          <w:szCs w:val="24"/>
        </w:rPr>
        <w:t>(</w:t>
      </w:r>
      <w:r w:rsidR="00073AF7" w:rsidRPr="006F1E80">
        <w:rPr>
          <w:rFonts w:ascii="Times New Roman" w:hAnsi="Times New Roman" w:cs="Times New Roman"/>
          <w:sz w:val="24"/>
          <w:szCs w:val="24"/>
        </w:rPr>
        <w:t>6</w:t>
      </w:r>
      <w:r w:rsidR="00740697" w:rsidRPr="006F1E80">
        <w:rPr>
          <w:rFonts w:ascii="Times New Roman" w:hAnsi="Times New Roman" w:cs="Times New Roman"/>
          <w:sz w:val="24"/>
          <w:szCs w:val="24"/>
        </w:rPr>
        <w:t>) different classification</w:t>
      </w:r>
      <w:r w:rsidR="007D646E" w:rsidRPr="006F1E80">
        <w:rPr>
          <w:rFonts w:ascii="Times New Roman" w:hAnsi="Times New Roman" w:cs="Times New Roman"/>
          <w:sz w:val="24"/>
          <w:szCs w:val="24"/>
        </w:rPr>
        <w:t xml:space="preserve"> metrics.</w:t>
      </w:r>
      <w:r w:rsidR="00B77C9B" w:rsidRPr="006F1E80">
        <w:rPr>
          <w:rFonts w:ascii="Times New Roman" w:hAnsi="Times New Roman" w:cs="Times New Roman"/>
          <w:sz w:val="24"/>
          <w:szCs w:val="24"/>
        </w:rPr>
        <w:t xml:space="preserve"> Detailed exploratory analysis r</w:t>
      </w:r>
      <w:r w:rsidR="0083233D" w:rsidRPr="006F1E80">
        <w:rPr>
          <w:rFonts w:ascii="Times New Roman" w:hAnsi="Times New Roman" w:cs="Times New Roman"/>
          <w:sz w:val="24"/>
          <w:szCs w:val="24"/>
        </w:rPr>
        <w:t xml:space="preserve">esults </w:t>
      </w:r>
      <w:r w:rsidR="00B77C9B" w:rsidRPr="006F1E80">
        <w:rPr>
          <w:rFonts w:ascii="Times New Roman" w:hAnsi="Times New Roman" w:cs="Times New Roman"/>
          <w:sz w:val="24"/>
          <w:szCs w:val="24"/>
        </w:rPr>
        <w:t>from</w:t>
      </w:r>
      <w:r w:rsidR="0083233D" w:rsidRPr="006F1E80">
        <w:rPr>
          <w:rFonts w:ascii="Times New Roman" w:hAnsi="Times New Roman" w:cs="Times New Roman"/>
          <w:sz w:val="24"/>
          <w:szCs w:val="24"/>
        </w:rPr>
        <w:t xml:space="preserve"> </w:t>
      </w:r>
      <w:r w:rsidR="001F7F1E" w:rsidRPr="006F1E80">
        <w:rPr>
          <w:rFonts w:ascii="Times New Roman" w:hAnsi="Times New Roman" w:cs="Times New Roman"/>
          <w:sz w:val="24"/>
          <w:szCs w:val="24"/>
        </w:rPr>
        <w:t xml:space="preserve">the </w:t>
      </w:r>
      <w:r w:rsidR="0083233D" w:rsidRPr="006F1E80">
        <w:rPr>
          <w:rFonts w:ascii="Times New Roman" w:hAnsi="Times New Roman" w:cs="Times New Roman"/>
          <w:sz w:val="24"/>
          <w:szCs w:val="24"/>
        </w:rPr>
        <w:t xml:space="preserve">Chi-square test of association showed that the following bio-clinical categorical </w:t>
      </w:r>
      <w:r w:rsidR="0083233D" w:rsidRPr="006F1E80">
        <w:rPr>
          <w:rFonts w:ascii="Times New Roman" w:hAnsi="Times New Roman" w:cs="Times New Roman"/>
          <w:sz w:val="24"/>
          <w:szCs w:val="24"/>
        </w:rPr>
        <w:lastRenderedPageBreak/>
        <w:t>variables</w:t>
      </w:r>
      <w:r w:rsidR="00F161C9" w:rsidRPr="006F1E80">
        <w:rPr>
          <w:rFonts w:ascii="Times New Roman" w:hAnsi="Times New Roman" w:cs="Times New Roman"/>
          <w:sz w:val="24"/>
          <w:szCs w:val="24"/>
        </w:rPr>
        <w:t>: </w:t>
      </w:r>
      <w:r w:rsidR="00F161C9" w:rsidRPr="006F1E80">
        <w:rPr>
          <w:rStyle w:val="Emphasis"/>
          <w:rFonts w:ascii="Times New Roman" w:hAnsi="Times New Roman" w:cs="Times New Roman"/>
          <w:sz w:val="24"/>
          <w:szCs w:val="24"/>
        </w:rPr>
        <w:t xml:space="preserve">chest pain type, exercise induced angina, slope of the </w:t>
      </w:r>
      <w:r w:rsidR="0083233D" w:rsidRPr="006F1E80">
        <w:rPr>
          <w:rStyle w:val="Emphasis"/>
          <w:rFonts w:ascii="Times New Roman" w:hAnsi="Times New Roman" w:cs="Times New Roman"/>
          <w:sz w:val="24"/>
          <w:szCs w:val="24"/>
        </w:rPr>
        <w:t xml:space="preserve">peak exercise ST segment, </w:t>
      </w:r>
      <w:r w:rsidR="008B0EC4" w:rsidRPr="006F1E80">
        <w:rPr>
          <w:rStyle w:val="Emphasis"/>
          <w:rFonts w:ascii="Times New Roman" w:hAnsi="Times New Roman" w:cs="Times New Roman"/>
          <w:sz w:val="24"/>
          <w:szCs w:val="24"/>
        </w:rPr>
        <w:t xml:space="preserve">number of major vessels </w:t>
      </w:r>
      <w:proofErr w:type="spellStart"/>
      <w:r w:rsidR="008B0EC4" w:rsidRPr="006F1E80">
        <w:rPr>
          <w:rStyle w:val="Emphasis"/>
          <w:rFonts w:ascii="Times New Roman" w:hAnsi="Times New Roman" w:cs="Times New Roman"/>
          <w:sz w:val="24"/>
          <w:szCs w:val="24"/>
        </w:rPr>
        <w:t>colored</w:t>
      </w:r>
      <w:proofErr w:type="spellEnd"/>
      <w:r w:rsidR="008B0EC4" w:rsidRPr="006F1E80">
        <w:rPr>
          <w:rStyle w:val="Emphasis"/>
          <w:rFonts w:ascii="Times New Roman" w:hAnsi="Times New Roman" w:cs="Times New Roman"/>
          <w:sz w:val="24"/>
          <w:szCs w:val="24"/>
        </w:rPr>
        <w:t xml:space="preserve"> by fluoroscopy, and thallium</w:t>
      </w:r>
      <w:r w:rsidR="008B0EC4" w:rsidRPr="006F1E80">
        <w:rPr>
          <w:rStyle w:val="Emphasis"/>
          <w:rFonts w:ascii="Times New Roman" w:hAnsi="Times New Roman" w:cs="Times New Roman"/>
          <w:b/>
          <w:bCs/>
          <w:sz w:val="24"/>
          <w:szCs w:val="24"/>
        </w:rPr>
        <w:t> </w:t>
      </w:r>
      <w:r w:rsidR="008B0EC4" w:rsidRPr="006F1E80">
        <w:rPr>
          <w:rStyle w:val="Emphasis"/>
          <w:rFonts w:ascii="Times New Roman" w:hAnsi="Times New Roman" w:cs="Times New Roman"/>
          <w:sz w:val="24"/>
          <w:szCs w:val="24"/>
        </w:rPr>
        <w:t>stress test </w:t>
      </w:r>
      <w:r w:rsidR="008B0EC4" w:rsidRPr="006F1E80">
        <w:rPr>
          <w:rFonts w:ascii="Times New Roman" w:hAnsi="Times New Roman" w:cs="Times New Roman"/>
          <w:sz w:val="24"/>
          <w:szCs w:val="24"/>
        </w:rPr>
        <w:t>are all strongly associate</w:t>
      </w:r>
      <w:r w:rsidR="0083233D" w:rsidRPr="006F1E80">
        <w:rPr>
          <w:rFonts w:ascii="Times New Roman" w:hAnsi="Times New Roman" w:cs="Times New Roman"/>
          <w:sz w:val="24"/>
          <w:szCs w:val="24"/>
        </w:rPr>
        <w:t>d with the heart disease conditions of the patients in the two data sets (p &lt; 0.001). </w:t>
      </w:r>
    </w:p>
    <w:p w14:paraId="40A41009" w14:textId="2033D0C8" w:rsidR="00B96745" w:rsidRPr="006F1E80" w:rsidRDefault="00023BC8" w:rsidP="00373200">
      <w:pPr>
        <w:pStyle w:val="Heading1"/>
        <w:spacing w:after="240"/>
        <w:rPr>
          <w:sz w:val="24"/>
          <w:szCs w:val="28"/>
        </w:rPr>
      </w:pPr>
      <w:r w:rsidRPr="006F1E80">
        <w:rPr>
          <w:sz w:val="24"/>
          <w:szCs w:val="28"/>
        </w:rPr>
        <w:t>5.0</w:t>
      </w:r>
      <w:r w:rsidRPr="006F1E80">
        <w:rPr>
          <w:sz w:val="24"/>
          <w:szCs w:val="28"/>
        </w:rPr>
        <w:tab/>
      </w:r>
      <w:r w:rsidR="001D5327" w:rsidRPr="006F1E80">
        <w:rPr>
          <w:sz w:val="24"/>
          <w:szCs w:val="28"/>
        </w:rPr>
        <w:t>Conclusion</w:t>
      </w:r>
    </w:p>
    <w:p w14:paraId="07063901" w14:textId="0AC854B9" w:rsidR="00917DEC" w:rsidRDefault="00520CD9" w:rsidP="00383FF1">
      <w:pPr>
        <w:spacing w:line="360" w:lineRule="auto"/>
        <w:jc w:val="both"/>
        <w:rPr>
          <w:ins w:id="559" w:author="Ezekiel Ogundepo" w:date="2022-09-20T10:40:00Z"/>
          <w:rFonts w:ascii="Times New Roman" w:hAnsi="Times New Roman" w:cs="Times New Roman"/>
          <w:sz w:val="24"/>
          <w:szCs w:val="24"/>
        </w:rPr>
      </w:pPr>
      <w:r w:rsidRPr="006F1E80">
        <w:rPr>
          <w:rFonts w:ascii="Times New Roman" w:hAnsi="Times New Roman" w:cs="Times New Roman"/>
          <w:sz w:val="24"/>
          <w:szCs w:val="24"/>
        </w:rPr>
        <w:t xml:space="preserve">We have investigated the possibility of using machine learning to predict an instance of heart disease in this paper. Out of the ten classification models evaluated on the heart disease datasets, we found the SVM method </w:t>
      </w:r>
      <w:r w:rsidR="00914F48" w:rsidRPr="006F1E80">
        <w:rPr>
          <w:rFonts w:ascii="Times New Roman" w:hAnsi="Times New Roman" w:cs="Times New Roman"/>
          <w:sz w:val="24"/>
          <w:szCs w:val="24"/>
        </w:rPr>
        <w:t>most suitable for predicting</w:t>
      </w:r>
      <w:r w:rsidRPr="006F1E80">
        <w:rPr>
          <w:rFonts w:ascii="Times New Roman" w:hAnsi="Times New Roman" w:cs="Times New Roman"/>
          <w:sz w:val="24"/>
          <w:szCs w:val="24"/>
        </w:rPr>
        <w:t xml:space="preserve"> </w:t>
      </w:r>
      <w:r w:rsidR="00B77C9B" w:rsidRPr="006F1E80">
        <w:rPr>
          <w:rFonts w:ascii="Times New Roman" w:hAnsi="Times New Roman" w:cs="Times New Roman"/>
          <w:sz w:val="24"/>
          <w:szCs w:val="24"/>
        </w:rPr>
        <w:t>heart disease patients</w:t>
      </w:r>
      <w:r w:rsidR="00373200" w:rsidRPr="006F1E80">
        <w:rPr>
          <w:rFonts w:ascii="Times New Roman" w:hAnsi="Times New Roman" w:cs="Times New Roman"/>
          <w:sz w:val="24"/>
          <w:szCs w:val="24"/>
        </w:rPr>
        <w:t>’</w:t>
      </w:r>
      <w:r w:rsidR="00B77C9B" w:rsidRPr="006F1E80">
        <w:rPr>
          <w:rFonts w:ascii="Times New Roman" w:hAnsi="Times New Roman" w:cs="Times New Roman"/>
          <w:sz w:val="24"/>
          <w:szCs w:val="24"/>
        </w:rPr>
        <w:t xml:space="preserve"> health condition (present or absent)</w:t>
      </w:r>
      <w:r w:rsidRPr="006F1E80">
        <w:rPr>
          <w:rFonts w:ascii="Times New Roman" w:hAnsi="Times New Roman" w:cs="Times New Roman"/>
          <w:sz w:val="24"/>
          <w:szCs w:val="24"/>
        </w:rPr>
        <w:t xml:space="preserve"> given a set of bio-clinical variables. We validated the performance level of the SVM on the Statlog data set and obtained </w:t>
      </w:r>
      <w:r w:rsidR="001F7F1E" w:rsidRPr="006F1E80">
        <w:rPr>
          <w:rFonts w:ascii="Times New Roman" w:hAnsi="Times New Roman" w:cs="Times New Roman"/>
          <w:sz w:val="24"/>
          <w:szCs w:val="24"/>
        </w:rPr>
        <w:t>notice</w:t>
      </w:r>
      <w:r w:rsidRPr="006F1E80">
        <w:rPr>
          <w:rFonts w:ascii="Times New Roman" w:hAnsi="Times New Roman" w:cs="Times New Roman"/>
          <w:sz w:val="24"/>
          <w:szCs w:val="24"/>
        </w:rPr>
        <w:t xml:space="preserve">able similar predictive results. </w:t>
      </w:r>
      <w:r w:rsidR="00B77C9B" w:rsidRPr="006F1E80">
        <w:rPr>
          <w:rFonts w:ascii="Times New Roman" w:hAnsi="Times New Roman" w:cs="Times New Roman"/>
          <w:sz w:val="24"/>
          <w:szCs w:val="24"/>
        </w:rPr>
        <w:t>Therefore, the SVM model could</w:t>
      </w:r>
      <w:r w:rsidRPr="006F1E80">
        <w:rPr>
          <w:rFonts w:ascii="Times New Roman" w:hAnsi="Times New Roman" w:cs="Times New Roman"/>
          <w:sz w:val="24"/>
          <w:szCs w:val="24"/>
        </w:rPr>
        <w:t xml:space="preserve"> be adopted in </w:t>
      </w:r>
      <w:r w:rsidR="00B77C9B" w:rsidRPr="006F1E80">
        <w:rPr>
          <w:rFonts w:ascii="Times New Roman" w:hAnsi="Times New Roman" w:cs="Times New Roman"/>
          <w:sz w:val="24"/>
          <w:szCs w:val="24"/>
        </w:rPr>
        <w:t xml:space="preserve">the </w:t>
      </w:r>
      <w:r w:rsidRPr="006F1E80">
        <w:rPr>
          <w:rFonts w:ascii="Times New Roman" w:hAnsi="Times New Roman" w:cs="Times New Roman"/>
          <w:sz w:val="24"/>
          <w:szCs w:val="24"/>
        </w:rPr>
        <w:t xml:space="preserve">future to </w:t>
      </w:r>
      <w:proofErr w:type="spellStart"/>
      <w:r w:rsidRPr="006F1E80">
        <w:rPr>
          <w:rFonts w:ascii="Times New Roman" w:hAnsi="Times New Roman" w:cs="Times New Roman"/>
          <w:sz w:val="24"/>
          <w:szCs w:val="24"/>
        </w:rPr>
        <w:t>analy</w:t>
      </w:r>
      <w:r w:rsidR="006B0031" w:rsidRPr="006F1E80">
        <w:rPr>
          <w:rFonts w:ascii="Times New Roman" w:hAnsi="Times New Roman" w:cs="Times New Roman"/>
          <w:sz w:val="24"/>
          <w:szCs w:val="24"/>
        </w:rPr>
        <w:t>z</w:t>
      </w:r>
      <w:r w:rsidRPr="006F1E80">
        <w:rPr>
          <w:rFonts w:ascii="Times New Roman" w:hAnsi="Times New Roman" w:cs="Times New Roman"/>
          <w:sz w:val="24"/>
          <w:szCs w:val="24"/>
        </w:rPr>
        <w:t>e</w:t>
      </w:r>
      <w:proofErr w:type="spellEnd"/>
      <w:r w:rsidRPr="006F1E80">
        <w:rPr>
          <w:rFonts w:ascii="Times New Roman" w:hAnsi="Times New Roman" w:cs="Times New Roman"/>
          <w:sz w:val="24"/>
          <w:szCs w:val="24"/>
        </w:rPr>
        <w:t xml:space="preserve"> data sets with a similar structure for better efficiency. </w:t>
      </w:r>
      <w:r w:rsidR="00B77C9B" w:rsidRPr="006F1E80">
        <w:rPr>
          <w:rFonts w:ascii="Times New Roman" w:hAnsi="Times New Roman" w:cs="Times New Roman"/>
          <w:sz w:val="24"/>
          <w:szCs w:val="24"/>
        </w:rPr>
        <w:t>Applying</w:t>
      </w:r>
      <w:r w:rsidRPr="006F1E80">
        <w:rPr>
          <w:rFonts w:ascii="Times New Roman" w:hAnsi="Times New Roman" w:cs="Times New Roman"/>
          <w:sz w:val="24"/>
          <w:szCs w:val="24"/>
        </w:rPr>
        <w:t xml:space="preserve"> artificial intelligence in predictive medicine will help us flag risk factors so that physicians can work together with patients to reduce the chances of future problems. For instance, patients with a greater risk of heart attacks and irregularities could receive more regular EKGs and cardiologist appointments to ensure the best possible quality of life.</w:t>
      </w:r>
    </w:p>
    <w:p w14:paraId="02011D31" w14:textId="3ACFD7CB" w:rsidR="00CC3F67" w:rsidRPr="00CC3F67" w:rsidRDefault="00CC3F67" w:rsidP="00CC3F67">
      <w:pPr>
        <w:spacing w:line="360" w:lineRule="auto"/>
        <w:jc w:val="both"/>
        <w:rPr>
          <w:ins w:id="560" w:author="Ezekiel Ogundepo" w:date="2022-09-20T10:40:00Z"/>
          <w:rFonts w:ascii="Times New Roman" w:hAnsi="Times New Roman" w:cs="Times New Roman"/>
          <w:b/>
          <w:bCs/>
          <w:sz w:val="24"/>
          <w:szCs w:val="24"/>
          <w:rPrChange w:id="561" w:author="Ezekiel Ogundepo" w:date="2022-09-20T10:40:00Z">
            <w:rPr>
              <w:ins w:id="562" w:author="Ezekiel Ogundepo" w:date="2022-09-20T10:40:00Z"/>
              <w:rFonts w:ascii="Times New Roman" w:hAnsi="Times New Roman" w:cs="Times New Roman"/>
              <w:sz w:val="24"/>
              <w:szCs w:val="24"/>
            </w:rPr>
          </w:rPrChange>
        </w:rPr>
      </w:pPr>
      <w:ins w:id="563" w:author="Ezekiel Ogundepo" w:date="2022-09-20T10:40:00Z">
        <w:r>
          <w:rPr>
            <w:rFonts w:ascii="Times New Roman" w:hAnsi="Times New Roman" w:cs="Times New Roman"/>
            <w:b/>
            <w:bCs/>
            <w:sz w:val="24"/>
            <w:szCs w:val="24"/>
          </w:rPr>
          <w:t>6.0</w:t>
        </w:r>
        <w:r>
          <w:rPr>
            <w:rFonts w:ascii="Times New Roman" w:hAnsi="Times New Roman" w:cs="Times New Roman"/>
            <w:b/>
            <w:bCs/>
            <w:sz w:val="24"/>
            <w:szCs w:val="24"/>
          </w:rPr>
          <w:tab/>
        </w:r>
        <w:r w:rsidRPr="00CC3F67">
          <w:rPr>
            <w:rFonts w:ascii="Times New Roman" w:hAnsi="Times New Roman" w:cs="Times New Roman"/>
            <w:b/>
            <w:bCs/>
            <w:sz w:val="24"/>
            <w:szCs w:val="24"/>
            <w:rPrChange w:id="564" w:author="Ezekiel Ogundepo" w:date="2022-09-20T10:40:00Z">
              <w:rPr>
                <w:rFonts w:ascii="Times New Roman" w:hAnsi="Times New Roman" w:cs="Times New Roman"/>
                <w:sz w:val="24"/>
                <w:szCs w:val="24"/>
              </w:rPr>
            </w:rPrChange>
          </w:rPr>
          <w:t>Limitations to the work</w:t>
        </w:r>
      </w:ins>
    </w:p>
    <w:p w14:paraId="4266EF8F" w14:textId="77777777" w:rsidR="00CC3F67" w:rsidRDefault="00CC3F67" w:rsidP="00383FF1">
      <w:pPr>
        <w:spacing w:line="360" w:lineRule="auto"/>
        <w:jc w:val="both"/>
        <w:rPr>
          <w:rFonts w:ascii="Times New Roman" w:hAnsi="Times New Roman" w:cs="Times New Roman"/>
          <w:sz w:val="24"/>
          <w:szCs w:val="24"/>
        </w:rPr>
      </w:pPr>
    </w:p>
    <w:p w14:paraId="00B0EA66" w14:textId="134677CE" w:rsidR="00821FC5" w:rsidRPr="006F1E80" w:rsidRDefault="00E530D9" w:rsidP="00384EEB">
      <w:pPr>
        <w:pStyle w:val="Heading2"/>
        <w:rPr>
          <w:b/>
          <w:bCs w:val="0"/>
        </w:rPr>
      </w:pPr>
      <w:r w:rsidRPr="006F1E80">
        <w:rPr>
          <w:b/>
          <w:bCs w:val="0"/>
        </w:rPr>
        <w:t>Supplementary Materials</w:t>
      </w:r>
    </w:p>
    <w:p w14:paraId="5F437260" w14:textId="1EBD589B" w:rsidR="002B0250" w:rsidRPr="006F1E80" w:rsidRDefault="00384EEB" w:rsidP="00E530D9">
      <w:pPr>
        <w:pStyle w:val="NormalWeb"/>
        <w:spacing w:before="0" w:beforeAutospacing="0" w:after="0" w:afterAutospacing="0" w:line="360" w:lineRule="auto"/>
        <w:jc w:val="both"/>
      </w:pPr>
      <w:r w:rsidRPr="006F1E80">
        <w:t xml:space="preserve">This study used the RStudio IDE with R version 4.0.2 to run statistical analyses. The packages used included the </w:t>
      </w:r>
      <w:proofErr w:type="spellStart"/>
      <w:r w:rsidRPr="006F1E80">
        <w:t>rmarkdown</w:t>
      </w:r>
      <w:proofErr w:type="spellEnd"/>
      <w:r w:rsidRPr="006F1E80">
        <w:t xml:space="preserve"> for running the codes chunk by chunk; tidyverse suite of packages for data analysis and visualization; and caret for classification training. The raw data and scripts employed in this study are all available on GitHub via </w:t>
      </w:r>
      <w:hyperlink r:id="rId52" w:tgtFrame="_blank" w:history="1">
        <w:r w:rsidRPr="006F1E80">
          <w:rPr>
            <w:rStyle w:val="Hyperlink"/>
            <w:color w:val="auto"/>
            <w:u w:val="none"/>
          </w:rPr>
          <w:t>https://github.com/gbganalyst/Heart-disease-paper</w:t>
        </w:r>
      </w:hyperlink>
      <w:r w:rsidRPr="006F1E80">
        <w:t>.</w:t>
      </w:r>
    </w:p>
    <w:p w14:paraId="2018BB25" w14:textId="1427874B" w:rsidR="002B0250" w:rsidRPr="006F1E80" w:rsidRDefault="008B213A" w:rsidP="00384EEB">
      <w:pPr>
        <w:pStyle w:val="Heading2"/>
        <w:spacing w:after="0" w:afterAutospacing="0"/>
        <w:rPr>
          <w:b/>
          <w:bCs w:val="0"/>
        </w:rPr>
      </w:pPr>
      <w:r w:rsidRPr="006F1E80">
        <w:rPr>
          <w:b/>
          <w:bCs w:val="0"/>
        </w:rPr>
        <w:t>Statements and Declarations</w:t>
      </w:r>
    </w:p>
    <w:p w14:paraId="5212975F" w14:textId="77777777" w:rsidR="002B0250" w:rsidRPr="006F1E80" w:rsidRDefault="002B0250" w:rsidP="000E2172">
      <w:pPr>
        <w:spacing w:before="240" w:line="360" w:lineRule="auto"/>
        <w:rPr>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All authors certify that they have no affiliations with or involvement in any organization or entity with any financial interest or non-financial interest in the subject matter or materials discussed in this manuscript.</w:t>
      </w:r>
    </w:p>
    <w:p w14:paraId="5315A5B7" w14:textId="528EC663" w:rsidR="00530348" w:rsidRPr="006F1E80" w:rsidRDefault="00530348" w:rsidP="002F7C48">
      <w:pPr>
        <w:pStyle w:val="Heading1"/>
        <w:spacing w:line="360" w:lineRule="auto"/>
      </w:pPr>
      <w:bookmarkStart w:id="565" w:name="_Hlk55418693"/>
      <w:bookmarkStart w:id="566" w:name="_Hlk71887341"/>
      <w:r w:rsidRPr="006F1E80">
        <w:lastRenderedPageBreak/>
        <w:t>References</w:t>
      </w:r>
    </w:p>
    <w:p w14:paraId="09B9D758" w14:textId="77777777" w:rsidR="005F5010" w:rsidRPr="005F5010" w:rsidRDefault="00BB0F73" w:rsidP="005F5010">
      <w:pPr>
        <w:pStyle w:val="Bibliography"/>
        <w:rPr>
          <w:rFonts w:ascii="Times New Roman" w:hAnsi="Times New Roman" w:cs="Times New Roman"/>
          <w:sz w:val="24"/>
        </w:rPr>
      </w:pPr>
      <w:r w:rsidRPr="006F1E80">
        <w:fldChar w:fldCharType="begin"/>
      </w:r>
      <w:r w:rsidR="005F5010">
        <w:instrText xml:space="preserve"> ADDIN ZOTERO_BIBL {"uncited":[],"omitted":[],"custom":[]} CSL_BIBLIOGRAPHY </w:instrText>
      </w:r>
      <w:r w:rsidRPr="006F1E80">
        <w:fldChar w:fldCharType="separate"/>
      </w:r>
      <w:r w:rsidR="005F5010" w:rsidRPr="005F5010">
        <w:rPr>
          <w:rFonts w:ascii="Times New Roman" w:hAnsi="Times New Roman" w:cs="Times New Roman"/>
          <w:sz w:val="24"/>
        </w:rPr>
        <w:t xml:space="preserve">1. </w:t>
      </w:r>
      <w:r w:rsidR="005F5010" w:rsidRPr="005F5010">
        <w:rPr>
          <w:rFonts w:ascii="Times New Roman" w:hAnsi="Times New Roman" w:cs="Times New Roman"/>
          <w:sz w:val="24"/>
        </w:rPr>
        <w:tab/>
        <w:t xml:space="preserve">Libby P, Bonow RO, Mann DL, Tomaselli GF, Bhatt D, Solomon SD, </w:t>
      </w:r>
      <w:proofErr w:type="spellStart"/>
      <w:r w:rsidR="005F5010" w:rsidRPr="005F5010">
        <w:rPr>
          <w:rFonts w:ascii="Times New Roman" w:hAnsi="Times New Roman" w:cs="Times New Roman"/>
          <w:sz w:val="24"/>
        </w:rPr>
        <w:t>Braunwald</w:t>
      </w:r>
      <w:proofErr w:type="spellEnd"/>
      <w:r w:rsidR="005F5010" w:rsidRPr="005F5010">
        <w:rPr>
          <w:rFonts w:ascii="Times New Roman" w:hAnsi="Times New Roman" w:cs="Times New Roman"/>
          <w:sz w:val="24"/>
        </w:rPr>
        <w:t xml:space="preserve"> E (2021) </w:t>
      </w:r>
      <w:proofErr w:type="spellStart"/>
      <w:r w:rsidR="005F5010" w:rsidRPr="005F5010">
        <w:rPr>
          <w:rFonts w:ascii="Times New Roman" w:hAnsi="Times New Roman" w:cs="Times New Roman"/>
          <w:sz w:val="24"/>
        </w:rPr>
        <w:t>Braunwald’s</w:t>
      </w:r>
      <w:proofErr w:type="spellEnd"/>
      <w:r w:rsidR="005F5010" w:rsidRPr="005F5010">
        <w:rPr>
          <w:rFonts w:ascii="Times New Roman" w:hAnsi="Times New Roman" w:cs="Times New Roman"/>
          <w:sz w:val="24"/>
        </w:rPr>
        <w:t xml:space="preserve"> Heart Disease - E-Book: A Textbook of Cardiovascular Medicine. https://bit.ly/braunwald-heart-disease. Accessed 6 Nov 2022</w:t>
      </w:r>
    </w:p>
    <w:p w14:paraId="39870E68" w14:textId="77777777" w:rsidR="005F5010" w:rsidRPr="005F5010" w:rsidRDefault="005F5010" w:rsidP="005F5010">
      <w:pPr>
        <w:pStyle w:val="Bibliography"/>
        <w:rPr>
          <w:rFonts w:ascii="Times New Roman" w:hAnsi="Times New Roman" w:cs="Times New Roman"/>
          <w:sz w:val="24"/>
        </w:rPr>
      </w:pPr>
      <w:r w:rsidRPr="005F5010">
        <w:rPr>
          <w:rFonts w:ascii="Times New Roman" w:hAnsi="Times New Roman" w:cs="Times New Roman"/>
          <w:sz w:val="24"/>
        </w:rPr>
        <w:t xml:space="preserve">2. </w:t>
      </w:r>
      <w:r w:rsidRPr="005F5010">
        <w:rPr>
          <w:rFonts w:ascii="Times New Roman" w:hAnsi="Times New Roman" w:cs="Times New Roman"/>
          <w:sz w:val="24"/>
        </w:rPr>
        <w:tab/>
        <w:t>Gandhi M, Singh SN (2015) Predictions in heart disease using techniques of data mining. In: 2015 International Conference on Futuristic Trends on Computational Analysis and Knowledge Management (ABLAZE). pp 520–525</w:t>
      </w:r>
    </w:p>
    <w:p w14:paraId="0D40718B" w14:textId="77777777" w:rsidR="005F5010" w:rsidRPr="005F5010" w:rsidRDefault="005F5010" w:rsidP="005F5010">
      <w:pPr>
        <w:pStyle w:val="Bibliography"/>
        <w:rPr>
          <w:rFonts w:ascii="Times New Roman" w:hAnsi="Times New Roman" w:cs="Times New Roman"/>
          <w:sz w:val="24"/>
        </w:rPr>
      </w:pPr>
      <w:r w:rsidRPr="005F5010">
        <w:rPr>
          <w:rFonts w:ascii="Times New Roman" w:hAnsi="Times New Roman" w:cs="Times New Roman"/>
          <w:sz w:val="24"/>
        </w:rPr>
        <w:t xml:space="preserve">3. </w:t>
      </w:r>
      <w:r w:rsidRPr="005F5010">
        <w:rPr>
          <w:rFonts w:ascii="Times New Roman" w:hAnsi="Times New Roman" w:cs="Times New Roman"/>
          <w:sz w:val="24"/>
        </w:rPr>
        <w:tab/>
        <w:t>Hannah R, Max R (2018) Causes of Death. Our World in Data</w:t>
      </w:r>
    </w:p>
    <w:p w14:paraId="7C509917" w14:textId="77777777" w:rsidR="005F5010" w:rsidRPr="005F5010" w:rsidRDefault="005F5010" w:rsidP="005F5010">
      <w:pPr>
        <w:pStyle w:val="Bibliography"/>
        <w:rPr>
          <w:rFonts w:ascii="Times New Roman" w:hAnsi="Times New Roman" w:cs="Times New Roman"/>
          <w:sz w:val="24"/>
        </w:rPr>
      </w:pPr>
      <w:r w:rsidRPr="005F5010">
        <w:rPr>
          <w:rFonts w:ascii="Times New Roman" w:hAnsi="Times New Roman" w:cs="Times New Roman"/>
          <w:sz w:val="24"/>
        </w:rPr>
        <w:t xml:space="preserve">4. </w:t>
      </w:r>
      <w:r w:rsidRPr="005F5010">
        <w:rPr>
          <w:rFonts w:ascii="Times New Roman" w:hAnsi="Times New Roman" w:cs="Times New Roman"/>
          <w:sz w:val="24"/>
        </w:rPr>
        <w:tab/>
        <w:t>Kochanek KD, Murphy SL, Xu J, Arias E (2019) Deaths: final data for 2017</w:t>
      </w:r>
    </w:p>
    <w:p w14:paraId="3B0DFF04" w14:textId="77777777" w:rsidR="005F5010" w:rsidRPr="005F5010" w:rsidRDefault="005F5010" w:rsidP="005F5010">
      <w:pPr>
        <w:pStyle w:val="Bibliography"/>
        <w:rPr>
          <w:rFonts w:ascii="Times New Roman" w:hAnsi="Times New Roman" w:cs="Times New Roman"/>
          <w:sz w:val="24"/>
        </w:rPr>
      </w:pPr>
      <w:r w:rsidRPr="005F5010">
        <w:rPr>
          <w:rFonts w:ascii="Times New Roman" w:hAnsi="Times New Roman" w:cs="Times New Roman"/>
          <w:sz w:val="24"/>
        </w:rPr>
        <w:t xml:space="preserve">5. </w:t>
      </w:r>
      <w:r w:rsidRPr="005F5010">
        <w:rPr>
          <w:rFonts w:ascii="Times New Roman" w:hAnsi="Times New Roman" w:cs="Times New Roman"/>
          <w:sz w:val="24"/>
        </w:rPr>
        <w:tab/>
      </w:r>
      <w:proofErr w:type="spellStart"/>
      <w:r w:rsidRPr="005F5010">
        <w:rPr>
          <w:rFonts w:ascii="Times New Roman" w:hAnsi="Times New Roman" w:cs="Times New Roman"/>
          <w:sz w:val="24"/>
        </w:rPr>
        <w:t>Fida</w:t>
      </w:r>
      <w:proofErr w:type="spellEnd"/>
      <w:r w:rsidRPr="005F5010">
        <w:rPr>
          <w:rFonts w:ascii="Times New Roman" w:hAnsi="Times New Roman" w:cs="Times New Roman"/>
          <w:sz w:val="24"/>
        </w:rPr>
        <w:t xml:space="preserve"> B, Nazir M, Naveed N, Akram S (2011) </w:t>
      </w:r>
      <w:proofErr w:type="gramStart"/>
      <w:r w:rsidRPr="005F5010">
        <w:rPr>
          <w:rFonts w:ascii="Times New Roman" w:hAnsi="Times New Roman" w:cs="Times New Roman"/>
          <w:sz w:val="24"/>
        </w:rPr>
        <w:t>Heart disease</w:t>
      </w:r>
      <w:proofErr w:type="gramEnd"/>
      <w:r w:rsidRPr="005F5010">
        <w:rPr>
          <w:rFonts w:ascii="Times New Roman" w:hAnsi="Times New Roman" w:cs="Times New Roman"/>
          <w:sz w:val="24"/>
        </w:rPr>
        <w:t xml:space="preserve"> classification ensemble optimization using genetic algorithm. In: 2011 IEEE 14th International Multitopic Conference. IEEE, pp 19–24</w:t>
      </w:r>
    </w:p>
    <w:p w14:paraId="22FD1971" w14:textId="77777777" w:rsidR="005F5010" w:rsidRPr="005F5010" w:rsidRDefault="005F5010" w:rsidP="005F5010">
      <w:pPr>
        <w:pStyle w:val="Bibliography"/>
        <w:rPr>
          <w:rFonts w:ascii="Times New Roman" w:hAnsi="Times New Roman" w:cs="Times New Roman"/>
          <w:sz w:val="24"/>
        </w:rPr>
      </w:pPr>
      <w:r w:rsidRPr="005F5010">
        <w:rPr>
          <w:rFonts w:ascii="Times New Roman" w:hAnsi="Times New Roman" w:cs="Times New Roman"/>
          <w:sz w:val="24"/>
        </w:rPr>
        <w:t xml:space="preserve">6. </w:t>
      </w:r>
      <w:r w:rsidRPr="005F5010">
        <w:rPr>
          <w:rFonts w:ascii="Times New Roman" w:hAnsi="Times New Roman" w:cs="Times New Roman"/>
          <w:sz w:val="24"/>
        </w:rPr>
        <w:tab/>
        <w:t>Anderson RN, Smith BL (2003) Deaths: leading causes for 2001</w:t>
      </w:r>
    </w:p>
    <w:p w14:paraId="62C5C77C" w14:textId="77777777" w:rsidR="005F5010" w:rsidRPr="005F5010" w:rsidRDefault="005F5010" w:rsidP="005F5010">
      <w:pPr>
        <w:pStyle w:val="Bibliography"/>
        <w:rPr>
          <w:rFonts w:ascii="Times New Roman" w:hAnsi="Times New Roman" w:cs="Times New Roman"/>
          <w:sz w:val="24"/>
        </w:rPr>
      </w:pPr>
      <w:r w:rsidRPr="005F5010">
        <w:rPr>
          <w:rFonts w:ascii="Times New Roman" w:hAnsi="Times New Roman" w:cs="Times New Roman"/>
          <w:sz w:val="24"/>
        </w:rPr>
        <w:t xml:space="preserve">7. </w:t>
      </w:r>
      <w:r w:rsidRPr="005F5010">
        <w:rPr>
          <w:rFonts w:ascii="Times New Roman" w:hAnsi="Times New Roman" w:cs="Times New Roman"/>
          <w:sz w:val="24"/>
        </w:rPr>
        <w:tab/>
        <w:t>Nahar J, Imam T, Tickle KS, Chen Y-PP (2013) Computational intelligence for heart disease diagnosis: A medical knowledge driven approach. Expert Systems with Applications 40:96–104. https://doi.org/10.1016/j.eswa.2012.07.032</w:t>
      </w:r>
    </w:p>
    <w:p w14:paraId="5882CC2B" w14:textId="77777777" w:rsidR="005F5010" w:rsidRPr="005F5010" w:rsidRDefault="005F5010" w:rsidP="005F5010">
      <w:pPr>
        <w:pStyle w:val="Bibliography"/>
        <w:rPr>
          <w:rFonts w:ascii="Times New Roman" w:hAnsi="Times New Roman" w:cs="Times New Roman"/>
          <w:sz w:val="24"/>
        </w:rPr>
      </w:pPr>
      <w:r w:rsidRPr="005F5010">
        <w:rPr>
          <w:rFonts w:ascii="Times New Roman" w:hAnsi="Times New Roman" w:cs="Times New Roman"/>
          <w:sz w:val="24"/>
        </w:rPr>
        <w:t xml:space="preserve">8. </w:t>
      </w:r>
      <w:r w:rsidRPr="005F5010">
        <w:rPr>
          <w:rFonts w:ascii="Times New Roman" w:hAnsi="Times New Roman" w:cs="Times New Roman"/>
          <w:sz w:val="24"/>
        </w:rPr>
        <w:tab/>
        <w:t>Dalen JE, Alpert JS, Goldberg RJ, Weinstein RS (2014) The Epidemic of the 20th Century: Coronary Heart Disease. The American Journal of Medicine 127:807–812. https://doi.org/10.1016/j.amjmed.2014.04.015</w:t>
      </w:r>
    </w:p>
    <w:p w14:paraId="2CDF6B95" w14:textId="77777777" w:rsidR="005F5010" w:rsidRPr="005F5010" w:rsidRDefault="005F5010" w:rsidP="005F5010">
      <w:pPr>
        <w:pStyle w:val="Bibliography"/>
        <w:rPr>
          <w:rFonts w:ascii="Times New Roman" w:hAnsi="Times New Roman" w:cs="Times New Roman"/>
          <w:sz w:val="24"/>
        </w:rPr>
      </w:pPr>
      <w:r w:rsidRPr="005F5010">
        <w:rPr>
          <w:rFonts w:ascii="Times New Roman" w:hAnsi="Times New Roman" w:cs="Times New Roman"/>
          <w:sz w:val="24"/>
        </w:rPr>
        <w:t xml:space="preserve">9. </w:t>
      </w:r>
      <w:r w:rsidRPr="005F5010">
        <w:rPr>
          <w:rFonts w:ascii="Times New Roman" w:hAnsi="Times New Roman" w:cs="Times New Roman"/>
          <w:sz w:val="24"/>
        </w:rPr>
        <w:tab/>
        <w:t>Mohan S, Thirumalai C, Srivastava G (2019) Effective Heart Disease Prediction Using Hybrid Machine Learning Techniques. IEEE Access 7:81542–81554. https://doi.org/10.1109/ACCESS.2019.2923707</w:t>
      </w:r>
    </w:p>
    <w:p w14:paraId="122F046E" w14:textId="77777777" w:rsidR="005F5010" w:rsidRPr="005F5010" w:rsidRDefault="005F5010" w:rsidP="005F5010">
      <w:pPr>
        <w:pStyle w:val="Bibliography"/>
        <w:rPr>
          <w:rFonts w:ascii="Times New Roman" w:hAnsi="Times New Roman" w:cs="Times New Roman"/>
          <w:sz w:val="24"/>
        </w:rPr>
      </w:pPr>
      <w:r w:rsidRPr="005F5010">
        <w:rPr>
          <w:rFonts w:ascii="Times New Roman" w:hAnsi="Times New Roman" w:cs="Times New Roman"/>
          <w:sz w:val="24"/>
        </w:rPr>
        <w:t xml:space="preserve">10. </w:t>
      </w:r>
      <w:r w:rsidRPr="005F5010">
        <w:rPr>
          <w:rFonts w:ascii="Times New Roman" w:hAnsi="Times New Roman" w:cs="Times New Roman"/>
          <w:sz w:val="24"/>
        </w:rPr>
        <w:tab/>
      </w:r>
      <w:proofErr w:type="spellStart"/>
      <w:r w:rsidRPr="005F5010">
        <w:rPr>
          <w:rFonts w:ascii="Times New Roman" w:hAnsi="Times New Roman" w:cs="Times New Roman"/>
          <w:sz w:val="24"/>
        </w:rPr>
        <w:t>Dulhare</w:t>
      </w:r>
      <w:proofErr w:type="spellEnd"/>
      <w:r w:rsidRPr="005F5010">
        <w:rPr>
          <w:rFonts w:ascii="Times New Roman" w:hAnsi="Times New Roman" w:cs="Times New Roman"/>
          <w:sz w:val="24"/>
        </w:rPr>
        <w:t xml:space="preserve"> U (2018) Prediction system for heart disease using Naive Bayes and particle swarm optimization. Biomedical Research </w:t>
      </w:r>
      <w:proofErr w:type="gramStart"/>
      <w:r w:rsidRPr="005F5010">
        <w:rPr>
          <w:rFonts w:ascii="Times New Roman" w:hAnsi="Times New Roman" w:cs="Times New Roman"/>
          <w:sz w:val="24"/>
        </w:rPr>
        <w:t>29:.</w:t>
      </w:r>
      <w:proofErr w:type="gramEnd"/>
      <w:r w:rsidRPr="005F5010">
        <w:rPr>
          <w:rFonts w:ascii="Times New Roman" w:hAnsi="Times New Roman" w:cs="Times New Roman"/>
          <w:sz w:val="24"/>
        </w:rPr>
        <w:t xml:space="preserve"> https://doi.org/10.4066/biomedicalresearch.29-18-620</w:t>
      </w:r>
    </w:p>
    <w:p w14:paraId="30C9A683" w14:textId="77777777" w:rsidR="005F5010" w:rsidRPr="005F5010" w:rsidRDefault="005F5010" w:rsidP="005F5010">
      <w:pPr>
        <w:pStyle w:val="Bibliography"/>
        <w:rPr>
          <w:rFonts w:ascii="Times New Roman" w:hAnsi="Times New Roman" w:cs="Times New Roman"/>
          <w:sz w:val="24"/>
        </w:rPr>
      </w:pPr>
      <w:r w:rsidRPr="005F5010">
        <w:rPr>
          <w:rFonts w:ascii="Times New Roman" w:hAnsi="Times New Roman" w:cs="Times New Roman"/>
          <w:sz w:val="24"/>
        </w:rPr>
        <w:t xml:space="preserve">11. </w:t>
      </w:r>
      <w:r w:rsidRPr="005F5010">
        <w:rPr>
          <w:rFonts w:ascii="Times New Roman" w:hAnsi="Times New Roman" w:cs="Times New Roman"/>
          <w:sz w:val="24"/>
        </w:rPr>
        <w:tab/>
        <w:t xml:space="preserve">Esfahani HA, Ghazanfari M (2017) </w:t>
      </w:r>
      <w:proofErr w:type="gramStart"/>
      <w:r w:rsidRPr="005F5010">
        <w:rPr>
          <w:rFonts w:ascii="Times New Roman" w:hAnsi="Times New Roman" w:cs="Times New Roman"/>
          <w:sz w:val="24"/>
        </w:rPr>
        <w:t>Cardiovascular disease</w:t>
      </w:r>
      <w:proofErr w:type="gramEnd"/>
      <w:r w:rsidRPr="005F5010">
        <w:rPr>
          <w:rFonts w:ascii="Times New Roman" w:hAnsi="Times New Roman" w:cs="Times New Roman"/>
          <w:sz w:val="24"/>
        </w:rPr>
        <w:t xml:space="preserve"> detection using a new ensemble classifier. In: 2017 IEEE 4th International Conference on Knowledge-Based Engineering and Innovation (KBEI). pp 1011–1014</w:t>
      </w:r>
    </w:p>
    <w:p w14:paraId="4305AC0F" w14:textId="77777777" w:rsidR="005F5010" w:rsidRPr="005F5010" w:rsidRDefault="005F5010" w:rsidP="005F5010">
      <w:pPr>
        <w:pStyle w:val="Bibliography"/>
        <w:rPr>
          <w:rFonts w:ascii="Times New Roman" w:hAnsi="Times New Roman" w:cs="Times New Roman"/>
          <w:sz w:val="24"/>
        </w:rPr>
      </w:pPr>
      <w:r w:rsidRPr="005F5010">
        <w:rPr>
          <w:rFonts w:ascii="Times New Roman" w:hAnsi="Times New Roman" w:cs="Times New Roman"/>
          <w:sz w:val="24"/>
        </w:rPr>
        <w:t xml:space="preserve">12. </w:t>
      </w:r>
      <w:r w:rsidRPr="005F5010">
        <w:rPr>
          <w:rFonts w:ascii="Times New Roman" w:hAnsi="Times New Roman" w:cs="Times New Roman"/>
          <w:sz w:val="24"/>
        </w:rPr>
        <w:tab/>
        <w:t>Patel SB, Yadav PK, Shukla DP (2013) Predict the diagnosis of heart disease patients using classification mining techniques. IOSR Journal of Agriculture and Veterinary Science (IOSR-JAVS) 4:61–64</w:t>
      </w:r>
    </w:p>
    <w:p w14:paraId="4BA68554" w14:textId="77777777" w:rsidR="005F5010" w:rsidRPr="005F5010" w:rsidRDefault="005F5010" w:rsidP="005F5010">
      <w:pPr>
        <w:pStyle w:val="Bibliography"/>
        <w:rPr>
          <w:rFonts w:ascii="Times New Roman" w:hAnsi="Times New Roman" w:cs="Times New Roman"/>
          <w:sz w:val="24"/>
        </w:rPr>
      </w:pPr>
      <w:r w:rsidRPr="005F5010">
        <w:rPr>
          <w:rFonts w:ascii="Times New Roman" w:hAnsi="Times New Roman" w:cs="Times New Roman"/>
          <w:sz w:val="24"/>
        </w:rPr>
        <w:t xml:space="preserve">13. </w:t>
      </w:r>
      <w:r w:rsidRPr="005F5010">
        <w:rPr>
          <w:rFonts w:ascii="Times New Roman" w:hAnsi="Times New Roman" w:cs="Times New Roman"/>
          <w:sz w:val="24"/>
        </w:rPr>
        <w:tab/>
        <w:t xml:space="preserve">Yahya WB, Rosenberg R, Ulm K (2014) Microarray-based Classification of Histopathologic Responses of Locally Advanced Rectal Carcinomas to Neoadjuvant </w:t>
      </w:r>
      <w:proofErr w:type="spellStart"/>
      <w:r w:rsidRPr="005F5010">
        <w:rPr>
          <w:rFonts w:ascii="Times New Roman" w:hAnsi="Times New Roman" w:cs="Times New Roman"/>
          <w:sz w:val="24"/>
        </w:rPr>
        <w:t>Radiochemotherapy</w:t>
      </w:r>
      <w:proofErr w:type="spellEnd"/>
      <w:r w:rsidRPr="005F5010">
        <w:rPr>
          <w:rFonts w:ascii="Times New Roman" w:hAnsi="Times New Roman" w:cs="Times New Roman"/>
          <w:sz w:val="24"/>
        </w:rPr>
        <w:t xml:space="preserve"> Treatment. </w:t>
      </w:r>
      <w:proofErr w:type="spellStart"/>
      <w:r w:rsidRPr="005F5010">
        <w:rPr>
          <w:rFonts w:ascii="Times New Roman" w:hAnsi="Times New Roman" w:cs="Times New Roman"/>
          <w:sz w:val="24"/>
        </w:rPr>
        <w:t>Turkiye</w:t>
      </w:r>
      <w:proofErr w:type="spellEnd"/>
      <w:r w:rsidRPr="005F5010">
        <w:rPr>
          <w:rFonts w:ascii="Times New Roman" w:hAnsi="Times New Roman" w:cs="Times New Roman"/>
          <w:sz w:val="24"/>
        </w:rPr>
        <w:t xml:space="preserve"> </w:t>
      </w:r>
      <w:proofErr w:type="spellStart"/>
      <w:r w:rsidRPr="005F5010">
        <w:rPr>
          <w:rFonts w:ascii="Times New Roman" w:hAnsi="Times New Roman" w:cs="Times New Roman"/>
          <w:sz w:val="24"/>
        </w:rPr>
        <w:t>Klinikleri</w:t>
      </w:r>
      <w:proofErr w:type="spellEnd"/>
      <w:r w:rsidRPr="005F5010">
        <w:rPr>
          <w:rFonts w:ascii="Times New Roman" w:hAnsi="Times New Roman" w:cs="Times New Roman"/>
          <w:sz w:val="24"/>
        </w:rPr>
        <w:t xml:space="preserve"> Journal of Biostatistics 6:</w:t>
      </w:r>
    </w:p>
    <w:p w14:paraId="4E55C51A" w14:textId="77777777" w:rsidR="005F5010" w:rsidRPr="005F5010" w:rsidRDefault="005F5010" w:rsidP="005F5010">
      <w:pPr>
        <w:pStyle w:val="Bibliography"/>
        <w:rPr>
          <w:rFonts w:ascii="Times New Roman" w:hAnsi="Times New Roman" w:cs="Times New Roman"/>
          <w:sz w:val="24"/>
        </w:rPr>
      </w:pPr>
      <w:r w:rsidRPr="005F5010">
        <w:rPr>
          <w:rFonts w:ascii="Times New Roman" w:hAnsi="Times New Roman" w:cs="Times New Roman"/>
          <w:sz w:val="24"/>
        </w:rPr>
        <w:lastRenderedPageBreak/>
        <w:t xml:space="preserve">14. </w:t>
      </w:r>
      <w:r w:rsidRPr="005F5010">
        <w:rPr>
          <w:rFonts w:ascii="Times New Roman" w:hAnsi="Times New Roman" w:cs="Times New Roman"/>
          <w:sz w:val="24"/>
        </w:rPr>
        <w:tab/>
      </w:r>
      <w:proofErr w:type="spellStart"/>
      <w:r w:rsidRPr="005F5010">
        <w:rPr>
          <w:rFonts w:ascii="Times New Roman" w:hAnsi="Times New Roman" w:cs="Times New Roman"/>
          <w:sz w:val="24"/>
        </w:rPr>
        <w:t>Pouriyeh</w:t>
      </w:r>
      <w:proofErr w:type="spellEnd"/>
      <w:r w:rsidRPr="005F5010">
        <w:rPr>
          <w:rFonts w:ascii="Times New Roman" w:hAnsi="Times New Roman" w:cs="Times New Roman"/>
          <w:sz w:val="24"/>
        </w:rPr>
        <w:t xml:space="preserve"> S, Vahid S, Sannino G, et al (2017) A comprehensive investigation and comparison of machine learning techniques in the domain of heart disease. In: 2017 IEEE symposium on computers and communications (ISCC). IEEE, pp 204–207</w:t>
      </w:r>
    </w:p>
    <w:p w14:paraId="4B774B44" w14:textId="77777777" w:rsidR="005F5010" w:rsidRPr="005F5010" w:rsidRDefault="005F5010" w:rsidP="005F5010">
      <w:pPr>
        <w:pStyle w:val="Bibliography"/>
        <w:rPr>
          <w:rFonts w:ascii="Times New Roman" w:hAnsi="Times New Roman" w:cs="Times New Roman"/>
          <w:sz w:val="24"/>
        </w:rPr>
      </w:pPr>
      <w:r w:rsidRPr="005F5010">
        <w:rPr>
          <w:rFonts w:ascii="Times New Roman" w:hAnsi="Times New Roman" w:cs="Times New Roman"/>
          <w:sz w:val="24"/>
        </w:rPr>
        <w:t xml:space="preserve">15. </w:t>
      </w:r>
      <w:r w:rsidRPr="005F5010">
        <w:rPr>
          <w:rFonts w:ascii="Times New Roman" w:hAnsi="Times New Roman" w:cs="Times New Roman"/>
          <w:sz w:val="24"/>
        </w:rPr>
        <w:tab/>
        <w:t>Latha CBC, Jeeva SC (2019) Improving the accuracy of prediction of heart disease risk based on ensemble classification techniques. Informatics in Medicine Unlocked 16:100203. https://doi.org/10.1016/j.imu.2019.100203</w:t>
      </w:r>
    </w:p>
    <w:p w14:paraId="3A8F3ADB" w14:textId="77777777" w:rsidR="005F5010" w:rsidRPr="005F5010" w:rsidRDefault="005F5010" w:rsidP="005F5010">
      <w:pPr>
        <w:pStyle w:val="Bibliography"/>
        <w:rPr>
          <w:rFonts w:ascii="Times New Roman" w:hAnsi="Times New Roman" w:cs="Times New Roman"/>
          <w:sz w:val="24"/>
        </w:rPr>
      </w:pPr>
      <w:r w:rsidRPr="005F5010">
        <w:rPr>
          <w:rFonts w:ascii="Times New Roman" w:hAnsi="Times New Roman" w:cs="Times New Roman"/>
          <w:sz w:val="24"/>
        </w:rPr>
        <w:t xml:space="preserve">16. </w:t>
      </w:r>
      <w:r w:rsidRPr="005F5010">
        <w:rPr>
          <w:rFonts w:ascii="Times New Roman" w:hAnsi="Times New Roman" w:cs="Times New Roman"/>
          <w:sz w:val="24"/>
        </w:rPr>
        <w:tab/>
        <w:t>OGUNDEPO EA, FOKOUÉ E (2019) AN EMPIRICAL DEMONSTRATION OF THE NO FREE LUNCH THEOREM. Math Appl 8:173–188. https://doi.org/10.13164/ma.2019.11</w:t>
      </w:r>
    </w:p>
    <w:p w14:paraId="23D1C485" w14:textId="77777777" w:rsidR="005F5010" w:rsidRPr="005F5010" w:rsidRDefault="005F5010" w:rsidP="005F5010">
      <w:pPr>
        <w:pStyle w:val="Bibliography"/>
        <w:rPr>
          <w:rFonts w:ascii="Times New Roman" w:hAnsi="Times New Roman" w:cs="Times New Roman"/>
          <w:sz w:val="24"/>
        </w:rPr>
      </w:pPr>
      <w:r w:rsidRPr="005F5010">
        <w:rPr>
          <w:rFonts w:ascii="Times New Roman" w:hAnsi="Times New Roman" w:cs="Times New Roman"/>
          <w:sz w:val="24"/>
        </w:rPr>
        <w:t xml:space="preserve">17. </w:t>
      </w:r>
      <w:r w:rsidRPr="005F5010">
        <w:rPr>
          <w:rFonts w:ascii="Times New Roman" w:hAnsi="Times New Roman" w:cs="Times New Roman"/>
          <w:sz w:val="24"/>
        </w:rPr>
        <w:tab/>
        <w:t xml:space="preserve">Janosi A, </w:t>
      </w:r>
      <w:proofErr w:type="spellStart"/>
      <w:r w:rsidRPr="005F5010">
        <w:rPr>
          <w:rFonts w:ascii="Times New Roman" w:hAnsi="Times New Roman" w:cs="Times New Roman"/>
          <w:sz w:val="24"/>
        </w:rPr>
        <w:t>Steinbrunn</w:t>
      </w:r>
      <w:proofErr w:type="spellEnd"/>
      <w:r w:rsidRPr="005F5010">
        <w:rPr>
          <w:rFonts w:ascii="Times New Roman" w:hAnsi="Times New Roman" w:cs="Times New Roman"/>
          <w:sz w:val="24"/>
        </w:rPr>
        <w:t xml:space="preserve"> W, Pfisterer M, Detrano R (1988) </w:t>
      </w:r>
      <w:proofErr w:type="gramStart"/>
      <w:r w:rsidRPr="005F5010">
        <w:rPr>
          <w:rFonts w:ascii="Times New Roman" w:hAnsi="Times New Roman" w:cs="Times New Roman"/>
          <w:sz w:val="24"/>
        </w:rPr>
        <w:t>Heart disease</w:t>
      </w:r>
      <w:proofErr w:type="gramEnd"/>
      <w:r w:rsidRPr="005F5010">
        <w:rPr>
          <w:rFonts w:ascii="Times New Roman" w:hAnsi="Times New Roman" w:cs="Times New Roman"/>
          <w:sz w:val="24"/>
        </w:rPr>
        <w:t xml:space="preserve"> data set. The UCI KDD Archive</w:t>
      </w:r>
    </w:p>
    <w:p w14:paraId="416CD771" w14:textId="77777777" w:rsidR="005F5010" w:rsidRPr="005F5010" w:rsidRDefault="005F5010" w:rsidP="005F5010">
      <w:pPr>
        <w:pStyle w:val="Bibliography"/>
        <w:rPr>
          <w:rFonts w:ascii="Times New Roman" w:hAnsi="Times New Roman" w:cs="Times New Roman"/>
          <w:sz w:val="24"/>
        </w:rPr>
      </w:pPr>
      <w:r w:rsidRPr="005F5010">
        <w:rPr>
          <w:rFonts w:ascii="Times New Roman" w:hAnsi="Times New Roman" w:cs="Times New Roman"/>
          <w:sz w:val="24"/>
        </w:rPr>
        <w:t xml:space="preserve">18. </w:t>
      </w:r>
      <w:r w:rsidRPr="005F5010">
        <w:rPr>
          <w:rFonts w:ascii="Times New Roman" w:hAnsi="Times New Roman" w:cs="Times New Roman"/>
          <w:sz w:val="24"/>
        </w:rPr>
        <w:tab/>
      </w:r>
      <w:proofErr w:type="spellStart"/>
      <w:r w:rsidRPr="005F5010">
        <w:rPr>
          <w:rFonts w:ascii="Times New Roman" w:hAnsi="Times New Roman" w:cs="Times New Roman"/>
          <w:sz w:val="24"/>
        </w:rPr>
        <w:t>Dua</w:t>
      </w:r>
      <w:proofErr w:type="spellEnd"/>
      <w:r w:rsidRPr="005F5010">
        <w:rPr>
          <w:rFonts w:ascii="Times New Roman" w:hAnsi="Times New Roman" w:cs="Times New Roman"/>
          <w:sz w:val="24"/>
        </w:rPr>
        <w:t xml:space="preserve"> D, Graff C (2017) UCI machine learning repository</w:t>
      </w:r>
    </w:p>
    <w:p w14:paraId="0791DB94" w14:textId="77777777" w:rsidR="005F5010" w:rsidRPr="005F5010" w:rsidRDefault="005F5010" w:rsidP="005F5010">
      <w:pPr>
        <w:pStyle w:val="Bibliography"/>
        <w:rPr>
          <w:rFonts w:ascii="Times New Roman" w:hAnsi="Times New Roman" w:cs="Times New Roman"/>
          <w:sz w:val="24"/>
        </w:rPr>
      </w:pPr>
      <w:r w:rsidRPr="005F5010">
        <w:rPr>
          <w:rFonts w:ascii="Times New Roman" w:hAnsi="Times New Roman" w:cs="Times New Roman"/>
          <w:sz w:val="24"/>
        </w:rPr>
        <w:t xml:space="preserve">19. </w:t>
      </w:r>
      <w:r w:rsidRPr="005F5010">
        <w:rPr>
          <w:rFonts w:ascii="Times New Roman" w:hAnsi="Times New Roman" w:cs="Times New Roman"/>
          <w:sz w:val="24"/>
        </w:rPr>
        <w:tab/>
        <w:t>Song Y-Y, Ying LU (2015) Decision tree methods: applications for classification and prediction. Shanghai archives of psychiatry 27:130. https://doi.org/10.11919/j.issn.1002-0829.215044</w:t>
      </w:r>
    </w:p>
    <w:p w14:paraId="01A161DC" w14:textId="77777777" w:rsidR="005F5010" w:rsidRPr="005F5010" w:rsidRDefault="005F5010" w:rsidP="005F5010">
      <w:pPr>
        <w:pStyle w:val="Bibliography"/>
        <w:rPr>
          <w:rFonts w:ascii="Times New Roman" w:hAnsi="Times New Roman" w:cs="Times New Roman"/>
          <w:sz w:val="24"/>
        </w:rPr>
      </w:pPr>
      <w:r w:rsidRPr="005F5010">
        <w:rPr>
          <w:rFonts w:ascii="Times New Roman" w:hAnsi="Times New Roman" w:cs="Times New Roman"/>
          <w:sz w:val="24"/>
        </w:rPr>
        <w:t xml:space="preserve">20. </w:t>
      </w:r>
      <w:r w:rsidRPr="005F5010">
        <w:rPr>
          <w:rFonts w:ascii="Times New Roman" w:hAnsi="Times New Roman" w:cs="Times New Roman"/>
          <w:sz w:val="24"/>
        </w:rPr>
        <w:tab/>
        <w:t>Friedman JH (2001) Greedy function approximation: a gradient boosting machine. Annals of statistics 1189–1232</w:t>
      </w:r>
    </w:p>
    <w:p w14:paraId="2733E507" w14:textId="77777777" w:rsidR="005F5010" w:rsidRPr="005F5010" w:rsidRDefault="005F5010" w:rsidP="005F5010">
      <w:pPr>
        <w:pStyle w:val="Bibliography"/>
        <w:rPr>
          <w:rFonts w:ascii="Times New Roman" w:hAnsi="Times New Roman" w:cs="Times New Roman"/>
          <w:sz w:val="24"/>
        </w:rPr>
      </w:pPr>
      <w:r w:rsidRPr="005F5010">
        <w:rPr>
          <w:rFonts w:ascii="Times New Roman" w:hAnsi="Times New Roman" w:cs="Times New Roman"/>
          <w:sz w:val="24"/>
        </w:rPr>
        <w:t xml:space="preserve">21. </w:t>
      </w:r>
      <w:r w:rsidRPr="005F5010">
        <w:rPr>
          <w:rFonts w:ascii="Times New Roman" w:hAnsi="Times New Roman" w:cs="Times New Roman"/>
          <w:sz w:val="24"/>
        </w:rPr>
        <w:tab/>
        <w:t xml:space="preserve">Chen T, </w:t>
      </w:r>
      <w:proofErr w:type="spellStart"/>
      <w:r w:rsidRPr="005F5010">
        <w:rPr>
          <w:rFonts w:ascii="Times New Roman" w:hAnsi="Times New Roman" w:cs="Times New Roman"/>
          <w:sz w:val="24"/>
        </w:rPr>
        <w:t>Guestrin</w:t>
      </w:r>
      <w:proofErr w:type="spellEnd"/>
      <w:r w:rsidRPr="005F5010">
        <w:rPr>
          <w:rFonts w:ascii="Times New Roman" w:hAnsi="Times New Roman" w:cs="Times New Roman"/>
          <w:sz w:val="24"/>
        </w:rPr>
        <w:t xml:space="preserve"> C (2016) </w:t>
      </w:r>
      <w:proofErr w:type="spellStart"/>
      <w:r w:rsidRPr="005F5010">
        <w:rPr>
          <w:rFonts w:ascii="Times New Roman" w:hAnsi="Times New Roman" w:cs="Times New Roman"/>
          <w:sz w:val="24"/>
        </w:rPr>
        <w:t>Xgboost</w:t>
      </w:r>
      <w:proofErr w:type="spellEnd"/>
      <w:r w:rsidRPr="005F5010">
        <w:rPr>
          <w:rFonts w:ascii="Times New Roman" w:hAnsi="Times New Roman" w:cs="Times New Roman"/>
          <w:sz w:val="24"/>
        </w:rPr>
        <w:t xml:space="preserve">: A scalable tree boosting system. In: Proceedings of the 22nd </w:t>
      </w:r>
      <w:proofErr w:type="spellStart"/>
      <w:r w:rsidRPr="005F5010">
        <w:rPr>
          <w:rFonts w:ascii="Times New Roman" w:hAnsi="Times New Roman" w:cs="Times New Roman"/>
          <w:sz w:val="24"/>
        </w:rPr>
        <w:t>acm</w:t>
      </w:r>
      <w:proofErr w:type="spellEnd"/>
      <w:r w:rsidRPr="005F5010">
        <w:rPr>
          <w:rFonts w:ascii="Times New Roman" w:hAnsi="Times New Roman" w:cs="Times New Roman"/>
          <w:sz w:val="24"/>
        </w:rPr>
        <w:t xml:space="preserve"> </w:t>
      </w:r>
      <w:proofErr w:type="spellStart"/>
      <w:r w:rsidRPr="005F5010">
        <w:rPr>
          <w:rFonts w:ascii="Times New Roman" w:hAnsi="Times New Roman" w:cs="Times New Roman"/>
          <w:sz w:val="24"/>
        </w:rPr>
        <w:t>sigkdd</w:t>
      </w:r>
      <w:proofErr w:type="spellEnd"/>
      <w:r w:rsidRPr="005F5010">
        <w:rPr>
          <w:rFonts w:ascii="Times New Roman" w:hAnsi="Times New Roman" w:cs="Times New Roman"/>
          <w:sz w:val="24"/>
        </w:rPr>
        <w:t xml:space="preserve"> international conference on knowledge discovery and data mining. pp 785–794</w:t>
      </w:r>
    </w:p>
    <w:p w14:paraId="0CE6088D" w14:textId="77777777" w:rsidR="005F5010" w:rsidRPr="005F5010" w:rsidRDefault="005F5010" w:rsidP="005F5010">
      <w:pPr>
        <w:pStyle w:val="Bibliography"/>
        <w:rPr>
          <w:rFonts w:ascii="Times New Roman" w:hAnsi="Times New Roman" w:cs="Times New Roman"/>
          <w:sz w:val="24"/>
        </w:rPr>
      </w:pPr>
      <w:r w:rsidRPr="005F5010">
        <w:rPr>
          <w:rFonts w:ascii="Times New Roman" w:hAnsi="Times New Roman" w:cs="Times New Roman"/>
          <w:sz w:val="24"/>
        </w:rPr>
        <w:t xml:space="preserve">22. </w:t>
      </w:r>
      <w:r w:rsidRPr="005F5010">
        <w:rPr>
          <w:rFonts w:ascii="Times New Roman" w:hAnsi="Times New Roman" w:cs="Times New Roman"/>
          <w:sz w:val="24"/>
        </w:rPr>
        <w:tab/>
        <w:t xml:space="preserve">Strobl C, </w:t>
      </w:r>
      <w:proofErr w:type="spellStart"/>
      <w:r w:rsidRPr="005F5010">
        <w:rPr>
          <w:rFonts w:ascii="Times New Roman" w:hAnsi="Times New Roman" w:cs="Times New Roman"/>
          <w:sz w:val="24"/>
        </w:rPr>
        <w:t>Zeileis</w:t>
      </w:r>
      <w:proofErr w:type="spellEnd"/>
      <w:r w:rsidRPr="005F5010">
        <w:rPr>
          <w:rFonts w:ascii="Times New Roman" w:hAnsi="Times New Roman" w:cs="Times New Roman"/>
          <w:sz w:val="24"/>
        </w:rPr>
        <w:t xml:space="preserve"> A (2009) Party </w:t>
      </w:r>
      <w:proofErr w:type="gramStart"/>
      <w:r w:rsidRPr="005F5010">
        <w:rPr>
          <w:rFonts w:ascii="Times New Roman" w:hAnsi="Times New Roman" w:cs="Times New Roman"/>
          <w:sz w:val="24"/>
        </w:rPr>
        <w:t>on!–</w:t>
      </w:r>
      <w:proofErr w:type="gramEnd"/>
      <w:r w:rsidRPr="005F5010">
        <w:rPr>
          <w:rFonts w:ascii="Times New Roman" w:hAnsi="Times New Roman" w:cs="Times New Roman"/>
          <w:sz w:val="24"/>
        </w:rPr>
        <w:t>A new, conditional variable importance measure for random forests available in party</w:t>
      </w:r>
    </w:p>
    <w:p w14:paraId="6FE2C161" w14:textId="77777777" w:rsidR="005F5010" w:rsidRPr="005F5010" w:rsidRDefault="005F5010" w:rsidP="005F5010">
      <w:pPr>
        <w:pStyle w:val="Bibliography"/>
        <w:rPr>
          <w:rFonts w:ascii="Times New Roman" w:hAnsi="Times New Roman" w:cs="Times New Roman"/>
          <w:sz w:val="24"/>
        </w:rPr>
      </w:pPr>
      <w:r w:rsidRPr="005F5010">
        <w:rPr>
          <w:rFonts w:ascii="Times New Roman" w:hAnsi="Times New Roman" w:cs="Times New Roman"/>
          <w:sz w:val="24"/>
        </w:rPr>
        <w:t xml:space="preserve">23. </w:t>
      </w:r>
      <w:r w:rsidRPr="005F5010">
        <w:rPr>
          <w:rFonts w:ascii="Times New Roman" w:hAnsi="Times New Roman" w:cs="Times New Roman"/>
          <w:sz w:val="24"/>
        </w:rPr>
        <w:tab/>
      </w:r>
      <w:proofErr w:type="spellStart"/>
      <w:r w:rsidRPr="005F5010">
        <w:rPr>
          <w:rFonts w:ascii="Times New Roman" w:hAnsi="Times New Roman" w:cs="Times New Roman"/>
          <w:sz w:val="24"/>
        </w:rPr>
        <w:t>Hapfelmeier</w:t>
      </w:r>
      <w:proofErr w:type="spellEnd"/>
      <w:r w:rsidRPr="005F5010">
        <w:rPr>
          <w:rFonts w:ascii="Times New Roman" w:hAnsi="Times New Roman" w:cs="Times New Roman"/>
          <w:sz w:val="24"/>
        </w:rPr>
        <w:t xml:space="preserve"> A, Babatunde W, Yahya RR, Ulm K (2012) 26 Predictive </w:t>
      </w:r>
      <w:proofErr w:type="spellStart"/>
      <w:r w:rsidRPr="005F5010">
        <w:rPr>
          <w:rFonts w:ascii="Times New Roman" w:hAnsi="Times New Roman" w:cs="Times New Roman"/>
          <w:sz w:val="24"/>
        </w:rPr>
        <w:t>Modeling</w:t>
      </w:r>
      <w:proofErr w:type="spellEnd"/>
      <w:r w:rsidRPr="005F5010">
        <w:rPr>
          <w:rFonts w:ascii="Times New Roman" w:hAnsi="Times New Roman" w:cs="Times New Roman"/>
          <w:sz w:val="24"/>
        </w:rPr>
        <w:t xml:space="preserve"> of Gene Expression Data. Handbook of Statistics in Clinical Oncology 471. https://doi.org/10.1201/b11800-31</w:t>
      </w:r>
    </w:p>
    <w:p w14:paraId="6921989D" w14:textId="77777777" w:rsidR="005F5010" w:rsidRPr="005F5010" w:rsidRDefault="005F5010" w:rsidP="005F5010">
      <w:pPr>
        <w:pStyle w:val="Bibliography"/>
        <w:rPr>
          <w:rFonts w:ascii="Times New Roman" w:hAnsi="Times New Roman" w:cs="Times New Roman"/>
          <w:sz w:val="24"/>
        </w:rPr>
      </w:pPr>
      <w:r w:rsidRPr="005F5010">
        <w:rPr>
          <w:rFonts w:ascii="Times New Roman" w:hAnsi="Times New Roman" w:cs="Times New Roman"/>
          <w:sz w:val="24"/>
        </w:rPr>
        <w:t xml:space="preserve">24. </w:t>
      </w:r>
      <w:r w:rsidRPr="005F5010">
        <w:rPr>
          <w:rFonts w:ascii="Times New Roman" w:hAnsi="Times New Roman" w:cs="Times New Roman"/>
          <w:sz w:val="24"/>
        </w:rPr>
        <w:tab/>
      </w:r>
      <w:proofErr w:type="spellStart"/>
      <w:r w:rsidRPr="005F5010">
        <w:rPr>
          <w:rFonts w:ascii="Times New Roman" w:hAnsi="Times New Roman" w:cs="Times New Roman"/>
          <w:sz w:val="24"/>
        </w:rPr>
        <w:t>Breiman</w:t>
      </w:r>
      <w:proofErr w:type="spellEnd"/>
      <w:r w:rsidRPr="005F5010">
        <w:rPr>
          <w:rFonts w:ascii="Times New Roman" w:hAnsi="Times New Roman" w:cs="Times New Roman"/>
          <w:sz w:val="24"/>
        </w:rPr>
        <w:t xml:space="preserve"> L (2001) Random forests. Machine learning 45:5–32</w:t>
      </w:r>
    </w:p>
    <w:p w14:paraId="48E8B6B2" w14:textId="77777777" w:rsidR="005F5010" w:rsidRPr="005F5010" w:rsidRDefault="005F5010" w:rsidP="005F5010">
      <w:pPr>
        <w:pStyle w:val="Bibliography"/>
        <w:rPr>
          <w:rFonts w:ascii="Times New Roman" w:hAnsi="Times New Roman" w:cs="Times New Roman"/>
          <w:sz w:val="24"/>
        </w:rPr>
      </w:pPr>
      <w:r w:rsidRPr="005F5010">
        <w:rPr>
          <w:rFonts w:ascii="Times New Roman" w:hAnsi="Times New Roman" w:cs="Times New Roman"/>
          <w:sz w:val="24"/>
        </w:rPr>
        <w:t xml:space="preserve">25. </w:t>
      </w:r>
      <w:r w:rsidRPr="005F5010">
        <w:rPr>
          <w:rFonts w:ascii="Times New Roman" w:hAnsi="Times New Roman" w:cs="Times New Roman"/>
          <w:sz w:val="24"/>
        </w:rPr>
        <w:tab/>
        <w:t>Zou J, Han Y, So S-S (2008) Overview of artificial neural networks. Artificial Neural Networks 14–22</w:t>
      </w:r>
    </w:p>
    <w:p w14:paraId="22B5A794" w14:textId="77777777" w:rsidR="005F5010" w:rsidRPr="005F5010" w:rsidRDefault="005F5010" w:rsidP="005F5010">
      <w:pPr>
        <w:pStyle w:val="Bibliography"/>
        <w:rPr>
          <w:rFonts w:ascii="Times New Roman" w:hAnsi="Times New Roman" w:cs="Times New Roman"/>
          <w:sz w:val="24"/>
        </w:rPr>
      </w:pPr>
      <w:r w:rsidRPr="005F5010">
        <w:rPr>
          <w:rFonts w:ascii="Times New Roman" w:hAnsi="Times New Roman" w:cs="Times New Roman"/>
          <w:sz w:val="24"/>
        </w:rPr>
        <w:t xml:space="preserve">26. </w:t>
      </w:r>
      <w:r w:rsidRPr="005F5010">
        <w:rPr>
          <w:rFonts w:ascii="Times New Roman" w:hAnsi="Times New Roman" w:cs="Times New Roman"/>
          <w:sz w:val="24"/>
        </w:rPr>
        <w:tab/>
        <w:t xml:space="preserve">Yahya WB, Oladiipo MO, </w:t>
      </w:r>
      <w:proofErr w:type="spellStart"/>
      <w:r w:rsidRPr="005F5010">
        <w:rPr>
          <w:rFonts w:ascii="Times New Roman" w:hAnsi="Times New Roman" w:cs="Times New Roman"/>
          <w:sz w:val="24"/>
        </w:rPr>
        <w:t>Jolayemi</w:t>
      </w:r>
      <w:proofErr w:type="spellEnd"/>
      <w:r w:rsidRPr="005F5010">
        <w:rPr>
          <w:rFonts w:ascii="Times New Roman" w:hAnsi="Times New Roman" w:cs="Times New Roman"/>
          <w:sz w:val="24"/>
        </w:rPr>
        <w:t xml:space="preserve"> ET (2012) A fast algorithm to construct neural networks classification models with high-dimensional genomic data. Annals Computer Science Series 10:39–58</w:t>
      </w:r>
    </w:p>
    <w:p w14:paraId="2DEA953C" w14:textId="77777777" w:rsidR="005F5010" w:rsidRPr="005F5010" w:rsidRDefault="005F5010" w:rsidP="005F5010">
      <w:pPr>
        <w:pStyle w:val="Bibliography"/>
        <w:rPr>
          <w:rFonts w:ascii="Times New Roman" w:hAnsi="Times New Roman" w:cs="Times New Roman"/>
          <w:sz w:val="24"/>
        </w:rPr>
      </w:pPr>
      <w:r w:rsidRPr="005F5010">
        <w:rPr>
          <w:rFonts w:ascii="Times New Roman" w:hAnsi="Times New Roman" w:cs="Times New Roman"/>
          <w:sz w:val="24"/>
        </w:rPr>
        <w:t xml:space="preserve">27. </w:t>
      </w:r>
      <w:r w:rsidRPr="005F5010">
        <w:rPr>
          <w:rFonts w:ascii="Times New Roman" w:hAnsi="Times New Roman" w:cs="Times New Roman"/>
          <w:sz w:val="24"/>
        </w:rPr>
        <w:tab/>
        <w:t xml:space="preserve">Yahya WB, Ulm K, Ludwig F, </w:t>
      </w:r>
      <w:proofErr w:type="spellStart"/>
      <w:r w:rsidRPr="005F5010">
        <w:rPr>
          <w:rFonts w:ascii="Times New Roman" w:hAnsi="Times New Roman" w:cs="Times New Roman"/>
          <w:sz w:val="24"/>
        </w:rPr>
        <w:t>Hapflemeir</w:t>
      </w:r>
      <w:proofErr w:type="spellEnd"/>
      <w:r w:rsidRPr="005F5010">
        <w:rPr>
          <w:rFonts w:ascii="Times New Roman" w:hAnsi="Times New Roman" w:cs="Times New Roman"/>
          <w:sz w:val="24"/>
        </w:rPr>
        <w:t xml:space="preserve"> A (2011) K-SS: A sequential feature selection and prediction method in microarray study. International Journal of artificial intelligence 6:19–47</w:t>
      </w:r>
    </w:p>
    <w:p w14:paraId="1B6BE8AE" w14:textId="77777777" w:rsidR="005F5010" w:rsidRPr="005F5010" w:rsidRDefault="005F5010" w:rsidP="005F5010">
      <w:pPr>
        <w:pStyle w:val="Bibliography"/>
        <w:rPr>
          <w:rFonts w:ascii="Times New Roman" w:hAnsi="Times New Roman" w:cs="Times New Roman"/>
          <w:sz w:val="24"/>
        </w:rPr>
      </w:pPr>
      <w:r w:rsidRPr="005F5010">
        <w:rPr>
          <w:rFonts w:ascii="Times New Roman" w:hAnsi="Times New Roman" w:cs="Times New Roman"/>
          <w:sz w:val="24"/>
        </w:rPr>
        <w:t xml:space="preserve">28. </w:t>
      </w:r>
      <w:r w:rsidRPr="005F5010">
        <w:rPr>
          <w:rFonts w:ascii="Times New Roman" w:hAnsi="Times New Roman" w:cs="Times New Roman"/>
          <w:sz w:val="24"/>
        </w:rPr>
        <w:tab/>
      </w:r>
      <w:proofErr w:type="spellStart"/>
      <w:r w:rsidRPr="005F5010">
        <w:rPr>
          <w:rFonts w:ascii="Times New Roman" w:hAnsi="Times New Roman" w:cs="Times New Roman"/>
          <w:sz w:val="24"/>
        </w:rPr>
        <w:t>Kouiroukidis</w:t>
      </w:r>
      <w:proofErr w:type="spellEnd"/>
      <w:r w:rsidRPr="005F5010">
        <w:rPr>
          <w:rFonts w:ascii="Times New Roman" w:hAnsi="Times New Roman" w:cs="Times New Roman"/>
          <w:sz w:val="24"/>
        </w:rPr>
        <w:t xml:space="preserve"> N, </w:t>
      </w:r>
      <w:proofErr w:type="spellStart"/>
      <w:r w:rsidRPr="005F5010">
        <w:rPr>
          <w:rFonts w:ascii="Times New Roman" w:hAnsi="Times New Roman" w:cs="Times New Roman"/>
          <w:sz w:val="24"/>
        </w:rPr>
        <w:t>Evangelidis</w:t>
      </w:r>
      <w:proofErr w:type="spellEnd"/>
      <w:r w:rsidRPr="005F5010">
        <w:rPr>
          <w:rFonts w:ascii="Times New Roman" w:hAnsi="Times New Roman" w:cs="Times New Roman"/>
          <w:sz w:val="24"/>
        </w:rPr>
        <w:t xml:space="preserve"> G (2011) The effects of dimensionality curse in high dimensional </w:t>
      </w:r>
      <w:proofErr w:type="spellStart"/>
      <w:r w:rsidRPr="005F5010">
        <w:rPr>
          <w:rFonts w:ascii="Times New Roman" w:hAnsi="Times New Roman" w:cs="Times New Roman"/>
          <w:sz w:val="24"/>
        </w:rPr>
        <w:t>knn</w:t>
      </w:r>
      <w:proofErr w:type="spellEnd"/>
      <w:r w:rsidRPr="005F5010">
        <w:rPr>
          <w:rFonts w:ascii="Times New Roman" w:hAnsi="Times New Roman" w:cs="Times New Roman"/>
          <w:sz w:val="24"/>
        </w:rPr>
        <w:t xml:space="preserve"> search. In: 2011 15th Panhellenic Conference on Informatics. IEEE, pp 41–45</w:t>
      </w:r>
    </w:p>
    <w:p w14:paraId="15CA1270" w14:textId="77777777" w:rsidR="005F5010" w:rsidRPr="005F5010" w:rsidRDefault="005F5010" w:rsidP="005F5010">
      <w:pPr>
        <w:pStyle w:val="Bibliography"/>
        <w:rPr>
          <w:rFonts w:ascii="Times New Roman" w:hAnsi="Times New Roman" w:cs="Times New Roman"/>
          <w:sz w:val="24"/>
        </w:rPr>
      </w:pPr>
      <w:r w:rsidRPr="005F5010">
        <w:rPr>
          <w:rFonts w:ascii="Times New Roman" w:hAnsi="Times New Roman" w:cs="Times New Roman"/>
          <w:sz w:val="24"/>
        </w:rPr>
        <w:t xml:space="preserve">29. </w:t>
      </w:r>
      <w:r w:rsidRPr="005F5010">
        <w:rPr>
          <w:rFonts w:ascii="Times New Roman" w:hAnsi="Times New Roman" w:cs="Times New Roman"/>
          <w:sz w:val="24"/>
        </w:rPr>
        <w:tab/>
        <w:t>McLachlan GJ (2004) Discriminant analysis and statistical pattern recognition. John Wiley &amp; Sons</w:t>
      </w:r>
    </w:p>
    <w:p w14:paraId="04320126" w14:textId="77777777" w:rsidR="005F5010" w:rsidRPr="005F5010" w:rsidRDefault="005F5010" w:rsidP="005F5010">
      <w:pPr>
        <w:pStyle w:val="Bibliography"/>
        <w:rPr>
          <w:rFonts w:ascii="Times New Roman" w:hAnsi="Times New Roman" w:cs="Times New Roman"/>
          <w:sz w:val="24"/>
        </w:rPr>
      </w:pPr>
      <w:r w:rsidRPr="005F5010">
        <w:rPr>
          <w:rFonts w:ascii="Times New Roman" w:hAnsi="Times New Roman" w:cs="Times New Roman"/>
          <w:sz w:val="24"/>
        </w:rPr>
        <w:t xml:space="preserve">30. </w:t>
      </w:r>
      <w:r w:rsidRPr="005F5010">
        <w:rPr>
          <w:rFonts w:ascii="Times New Roman" w:hAnsi="Times New Roman" w:cs="Times New Roman"/>
          <w:sz w:val="24"/>
        </w:rPr>
        <w:tab/>
        <w:t>Brownlee J (2016) Master Machine Learning Algorithms: discover how they work and implement them from scratch. Machine Learning Mastery</w:t>
      </w:r>
    </w:p>
    <w:p w14:paraId="0D62B399" w14:textId="77777777" w:rsidR="005F5010" w:rsidRPr="005F5010" w:rsidRDefault="005F5010" w:rsidP="005F5010">
      <w:pPr>
        <w:pStyle w:val="Bibliography"/>
        <w:rPr>
          <w:rFonts w:ascii="Times New Roman" w:hAnsi="Times New Roman" w:cs="Times New Roman"/>
          <w:sz w:val="24"/>
        </w:rPr>
      </w:pPr>
      <w:r w:rsidRPr="005F5010">
        <w:rPr>
          <w:rFonts w:ascii="Times New Roman" w:hAnsi="Times New Roman" w:cs="Times New Roman"/>
          <w:sz w:val="24"/>
        </w:rPr>
        <w:t xml:space="preserve">31. </w:t>
      </w:r>
      <w:r w:rsidRPr="005F5010">
        <w:rPr>
          <w:rFonts w:ascii="Times New Roman" w:hAnsi="Times New Roman" w:cs="Times New Roman"/>
          <w:sz w:val="24"/>
        </w:rPr>
        <w:tab/>
        <w:t xml:space="preserve">Buja A, </w:t>
      </w:r>
      <w:proofErr w:type="spellStart"/>
      <w:r w:rsidRPr="005F5010">
        <w:rPr>
          <w:rFonts w:ascii="Times New Roman" w:hAnsi="Times New Roman" w:cs="Times New Roman"/>
          <w:sz w:val="24"/>
        </w:rPr>
        <w:t>Stuetzle</w:t>
      </w:r>
      <w:proofErr w:type="spellEnd"/>
      <w:r w:rsidRPr="005F5010">
        <w:rPr>
          <w:rFonts w:ascii="Times New Roman" w:hAnsi="Times New Roman" w:cs="Times New Roman"/>
          <w:sz w:val="24"/>
        </w:rPr>
        <w:t xml:space="preserve"> W, Shen Y (2005) Loss functions for binary class probability estimation and classification: Structure and applications. Working draft, November 3:</w:t>
      </w:r>
    </w:p>
    <w:p w14:paraId="1E90AF2E" w14:textId="77777777" w:rsidR="005F5010" w:rsidRPr="005F5010" w:rsidRDefault="005F5010" w:rsidP="005F5010">
      <w:pPr>
        <w:pStyle w:val="Bibliography"/>
        <w:rPr>
          <w:rFonts w:ascii="Times New Roman" w:hAnsi="Times New Roman" w:cs="Times New Roman"/>
          <w:sz w:val="24"/>
        </w:rPr>
      </w:pPr>
      <w:r w:rsidRPr="005F5010">
        <w:rPr>
          <w:rFonts w:ascii="Times New Roman" w:hAnsi="Times New Roman" w:cs="Times New Roman"/>
          <w:sz w:val="24"/>
        </w:rPr>
        <w:t xml:space="preserve">32. </w:t>
      </w:r>
      <w:r w:rsidRPr="005F5010">
        <w:rPr>
          <w:rFonts w:ascii="Times New Roman" w:hAnsi="Times New Roman" w:cs="Times New Roman"/>
          <w:sz w:val="24"/>
        </w:rPr>
        <w:tab/>
        <w:t>Fawcett T (2006) An introduction to ROC analysis. Pattern recognition letters 27:861–874</w:t>
      </w:r>
    </w:p>
    <w:p w14:paraId="2F9D2CD6" w14:textId="77777777" w:rsidR="005F5010" w:rsidRPr="005F5010" w:rsidRDefault="005F5010" w:rsidP="005F5010">
      <w:pPr>
        <w:pStyle w:val="Bibliography"/>
        <w:rPr>
          <w:rFonts w:ascii="Times New Roman" w:hAnsi="Times New Roman" w:cs="Times New Roman"/>
          <w:sz w:val="24"/>
        </w:rPr>
      </w:pPr>
      <w:r w:rsidRPr="005F5010">
        <w:rPr>
          <w:rFonts w:ascii="Times New Roman" w:hAnsi="Times New Roman" w:cs="Times New Roman"/>
          <w:sz w:val="24"/>
        </w:rPr>
        <w:t xml:space="preserve">33. </w:t>
      </w:r>
      <w:r w:rsidRPr="005F5010">
        <w:rPr>
          <w:rFonts w:ascii="Times New Roman" w:hAnsi="Times New Roman" w:cs="Times New Roman"/>
          <w:sz w:val="24"/>
        </w:rPr>
        <w:tab/>
        <w:t>Tharwat A (2020) Classification assessment methods. Applied Computing and Informatics</w:t>
      </w:r>
    </w:p>
    <w:p w14:paraId="4A5DA239" w14:textId="63FAFF27" w:rsidR="0028308F" w:rsidRPr="006F1E80" w:rsidRDefault="00BB0F73" w:rsidP="0050721C">
      <w:pPr>
        <w:tabs>
          <w:tab w:val="left" w:pos="6765"/>
        </w:tabs>
        <w:spacing w:line="360" w:lineRule="auto"/>
        <w:ind w:left="360" w:hanging="360"/>
        <w:jc w:val="both"/>
        <w:rPr>
          <w:rFonts w:ascii="Times New Roman" w:hAnsi="Times New Roman" w:cs="Times New Roman"/>
          <w:b/>
          <w:bCs/>
          <w:sz w:val="24"/>
          <w:szCs w:val="24"/>
        </w:rPr>
      </w:pPr>
      <w:r w:rsidRPr="006F1E80">
        <w:rPr>
          <w:rFonts w:ascii="Times New Roman" w:hAnsi="Times New Roman" w:cs="Times New Roman"/>
          <w:b/>
          <w:bCs/>
          <w:sz w:val="24"/>
          <w:szCs w:val="24"/>
        </w:rPr>
        <w:fldChar w:fldCharType="end"/>
      </w:r>
      <w:r w:rsidR="00496929" w:rsidRPr="006F1E80">
        <w:rPr>
          <w:rFonts w:ascii="Times New Roman" w:hAnsi="Times New Roman" w:cs="Times New Roman"/>
          <w:b/>
          <w:bCs/>
          <w:sz w:val="24"/>
          <w:szCs w:val="24"/>
        </w:rPr>
        <w:tab/>
      </w:r>
      <w:bookmarkEnd w:id="565"/>
      <w:bookmarkEnd w:id="566"/>
    </w:p>
    <w:sectPr w:rsidR="0028308F" w:rsidRPr="006F1E80">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F3A56" w14:textId="77777777" w:rsidR="00321797" w:rsidRDefault="00321797" w:rsidP="0000139B">
      <w:pPr>
        <w:spacing w:after="0" w:line="240" w:lineRule="auto"/>
      </w:pPr>
      <w:r>
        <w:separator/>
      </w:r>
    </w:p>
  </w:endnote>
  <w:endnote w:type="continuationSeparator" w:id="0">
    <w:p w14:paraId="022D5D0F" w14:textId="77777777" w:rsidR="00321797" w:rsidRDefault="00321797" w:rsidP="0000139B">
      <w:pPr>
        <w:spacing w:after="0" w:line="240" w:lineRule="auto"/>
      </w:pPr>
      <w:r>
        <w:continuationSeparator/>
      </w:r>
    </w:p>
  </w:endnote>
  <w:endnote w:type="continuationNotice" w:id="1">
    <w:p w14:paraId="3B50419D" w14:textId="77777777" w:rsidR="00321797" w:rsidRDefault="003217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Times New Roman"/>
    <w:panose1 w:val="00000000000000000000"/>
    <w:charset w:val="00"/>
    <w:family w:val="roman"/>
    <w:notTrueType/>
    <w:pitch w:val="default"/>
  </w:font>
  <w:font w:name="NimbusRomNo9L-Regu">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MinionPro-Cap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55B5E" w14:textId="77777777" w:rsidR="00AC7CA2" w:rsidRDefault="00AC7C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B116D" w14:textId="77777777" w:rsidR="00321797" w:rsidRDefault="00321797" w:rsidP="0000139B">
      <w:pPr>
        <w:spacing w:after="0" w:line="240" w:lineRule="auto"/>
      </w:pPr>
      <w:r>
        <w:separator/>
      </w:r>
    </w:p>
  </w:footnote>
  <w:footnote w:type="continuationSeparator" w:id="0">
    <w:p w14:paraId="0662EF8C" w14:textId="77777777" w:rsidR="00321797" w:rsidRDefault="00321797" w:rsidP="0000139B">
      <w:pPr>
        <w:spacing w:after="0" w:line="240" w:lineRule="auto"/>
      </w:pPr>
      <w:r>
        <w:continuationSeparator/>
      </w:r>
    </w:p>
  </w:footnote>
  <w:footnote w:type="continuationNotice" w:id="1">
    <w:p w14:paraId="53144B64" w14:textId="77777777" w:rsidR="00321797" w:rsidRDefault="0032179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16500" w14:textId="77777777" w:rsidR="00AC7CA2" w:rsidRDefault="00AC7C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1A1D"/>
    <w:multiLevelType w:val="multilevel"/>
    <w:tmpl w:val="FF0C223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F834B3"/>
    <w:multiLevelType w:val="multilevel"/>
    <w:tmpl w:val="0D7A6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A84C52"/>
    <w:multiLevelType w:val="multilevel"/>
    <w:tmpl w:val="5C24446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120682"/>
    <w:multiLevelType w:val="multilevel"/>
    <w:tmpl w:val="A8E27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705C6A"/>
    <w:multiLevelType w:val="hybridMultilevel"/>
    <w:tmpl w:val="0DFE1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29113E"/>
    <w:multiLevelType w:val="multilevel"/>
    <w:tmpl w:val="3CD8B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A2064B"/>
    <w:multiLevelType w:val="multilevel"/>
    <w:tmpl w:val="1EAAA6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3E1D5B"/>
    <w:multiLevelType w:val="hybridMultilevel"/>
    <w:tmpl w:val="DC6A69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9536E6C"/>
    <w:multiLevelType w:val="multilevel"/>
    <w:tmpl w:val="D15EA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B83470D"/>
    <w:multiLevelType w:val="multilevel"/>
    <w:tmpl w:val="FBC2D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E460851"/>
    <w:multiLevelType w:val="hybridMultilevel"/>
    <w:tmpl w:val="69544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4068465">
    <w:abstractNumId w:val="3"/>
  </w:num>
  <w:num w:numId="2" w16cid:durableId="598414188">
    <w:abstractNumId w:val="1"/>
  </w:num>
  <w:num w:numId="3" w16cid:durableId="796334782">
    <w:abstractNumId w:val="10"/>
  </w:num>
  <w:num w:numId="4" w16cid:durableId="776943809">
    <w:abstractNumId w:val="5"/>
  </w:num>
  <w:num w:numId="5" w16cid:durableId="54204784">
    <w:abstractNumId w:val="0"/>
  </w:num>
  <w:num w:numId="6" w16cid:durableId="470829712">
    <w:abstractNumId w:val="8"/>
  </w:num>
  <w:num w:numId="7" w16cid:durableId="1259943410">
    <w:abstractNumId w:val="4"/>
  </w:num>
  <w:num w:numId="8" w16cid:durableId="1764257898">
    <w:abstractNumId w:val="9"/>
  </w:num>
  <w:num w:numId="9" w16cid:durableId="1403865778">
    <w:abstractNumId w:val="6"/>
  </w:num>
  <w:num w:numId="10" w16cid:durableId="952247523">
    <w:abstractNumId w:val="7"/>
  </w:num>
  <w:num w:numId="11" w16cid:durableId="22101977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zekiel Ogundepo">
    <w15:presenceInfo w15:providerId="Windows Live" w15:userId="93cbbcdfb0c712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1MTM2Mbc0MLA0tjBQ0lEKTi0uzszPAykwNKoFAOXpdeItAAAA"/>
  </w:docVars>
  <w:rsids>
    <w:rsidRoot w:val="005F6E3F"/>
    <w:rsid w:val="0000139B"/>
    <w:rsid w:val="00001DF4"/>
    <w:rsid w:val="00002E12"/>
    <w:rsid w:val="0000392B"/>
    <w:rsid w:val="00012581"/>
    <w:rsid w:val="0001265C"/>
    <w:rsid w:val="000129E4"/>
    <w:rsid w:val="00012E35"/>
    <w:rsid w:val="000132CA"/>
    <w:rsid w:val="00013527"/>
    <w:rsid w:val="00014CB7"/>
    <w:rsid w:val="0001509D"/>
    <w:rsid w:val="000157B1"/>
    <w:rsid w:val="00015D5C"/>
    <w:rsid w:val="000163D0"/>
    <w:rsid w:val="00020DEE"/>
    <w:rsid w:val="000229A0"/>
    <w:rsid w:val="000237C6"/>
    <w:rsid w:val="00023BC8"/>
    <w:rsid w:val="000279AF"/>
    <w:rsid w:val="00027A3D"/>
    <w:rsid w:val="0003082B"/>
    <w:rsid w:val="00031A1E"/>
    <w:rsid w:val="000320BA"/>
    <w:rsid w:val="000320F0"/>
    <w:rsid w:val="00035169"/>
    <w:rsid w:val="00036209"/>
    <w:rsid w:val="0003662D"/>
    <w:rsid w:val="0003753A"/>
    <w:rsid w:val="00037C21"/>
    <w:rsid w:val="00040AC8"/>
    <w:rsid w:val="00042019"/>
    <w:rsid w:val="00042126"/>
    <w:rsid w:val="000449E1"/>
    <w:rsid w:val="00045BC1"/>
    <w:rsid w:val="000476F3"/>
    <w:rsid w:val="00047803"/>
    <w:rsid w:val="000510FA"/>
    <w:rsid w:val="00053042"/>
    <w:rsid w:val="00053AF0"/>
    <w:rsid w:val="00053F1E"/>
    <w:rsid w:val="0005637A"/>
    <w:rsid w:val="00060588"/>
    <w:rsid w:val="00061449"/>
    <w:rsid w:val="000618EB"/>
    <w:rsid w:val="00063DEC"/>
    <w:rsid w:val="00064CA3"/>
    <w:rsid w:val="000659E1"/>
    <w:rsid w:val="00066EC6"/>
    <w:rsid w:val="000671F5"/>
    <w:rsid w:val="0006741A"/>
    <w:rsid w:val="000727DB"/>
    <w:rsid w:val="00072C71"/>
    <w:rsid w:val="000732D7"/>
    <w:rsid w:val="00073AF7"/>
    <w:rsid w:val="0007431E"/>
    <w:rsid w:val="000748A4"/>
    <w:rsid w:val="00076009"/>
    <w:rsid w:val="00076FF9"/>
    <w:rsid w:val="000770F6"/>
    <w:rsid w:val="000801B4"/>
    <w:rsid w:val="000807C6"/>
    <w:rsid w:val="00080FB6"/>
    <w:rsid w:val="00081DEA"/>
    <w:rsid w:val="0008295B"/>
    <w:rsid w:val="000834F0"/>
    <w:rsid w:val="000835A8"/>
    <w:rsid w:val="00084CAF"/>
    <w:rsid w:val="000857DF"/>
    <w:rsid w:val="00085F48"/>
    <w:rsid w:val="00086B4E"/>
    <w:rsid w:val="00087853"/>
    <w:rsid w:val="000904C7"/>
    <w:rsid w:val="00090754"/>
    <w:rsid w:val="00090E2E"/>
    <w:rsid w:val="000920B3"/>
    <w:rsid w:val="00092831"/>
    <w:rsid w:val="000928CE"/>
    <w:rsid w:val="00093ABA"/>
    <w:rsid w:val="00093F41"/>
    <w:rsid w:val="00094367"/>
    <w:rsid w:val="0009458C"/>
    <w:rsid w:val="0009553A"/>
    <w:rsid w:val="00096228"/>
    <w:rsid w:val="00096A78"/>
    <w:rsid w:val="000973A8"/>
    <w:rsid w:val="00097F83"/>
    <w:rsid w:val="000A0DA6"/>
    <w:rsid w:val="000A15D0"/>
    <w:rsid w:val="000A2603"/>
    <w:rsid w:val="000A3064"/>
    <w:rsid w:val="000A344E"/>
    <w:rsid w:val="000A5837"/>
    <w:rsid w:val="000A5F84"/>
    <w:rsid w:val="000A67F5"/>
    <w:rsid w:val="000B0FCC"/>
    <w:rsid w:val="000B1FCD"/>
    <w:rsid w:val="000B3A3E"/>
    <w:rsid w:val="000B3B23"/>
    <w:rsid w:val="000B3E70"/>
    <w:rsid w:val="000B416B"/>
    <w:rsid w:val="000B4C0C"/>
    <w:rsid w:val="000B59A3"/>
    <w:rsid w:val="000C04EF"/>
    <w:rsid w:val="000C0DD4"/>
    <w:rsid w:val="000C161D"/>
    <w:rsid w:val="000C1781"/>
    <w:rsid w:val="000C27D3"/>
    <w:rsid w:val="000C4F7C"/>
    <w:rsid w:val="000C7250"/>
    <w:rsid w:val="000C7268"/>
    <w:rsid w:val="000C7859"/>
    <w:rsid w:val="000D06C0"/>
    <w:rsid w:val="000D20D9"/>
    <w:rsid w:val="000D24F1"/>
    <w:rsid w:val="000D27DB"/>
    <w:rsid w:val="000D3F62"/>
    <w:rsid w:val="000D5BF8"/>
    <w:rsid w:val="000D6408"/>
    <w:rsid w:val="000D6789"/>
    <w:rsid w:val="000D6E67"/>
    <w:rsid w:val="000D76F2"/>
    <w:rsid w:val="000E0AAE"/>
    <w:rsid w:val="000E1C3B"/>
    <w:rsid w:val="000E2172"/>
    <w:rsid w:val="000E25A5"/>
    <w:rsid w:val="000E2676"/>
    <w:rsid w:val="000E4A13"/>
    <w:rsid w:val="000E4CDE"/>
    <w:rsid w:val="000E5A41"/>
    <w:rsid w:val="000E6D45"/>
    <w:rsid w:val="000F05E8"/>
    <w:rsid w:val="000F08CA"/>
    <w:rsid w:val="000F0B29"/>
    <w:rsid w:val="000F1169"/>
    <w:rsid w:val="000F231E"/>
    <w:rsid w:val="000F3BE8"/>
    <w:rsid w:val="000F3D9C"/>
    <w:rsid w:val="000F5735"/>
    <w:rsid w:val="000F7F37"/>
    <w:rsid w:val="000F7F3B"/>
    <w:rsid w:val="00100086"/>
    <w:rsid w:val="0010027C"/>
    <w:rsid w:val="001007A0"/>
    <w:rsid w:val="00100B10"/>
    <w:rsid w:val="00100B1C"/>
    <w:rsid w:val="00101E8E"/>
    <w:rsid w:val="00104104"/>
    <w:rsid w:val="001041FF"/>
    <w:rsid w:val="00105595"/>
    <w:rsid w:val="00105720"/>
    <w:rsid w:val="001066A1"/>
    <w:rsid w:val="0010728F"/>
    <w:rsid w:val="00111099"/>
    <w:rsid w:val="001119D9"/>
    <w:rsid w:val="0011242F"/>
    <w:rsid w:val="00114A61"/>
    <w:rsid w:val="00116EAE"/>
    <w:rsid w:val="00122858"/>
    <w:rsid w:val="0012343E"/>
    <w:rsid w:val="001263DF"/>
    <w:rsid w:val="00127BAD"/>
    <w:rsid w:val="00130803"/>
    <w:rsid w:val="00131174"/>
    <w:rsid w:val="001311B2"/>
    <w:rsid w:val="001322A2"/>
    <w:rsid w:val="001329AB"/>
    <w:rsid w:val="00132D4D"/>
    <w:rsid w:val="00133438"/>
    <w:rsid w:val="00133A84"/>
    <w:rsid w:val="001342ED"/>
    <w:rsid w:val="001358AF"/>
    <w:rsid w:val="00136266"/>
    <w:rsid w:val="001365B5"/>
    <w:rsid w:val="0013693B"/>
    <w:rsid w:val="00137830"/>
    <w:rsid w:val="00137B09"/>
    <w:rsid w:val="00137B8F"/>
    <w:rsid w:val="00140427"/>
    <w:rsid w:val="001418E0"/>
    <w:rsid w:val="00142623"/>
    <w:rsid w:val="001426BF"/>
    <w:rsid w:val="00144EBA"/>
    <w:rsid w:val="00146903"/>
    <w:rsid w:val="0015089D"/>
    <w:rsid w:val="00150A40"/>
    <w:rsid w:val="00151905"/>
    <w:rsid w:val="00155395"/>
    <w:rsid w:val="00156162"/>
    <w:rsid w:val="00160DDE"/>
    <w:rsid w:val="00160EDD"/>
    <w:rsid w:val="0016153B"/>
    <w:rsid w:val="00162159"/>
    <w:rsid w:val="001652CF"/>
    <w:rsid w:val="001655FC"/>
    <w:rsid w:val="00166CCC"/>
    <w:rsid w:val="00167613"/>
    <w:rsid w:val="0017347C"/>
    <w:rsid w:val="001757F0"/>
    <w:rsid w:val="00177A0E"/>
    <w:rsid w:val="001815B6"/>
    <w:rsid w:val="00181B28"/>
    <w:rsid w:val="001822A9"/>
    <w:rsid w:val="00183431"/>
    <w:rsid w:val="001846DE"/>
    <w:rsid w:val="0018584C"/>
    <w:rsid w:val="00185FEC"/>
    <w:rsid w:val="00186AA1"/>
    <w:rsid w:val="00190CBB"/>
    <w:rsid w:val="00190F1E"/>
    <w:rsid w:val="001939E8"/>
    <w:rsid w:val="00195BFD"/>
    <w:rsid w:val="001A08A1"/>
    <w:rsid w:val="001A0E06"/>
    <w:rsid w:val="001A27E2"/>
    <w:rsid w:val="001A2E57"/>
    <w:rsid w:val="001A327C"/>
    <w:rsid w:val="001A3522"/>
    <w:rsid w:val="001A43A6"/>
    <w:rsid w:val="001A47CE"/>
    <w:rsid w:val="001A52AA"/>
    <w:rsid w:val="001A5751"/>
    <w:rsid w:val="001A7C8C"/>
    <w:rsid w:val="001A7E74"/>
    <w:rsid w:val="001B0495"/>
    <w:rsid w:val="001B0498"/>
    <w:rsid w:val="001B0C1F"/>
    <w:rsid w:val="001B1758"/>
    <w:rsid w:val="001B17C2"/>
    <w:rsid w:val="001B1E90"/>
    <w:rsid w:val="001B279C"/>
    <w:rsid w:val="001B3329"/>
    <w:rsid w:val="001B46ED"/>
    <w:rsid w:val="001B7E70"/>
    <w:rsid w:val="001C3133"/>
    <w:rsid w:val="001C3EC6"/>
    <w:rsid w:val="001C49FC"/>
    <w:rsid w:val="001C506A"/>
    <w:rsid w:val="001C66E9"/>
    <w:rsid w:val="001C6AA1"/>
    <w:rsid w:val="001C704D"/>
    <w:rsid w:val="001C7DD7"/>
    <w:rsid w:val="001D08C0"/>
    <w:rsid w:val="001D1E6B"/>
    <w:rsid w:val="001D2CD5"/>
    <w:rsid w:val="001D332D"/>
    <w:rsid w:val="001D49C5"/>
    <w:rsid w:val="001D528A"/>
    <w:rsid w:val="001D5327"/>
    <w:rsid w:val="001D7947"/>
    <w:rsid w:val="001E20A7"/>
    <w:rsid w:val="001E24AD"/>
    <w:rsid w:val="001E2D00"/>
    <w:rsid w:val="001E3880"/>
    <w:rsid w:val="001E48A0"/>
    <w:rsid w:val="001E4FF3"/>
    <w:rsid w:val="001E532E"/>
    <w:rsid w:val="001E58F5"/>
    <w:rsid w:val="001E5D43"/>
    <w:rsid w:val="001E6134"/>
    <w:rsid w:val="001E6A1E"/>
    <w:rsid w:val="001E6F51"/>
    <w:rsid w:val="001F0F3A"/>
    <w:rsid w:val="001F1424"/>
    <w:rsid w:val="001F23E3"/>
    <w:rsid w:val="001F2BCF"/>
    <w:rsid w:val="001F4EAB"/>
    <w:rsid w:val="001F649A"/>
    <w:rsid w:val="001F66DF"/>
    <w:rsid w:val="001F7F1E"/>
    <w:rsid w:val="00200121"/>
    <w:rsid w:val="002001FA"/>
    <w:rsid w:val="00200EFC"/>
    <w:rsid w:val="002024CE"/>
    <w:rsid w:val="00202C03"/>
    <w:rsid w:val="002036EB"/>
    <w:rsid w:val="00203B2A"/>
    <w:rsid w:val="00204652"/>
    <w:rsid w:val="00204E14"/>
    <w:rsid w:val="00205A38"/>
    <w:rsid w:val="00205BD1"/>
    <w:rsid w:val="002067B2"/>
    <w:rsid w:val="00210D57"/>
    <w:rsid w:val="0021126D"/>
    <w:rsid w:val="00212D06"/>
    <w:rsid w:val="00213EC5"/>
    <w:rsid w:val="00214C7A"/>
    <w:rsid w:val="002166E1"/>
    <w:rsid w:val="00216BF5"/>
    <w:rsid w:val="00217981"/>
    <w:rsid w:val="002224E6"/>
    <w:rsid w:val="00225309"/>
    <w:rsid w:val="002302EB"/>
    <w:rsid w:val="00231CE4"/>
    <w:rsid w:val="00232FCB"/>
    <w:rsid w:val="00233383"/>
    <w:rsid w:val="00233663"/>
    <w:rsid w:val="00234CC2"/>
    <w:rsid w:val="00235089"/>
    <w:rsid w:val="00235759"/>
    <w:rsid w:val="002367C0"/>
    <w:rsid w:val="0023681E"/>
    <w:rsid w:val="0023765C"/>
    <w:rsid w:val="00237C00"/>
    <w:rsid w:val="0024065E"/>
    <w:rsid w:val="00240A33"/>
    <w:rsid w:val="00240D58"/>
    <w:rsid w:val="002413AD"/>
    <w:rsid w:val="00244A8B"/>
    <w:rsid w:val="0024549D"/>
    <w:rsid w:val="00245FC0"/>
    <w:rsid w:val="00246B9D"/>
    <w:rsid w:val="00250518"/>
    <w:rsid w:val="002509AB"/>
    <w:rsid w:val="00250BAF"/>
    <w:rsid w:val="002514C3"/>
    <w:rsid w:val="00251BE2"/>
    <w:rsid w:val="00253241"/>
    <w:rsid w:val="0025557F"/>
    <w:rsid w:val="00256BC4"/>
    <w:rsid w:val="00257838"/>
    <w:rsid w:val="0025783D"/>
    <w:rsid w:val="00265DAD"/>
    <w:rsid w:val="0026686D"/>
    <w:rsid w:val="00270121"/>
    <w:rsid w:val="002705A1"/>
    <w:rsid w:val="00272631"/>
    <w:rsid w:val="00275F3F"/>
    <w:rsid w:val="002768FB"/>
    <w:rsid w:val="00276EDE"/>
    <w:rsid w:val="00276FE0"/>
    <w:rsid w:val="0027773B"/>
    <w:rsid w:val="00280346"/>
    <w:rsid w:val="002805B7"/>
    <w:rsid w:val="00281358"/>
    <w:rsid w:val="00281410"/>
    <w:rsid w:val="00282164"/>
    <w:rsid w:val="002821D2"/>
    <w:rsid w:val="0028308F"/>
    <w:rsid w:val="0028385A"/>
    <w:rsid w:val="00284680"/>
    <w:rsid w:val="002848D4"/>
    <w:rsid w:val="00286300"/>
    <w:rsid w:val="002875B7"/>
    <w:rsid w:val="0028793F"/>
    <w:rsid w:val="00292325"/>
    <w:rsid w:val="002926FC"/>
    <w:rsid w:val="00294039"/>
    <w:rsid w:val="00294D49"/>
    <w:rsid w:val="002957C1"/>
    <w:rsid w:val="00295CF5"/>
    <w:rsid w:val="00296C2E"/>
    <w:rsid w:val="002A33B9"/>
    <w:rsid w:val="002A340C"/>
    <w:rsid w:val="002A4363"/>
    <w:rsid w:val="002A6098"/>
    <w:rsid w:val="002A6D5F"/>
    <w:rsid w:val="002A7155"/>
    <w:rsid w:val="002B0250"/>
    <w:rsid w:val="002B0817"/>
    <w:rsid w:val="002B1E75"/>
    <w:rsid w:val="002B2682"/>
    <w:rsid w:val="002B473D"/>
    <w:rsid w:val="002B59F9"/>
    <w:rsid w:val="002B6E60"/>
    <w:rsid w:val="002C0B56"/>
    <w:rsid w:val="002C21AF"/>
    <w:rsid w:val="002C3A0D"/>
    <w:rsid w:val="002C4D93"/>
    <w:rsid w:val="002C50D6"/>
    <w:rsid w:val="002C5A3E"/>
    <w:rsid w:val="002C77EF"/>
    <w:rsid w:val="002D0258"/>
    <w:rsid w:val="002D26A4"/>
    <w:rsid w:val="002D2F52"/>
    <w:rsid w:val="002D3726"/>
    <w:rsid w:val="002D4884"/>
    <w:rsid w:val="002D4D30"/>
    <w:rsid w:val="002D5E6D"/>
    <w:rsid w:val="002E03BE"/>
    <w:rsid w:val="002E05B1"/>
    <w:rsid w:val="002E2CD9"/>
    <w:rsid w:val="002E357D"/>
    <w:rsid w:val="002E4B0B"/>
    <w:rsid w:val="002E6F09"/>
    <w:rsid w:val="002E787F"/>
    <w:rsid w:val="002E7B29"/>
    <w:rsid w:val="002F0297"/>
    <w:rsid w:val="002F1EC3"/>
    <w:rsid w:val="002F2C47"/>
    <w:rsid w:val="002F3CB4"/>
    <w:rsid w:val="002F4C08"/>
    <w:rsid w:val="002F4CD2"/>
    <w:rsid w:val="002F547F"/>
    <w:rsid w:val="002F5B8E"/>
    <w:rsid w:val="002F770F"/>
    <w:rsid w:val="002F7C48"/>
    <w:rsid w:val="0030227C"/>
    <w:rsid w:val="003070E3"/>
    <w:rsid w:val="00311362"/>
    <w:rsid w:val="00311EFE"/>
    <w:rsid w:val="00312023"/>
    <w:rsid w:val="003124A8"/>
    <w:rsid w:val="00312796"/>
    <w:rsid w:val="0031434B"/>
    <w:rsid w:val="00314823"/>
    <w:rsid w:val="003150E3"/>
    <w:rsid w:val="0031665E"/>
    <w:rsid w:val="0031773D"/>
    <w:rsid w:val="00317C14"/>
    <w:rsid w:val="00320B61"/>
    <w:rsid w:val="00321797"/>
    <w:rsid w:val="003221B7"/>
    <w:rsid w:val="0032267C"/>
    <w:rsid w:val="003235E1"/>
    <w:rsid w:val="00326196"/>
    <w:rsid w:val="00326A5B"/>
    <w:rsid w:val="00326A80"/>
    <w:rsid w:val="00326BB7"/>
    <w:rsid w:val="00326DBA"/>
    <w:rsid w:val="003336BC"/>
    <w:rsid w:val="00334CB7"/>
    <w:rsid w:val="003365C7"/>
    <w:rsid w:val="00336B94"/>
    <w:rsid w:val="0034010F"/>
    <w:rsid w:val="00340158"/>
    <w:rsid w:val="003404EB"/>
    <w:rsid w:val="003410B0"/>
    <w:rsid w:val="00341AAF"/>
    <w:rsid w:val="00341B8D"/>
    <w:rsid w:val="00342688"/>
    <w:rsid w:val="00342DEC"/>
    <w:rsid w:val="0034649C"/>
    <w:rsid w:val="003465D5"/>
    <w:rsid w:val="00346E16"/>
    <w:rsid w:val="0034764B"/>
    <w:rsid w:val="0035086E"/>
    <w:rsid w:val="0035179F"/>
    <w:rsid w:val="0035340F"/>
    <w:rsid w:val="003535E7"/>
    <w:rsid w:val="0035458B"/>
    <w:rsid w:val="00354865"/>
    <w:rsid w:val="0035590F"/>
    <w:rsid w:val="00356265"/>
    <w:rsid w:val="00356F67"/>
    <w:rsid w:val="00361D4B"/>
    <w:rsid w:val="00362B37"/>
    <w:rsid w:val="0036559D"/>
    <w:rsid w:val="003675AF"/>
    <w:rsid w:val="003703A2"/>
    <w:rsid w:val="003709B4"/>
    <w:rsid w:val="003709EB"/>
    <w:rsid w:val="0037181A"/>
    <w:rsid w:val="00371B6D"/>
    <w:rsid w:val="00372D9A"/>
    <w:rsid w:val="00373100"/>
    <w:rsid w:val="00373200"/>
    <w:rsid w:val="0037368D"/>
    <w:rsid w:val="00375DC5"/>
    <w:rsid w:val="00376CA7"/>
    <w:rsid w:val="003800F2"/>
    <w:rsid w:val="003803FF"/>
    <w:rsid w:val="00380A26"/>
    <w:rsid w:val="00381551"/>
    <w:rsid w:val="00382F64"/>
    <w:rsid w:val="003835B2"/>
    <w:rsid w:val="00383839"/>
    <w:rsid w:val="00383FF1"/>
    <w:rsid w:val="00384EEB"/>
    <w:rsid w:val="003858A6"/>
    <w:rsid w:val="00386988"/>
    <w:rsid w:val="00386BEE"/>
    <w:rsid w:val="003904D7"/>
    <w:rsid w:val="00390534"/>
    <w:rsid w:val="00391F3B"/>
    <w:rsid w:val="003924FB"/>
    <w:rsid w:val="003931B4"/>
    <w:rsid w:val="00395A13"/>
    <w:rsid w:val="00397AA0"/>
    <w:rsid w:val="003A06B5"/>
    <w:rsid w:val="003A1A60"/>
    <w:rsid w:val="003A473C"/>
    <w:rsid w:val="003B1A90"/>
    <w:rsid w:val="003B2153"/>
    <w:rsid w:val="003B2168"/>
    <w:rsid w:val="003B2308"/>
    <w:rsid w:val="003B3A12"/>
    <w:rsid w:val="003B3A8B"/>
    <w:rsid w:val="003B64E1"/>
    <w:rsid w:val="003B698F"/>
    <w:rsid w:val="003C088F"/>
    <w:rsid w:val="003C1BB3"/>
    <w:rsid w:val="003C2B9F"/>
    <w:rsid w:val="003C388B"/>
    <w:rsid w:val="003C3A78"/>
    <w:rsid w:val="003C5C1B"/>
    <w:rsid w:val="003C622C"/>
    <w:rsid w:val="003D1E50"/>
    <w:rsid w:val="003D1FF2"/>
    <w:rsid w:val="003D25E0"/>
    <w:rsid w:val="003D35BD"/>
    <w:rsid w:val="003D373A"/>
    <w:rsid w:val="003D4C31"/>
    <w:rsid w:val="003D4D73"/>
    <w:rsid w:val="003D5623"/>
    <w:rsid w:val="003D590E"/>
    <w:rsid w:val="003D643A"/>
    <w:rsid w:val="003D68D6"/>
    <w:rsid w:val="003D7331"/>
    <w:rsid w:val="003D7441"/>
    <w:rsid w:val="003E13E2"/>
    <w:rsid w:val="003E143A"/>
    <w:rsid w:val="003E3453"/>
    <w:rsid w:val="003E370F"/>
    <w:rsid w:val="003E69F4"/>
    <w:rsid w:val="003F0B78"/>
    <w:rsid w:val="003F11AB"/>
    <w:rsid w:val="003F1525"/>
    <w:rsid w:val="003F2690"/>
    <w:rsid w:val="003F28F3"/>
    <w:rsid w:val="003F2C67"/>
    <w:rsid w:val="003F4000"/>
    <w:rsid w:val="003F4BB5"/>
    <w:rsid w:val="003F5097"/>
    <w:rsid w:val="003F5663"/>
    <w:rsid w:val="003F6E6B"/>
    <w:rsid w:val="004028EB"/>
    <w:rsid w:val="00403250"/>
    <w:rsid w:val="00405F6F"/>
    <w:rsid w:val="0040639B"/>
    <w:rsid w:val="004070EA"/>
    <w:rsid w:val="00407C09"/>
    <w:rsid w:val="00410BFC"/>
    <w:rsid w:val="00411815"/>
    <w:rsid w:val="00411E56"/>
    <w:rsid w:val="00415C85"/>
    <w:rsid w:val="00417D50"/>
    <w:rsid w:val="00420149"/>
    <w:rsid w:val="004208E2"/>
    <w:rsid w:val="00420E2F"/>
    <w:rsid w:val="00422B81"/>
    <w:rsid w:val="0042300A"/>
    <w:rsid w:val="00423830"/>
    <w:rsid w:val="0042529A"/>
    <w:rsid w:val="004258BB"/>
    <w:rsid w:val="004279C3"/>
    <w:rsid w:val="00430E28"/>
    <w:rsid w:val="00430E65"/>
    <w:rsid w:val="00435167"/>
    <w:rsid w:val="004368F7"/>
    <w:rsid w:val="00437B95"/>
    <w:rsid w:val="00441588"/>
    <w:rsid w:val="00441A04"/>
    <w:rsid w:val="0044356D"/>
    <w:rsid w:val="0044380A"/>
    <w:rsid w:val="004442A3"/>
    <w:rsid w:val="004448B1"/>
    <w:rsid w:val="0044547D"/>
    <w:rsid w:val="00446589"/>
    <w:rsid w:val="00450404"/>
    <w:rsid w:val="00451399"/>
    <w:rsid w:val="00451DAE"/>
    <w:rsid w:val="00453534"/>
    <w:rsid w:val="00453C0A"/>
    <w:rsid w:val="00454C34"/>
    <w:rsid w:val="004561BF"/>
    <w:rsid w:val="00456BAC"/>
    <w:rsid w:val="00456D0A"/>
    <w:rsid w:val="00462E83"/>
    <w:rsid w:val="0046367D"/>
    <w:rsid w:val="00463E16"/>
    <w:rsid w:val="00465239"/>
    <w:rsid w:val="00465B39"/>
    <w:rsid w:val="00465CC1"/>
    <w:rsid w:val="004663CC"/>
    <w:rsid w:val="00470765"/>
    <w:rsid w:val="00471183"/>
    <w:rsid w:val="004713C2"/>
    <w:rsid w:val="004720D6"/>
    <w:rsid w:val="0047266D"/>
    <w:rsid w:val="00472A9C"/>
    <w:rsid w:val="00472B72"/>
    <w:rsid w:val="00472BC3"/>
    <w:rsid w:val="00472E4C"/>
    <w:rsid w:val="00483709"/>
    <w:rsid w:val="004858BE"/>
    <w:rsid w:val="00486C61"/>
    <w:rsid w:val="00486FE7"/>
    <w:rsid w:val="0048723F"/>
    <w:rsid w:val="00490A3E"/>
    <w:rsid w:val="00490D62"/>
    <w:rsid w:val="004916BD"/>
    <w:rsid w:val="00493C0A"/>
    <w:rsid w:val="004944AA"/>
    <w:rsid w:val="00496929"/>
    <w:rsid w:val="004A2211"/>
    <w:rsid w:val="004A5AA1"/>
    <w:rsid w:val="004A5E7F"/>
    <w:rsid w:val="004A65F6"/>
    <w:rsid w:val="004A6B4B"/>
    <w:rsid w:val="004A6CE1"/>
    <w:rsid w:val="004B0A6A"/>
    <w:rsid w:val="004B1FEC"/>
    <w:rsid w:val="004B2F98"/>
    <w:rsid w:val="004B304F"/>
    <w:rsid w:val="004B4880"/>
    <w:rsid w:val="004B5719"/>
    <w:rsid w:val="004B57BA"/>
    <w:rsid w:val="004B72D8"/>
    <w:rsid w:val="004C12AF"/>
    <w:rsid w:val="004C1D9B"/>
    <w:rsid w:val="004C2969"/>
    <w:rsid w:val="004C2A38"/>
    <w:rsid w:val="004C2C1F"/>
    <w:rsid w:val="004C3EE2"/>
    <w:rsid w:val="004C4777"/>
    <w:rsid w:val="004C537F"/>
    <w:rsid w:val="004C5831"/>
    <w:rsid w:val="004C6454"/>
    <w:rsid w:val="004C7163"/>
    <w:rsid w:val="004C77EC"/>
    <w:rsid w:val="004C7B31"/>
    <w:rsid w:val="004D0C95"/>
    <w:rsid w:val="004D37FF"/>
    <w:rsid w:val="004D406A"/>
    <w:rsid w:val="004D4EB9"/>
    <w:rsid w:val="004D5337"/>
    <w:rsid w:val="004D7060"/>
    <w:rsid w:val="004D75BA"/>
    <w:rsid w:val="004D776F"/>
    <w:rsid w:val="004E0987"/>
    <w:rsid w:val="004E0BC8"/>
    <w:rsid w:val="004E43A7"/>
    <w:rsid w:val="004E4853"/>
    <w:rsid w:val="004E48A9"/>
    <w:rsid w:val="004E566F"/>
    <w:rsid w:val="004E6127"/>
    <w:rsid w:val="004E6AD3"/>
    <w:rsid w:val="004E79CB"/>
    <w:rsid w:val="004F0875"/>
    <w:rsid w:val="004F1A86"/>
    <w:rsid w:val="004F1DA8"/>
    <w:rsid w:val="004F1E70"/>
    <w:rsid w:val="004F1F59"/>
    <w:rsid w:val="004F3AE3"/>
    <w:rsid w:val="004F552C"/>
    <w:rsid w:val="004F598D"/>
    <w:rsid w:val="004F5BF9"/>
    <w:rsid w:val="005008E5"/>
    <w:rsid w:val="00502EF5"/>
    <w:rsid w:val="00502F28"/>
    <w:rsid w:val="00504124"/>
    <w:rsid w:val="00504335"/>
    <w:rsid w:val="005050AB"/>
    <w:rsid w:val="005053D2"/>
    <w:rsid w:val="0050647E"/>
    <w:rsid w:val="0050721C"/>
    <w:rsid w:val="005075A5"/>
    <w:rsid w:val="00507CFE"/>
    <w:rsid w:val="00507F0B"/>
    <w:rsid w:val="0051118D"/>
    <w:rsid w:val="00512EDE"/>
    <w:rsid w:val="00513AA0"/>
    <w:rsid w:val="00514981"/>
    <w:rsid w:val="0051568D"/>
    <w:rsid w:val="00515B0E"/>
    <w:rsid w:val="00515CC2"/>
    <w:rsid w:val="00516CC4"/>
    <w:rsid w:val="00520AC7"/>
    <w:rsid w:val="00520CD9"/>
    <w:rsid w:val="00521B09"/>
    <w:rsid w:val="00523B85"/>
    <w:rsid w:val="00524372"/>
    <w:rsid w:val="00524498"/>
    <w:rsid w:val="005247C3"/>
    <w:rsid w:val="00524F1A"/>
    <w:rsid w:val="00526423"/>
    <w:rsid w:val="0052649D"/>
    <w:rsid w:val="00526600"/>
    <w:rsid w:val="00527E7B"/>
    <w:rsid w:val="00530348"/>
    <w:rsid w:val="00530F42"/>
    <w:rsid w:val="005312A6"/>
    <w:rsid w:val="00531F3C"/>
    <w:rsid w:val="005322BB"/>
    <w:rsid w:val="00532DD1"/>
    <w:rsid w:val="00533C2D"/>
    <w:rsid w:val="00533DAB"/>
    <w:rsid w:val="00534E0E"/>
    <w:rsid w:val="0053507E"/>
    <w:rsid w:val="005359E2"/>
    <w:rsid w:val="00537A1A"/>
    <w:rsid w:val="00540E86"/>
    <w:rsid w:val="005437F0"/>
    <w:rsid w:val="00543D6C"/>
    <w:rsid w:val="00544246"/>
    <w:rsid w:val="005443C0"/>
    <w:rsid w:val="005467C5"/>
    <w:rsid w:val="00550CF4"/>
    <w:rsid w:val="00551CBB"/>
    <w:rsid w:val="00554A14"/>
    <w:rsid w:val="0055699B"/>
    <w:rsid w:val="00556CFD"/>
    <w:rsid w:val="00557505"/>
    <w:rsid w:val="005607B5"/>
    <w:rsid w:val="0056136F"/>
    <w:rsid w:val="00561437"/>
    <w:rsid w:val="00561AD5"/>
    <w:rsid w:val="00563F84"/>
    <w:rsid w:val="00565C0C"/>
    <w:rsid w:val="00566D03"/>
    <w:rsid w:val="00566F35"/>
    <w:rsid w:val="005705B5"/>
    <w:rsid w:val="0057069C"/>
    <w:rsid w:val="00573FF0"/>
    <w:rsid w:val="005748AF"/>
    <w:rsid w:val="00576ED5"/>
    <w:rsid w:val="00576FDB"/>
    <w:rsid w:val="00580286"/>
    <w:rsid w:val="00583EF8"/>
    <w:rsid w:val="005859AF"/>
    <w:rsid w:val="005861A9"/>
    <w:rsid w:val="00586EDD"/>
    <w:rsid w:val="00587124"/>
    <w:rsid w:val="0059165B"/>
    <w:rsid w:val="00591A08"/>
    <w:rsid w:val="005920FE"/>
    <w:rsid w:val="00593E5F"/>
    <w:rsid w:val="00594080"/>
    <w:rsid w:val="00594B61"/>
    <w:rsid w:val="00595624"/>
    <w:rsid w:val="0059744A"/>
    <w:rsid w:val="005979AA"/>
    <w:rsid w:val="00597D98"/>
    <w:rsid w:val="005A3838"/>
    <w:rsid w:val="005A3DFC"/>
    <w:rsid w:val="005A3F2A"/>
    <w:rsid w:val="005A4E4D"/>
    <w:rsid w:val="005A540E"/>
    <w:rsid w:val="005A540F"/>
    <w:rsid w:val="005A61BE"/>
    <w:rsid w:val="005A6D9A"/>
    <w:rsid w:val="005A773E"/>
    <w:rsid w:val="005A7B70"/>
    <w:rsid w:val="005A7EAD"/>
    <w:rsid w:val="005B043B"/>
    <w:rsid w:val="005B071E"/>
    <w:rsid w:val="005B08AB"/>
    <w:rsid w:val="005B213D"/>
    <w:rsid w:val="005B4497"/>
    <w:rsid w:val="005B626E"/>
    <w:rsid w:val="005B6C2F"/>
    <w:rsid w:val="005B6C82"/>
    <w:rsid w:val="005B745B"/>
    <w:rsid w:val="005B7AFC"/>
    <w:rsid w:val="005B7E60"/>
    <w:rsid w:val="005C019C"/>
    <w:rsid w:val="005C03B8"/>
    <w:rsid w:val="005C06CE"/>
    <w:rsid w:val="005C06D1"/>
    <w:rsid w:val="005C0793"/>
    <w:rsid w:val="005C10FA"/>
    <w:rsid w:val="005C33E0"/>
    <w:rsid w:val="005C3DA6"/>
    <w:rsid w:val="005C5454"/>
    <w:rsid w:val="005C5849"/>
    <w:rsid w:val="005C67AA"/>
    <w:rsid w:val="005C756C"/>
    <w:rsid w:val="005D06FA"/>
    <w:rsid w:val="005D0D4D"/>
    <w:rsid w:val="005D228A"/>
    <w:rsid w:val="005D4096"/>
    <w:rsid w:val="005D540D"/>
    <w:rsid w:val="005D55EB"/>
    <w:rsid w:val="005D63D3"/>
    <w:rsid w:val="005D6810"/>
    <w:rsid w:val="005D7E23"/>
    <w:rsid w:val="005E0364"/>
    <w:rsid w:val="005E0556"/>
    <w:rsid w:val="005E11A8"/>
    <w:rsid w:val="005E2AFA"/>
    <w:rsid w:val="005E6145"/>
    <w:rsid w:val="005E6E38"/>
    <w:rsid w:val="005F0512"/>
    <w:rsid w:val="005F1F8A"/>
    <w:rsid w:val="005F20C9"/>
    <w:rsid w:val="005F4369"/>
    <w:rsid w:val="005F43F6"/>
    <w:rsid w:val="005F5010"/>
    <w:rsid w:val="005F5016"/>
    <w:rsid w:val="005F5E31"/>
    <w:rsid w:val="005F5E53"/>
    <w:rsid w:val="005F643D"/>
    <w:rsid w:val="005F6E3F"/>
    <w:rsid w:val="005F71EC"/>
    <w:rsid w:val="00602965"/>
    <w:rsid w:val="00602A31"/>
    <w:rsid w:val="00606381"/>
    <w:rsid w:val="006071CA"/>
    <w:rsid w:val="0061095B"/>
    <w:rsid w:val="00611530"/>
    <w:rsid w:val="006120C6"/>
    <w:rsid w:val="00614581"/>
    <w:rsid w:val="006145FC"/>
    <w:rsid w:val="00615228"/>
    <w:rsid w:val="0061653A"/>
    <w:rsid w:val="00616569"/>
    <w:rsid w:val="00620C25"/>
    <w:rsid w:val="0062144C"/>
    <w:rsid w:val="00622D9F"/>
    <w:rsid w:val="006240CB"/>
    <w:rsid w:val="006252CB"/>
    <w:rsid w:val="006254D9"/>
    <w:rsid w:val="0062580E"/>
    <w:rsid w:val="0062602B"/>
    <w:rsid w:val="00632654"/>
    <w:rsid w:val="0063398F"/>
    <w:rsid w:val="00634114"/>
    <w:rsid w:val="00641335"/>
    <w:rsid w:val="0064189B"/>
    <w:rsid w:val="00641A35"/>
    <w:rsid w:val="0064459A"/>
    <w:rsid w:val="00646073"/>
    <w:rsid w:val="00646415"/>
    <w:rsid w:val="00646620"/>
    <w:rsid w:val="00646912"/>
    <w:rsid w:val="006474A5"/>
    <w:rsid w:val="00647E9A"/>
    <w:rsid w:val="00651A1E"/>
    <w:rsid w:val="00654152"/>
    <w:rsid w:val="00655C70"/>
    <w:rsid w:val="006576D4"/>
    <w:rsid w:val="006577FE"/>
    <w:rsid w:val="00657D47"/>
    <w:rsid w:val="00660059"/>
    <w:rsid w:val="0066123A"/>
    <w:rsid w:val="00661764"/>
    <w:rsid w:val="00662319"/>
    <w:rsid w:val="006632D8"/>
    <w:rsid w:val="00664FEC"/>
    <w:rsid w:val="00665341"/>
    <w:rsid w:val="00665E1C"/>
    <w:rsid w:val="006673A2"/>
    <w:rsid w:val="006705DB"/>
    <w:rsid w:val="00670AB9"/>
    <w:rsid w:val="0067196B"/>
    <w:rsid w:val="00671AD4"/>
    <w:rsid w:val="00672089"/>
    <w:rsid w:val="0067407A"/>
    <w:rsid w:val="0067446C"/>
    <w:rsid w:val="00674C43"/>
    <w:rsid w:val="00675D94"/>
    <w:rsid w:val="006764F2"/>
    <w:rsid w:val="00677097"/>
    <w:rsid w:val="0068148B"/>
    <w:rsid w:val="00683C1A"/>
    <w:rsid w:val="00684E00"/>
    <w:rsid w:val="00686315"/>
    <w:rsid w:val="00686672"/>
    <w:rsid w:val="00686BF8"/>
    <w:rsid w:val="00687DA1"/>
    <w:rsid w:val="00687F24"/>
    <w:rsid w:val="006909BB"/>
    <w:rsid w:val="0069139A"/>
    <w:rsid w:val="00692C90"/>
    <w:rsid w:val="006935E2"/>
    <w:rsid w:val="00693841"/>
    <w:rsid w:val="006945CA"/>
    <w:rsid w:val="00695070"/>
    <w:rsid w:val="00695FA6"/>
    <w:rsid w:val="0069680A"/>
    <w:rsid w:val="00697113"/>
    <w:rsid w:val="006A0022"/>
    <w:rsid w:val="006A2405"/>
    <w:rsid w:val="006A25F8"/>
    <w:rsid w:val="006A2DE9"/>
    <w:rsid w:val="006A2F56"/>
    <w:rsid w:val="006A419D"/>
    <w:rsid w:val="006A5DDB"/>
    <w:rsid w:val="006A6424"/>
    <w:rsid w:val="006A789C"/>
    <w:rsid w:val="006B0031"/>
    <w:rsid w:val="006B73D8"/>
    <w:rsid w:val="006C0ED0"/>
    <w:rsid w:val="006C1764"/>
    <w:rsid w:val="006C1F5E"/>
    <w:rsid w:val="006C264A"/>
    <w:rsid w:val="006C2E36"/>
    <w:rsid w:val="006C595B"/>
    <w:rsid w:val="006C6531"/>
    <w:rsid w:val="006D0B17"/>
    <w:rsid w:val="006D1EC9"/>
    <w:rsid w:val="006D3F7C"/>
    <w:rsid w:val="006E020D"/>
    <w:rsid w:val="006E0E82"/>
    <w:rsid w:val="006E28DC"/>
    <w:rsid w:val="006E36CA"/>
    <w:rsid w:val="006E5840"/>
    <w:rsid w:val="006E5B7F"/>
    <w:rsid w:val="006E6E4C"/>
    <w:rsid w:val="006F0B05"/>
    <w:rsid w:val="006F1C28"/>
    <w:rsid w:val="006F1E80"/>
    <w:rsid w:val="006F3500"/>
    <w:rsid w:val="006F3F40"/>
    <w:rsid w:val="006F43B6"/>
    <w:rsid w:val="006F5038"/>
    <w:rsid w:val="006F59FA"/>
    <w:rsid w:val="006F6070"/>
    <w:rsid w:val="006F6CBC"/>
    <w:rsid w:val="006F7E38"/>
    <w:rsid w:val="00700FB0"/>
    <w:rsid w:val="00701404"/>
    <w:rsid w:val="00702185"/>
    <w:rsid w:val="00702B4E"/>
    <w:rsid w:val="00704F76"/>
    <w:rsid w:val="007050D8"/>
    <w:rsid w:val="00705730"/>
    <w:rsid w:val="00705F86"/>
    <w:rsid w:val="00706665"/>
    <w:rsid w:val="00707071"/>
    <w:rsid w:val="00711110"/>
    <w:rsid w:val="00711F14"/>
    <w:rsid w:val="00712DBC"/>
    <w:rsid w:val="00713D67"/>
    <w:rsid w:val="0071413D"/>
    <w:rsid w:val="00714702"/>
    <w:rsid w:val="007148BD"/>
    <w:rsid w:val="00715114"/>
    <w:rsid w:val="00715527"/>
    <w:rsid w:val="007165C6"/>
    <w:rsid w:val="00716788"/>
    <w:rsid w:val="00721AE0"/>
    <w:rsid w:val="00722004"/>
    <w:rsid w:val="0072338A"/>
    <w:rsid w:val="00723CA6"/>
    <w:rsid w:val="00724687"/>
    <w:rsid w:val="00724C97"/>
    <w:rsid w:val="00725C48"/>
    <w:rsid w:val="0072729E"/>
    <w:rsid w:val="007310A0"/>
    <w:rsid w:val="007335ED"/>
    <w:rsid w:val="00735449"/>
    <w:rsid w:val="00735A99"/>
    <w:rsid w:val="007368A8"/>
    <w:rsid w:val="0073710F"/>
    <w:rsid w:val="00737C33"/>
    <w:rsid w:val="00740697"/>
    <w:rsid w:val="007408A2"/>
    <w:rsid w:val="0074163B"/>
    <w:rsid w:val="00742387"/>
    <w:rsid w:val="0074284E"/>
    <w:rsid w:val="00744C2C"/>
    <w:rsid w:val="00745C4C"/>
    <w:rsid w:val="00745D6C"/>
    <w:rsid w:val="00746DD5"/>
    <w:rsid w:val="0074778B"/>
    <w:rsid w:val="007503D2"/>
    <w:rsid w:val="00752883"/>
    <w:rsid w:val="00752978"/>
    <w:rsid w:val="00754093"/>
    <w:rsid w:val="00754356"/>
    <w:rsid w:val="007546F6"/>
    <w:rsid w:val="007579BF"/>
    <w:rsid w:val="00757BEB"/>
    <w:rsid w:val="0076014D"/>
    <w:rsid w:val="007614AC"/>
    <w:rsid w:val="007617FA"/>
    <w:rsid w:val="00763A19"/>
    <w:rsid w:val="00763A9E"/>
    <w:rsid w:val="00763BD4"/>
    <w:rsid w:val="00765620"/>
    <w:rsid w:val="00766359"/>
    <w:rsid w:val="007665E9"/>
    <w:rsid w:val="007666F0"/>
    <w:rsid w:val="00766F41"/>
    <w:rsid w:val="00767066"/>
    <w:rsid w:val="00770078"/>
    <w:rsid w:val="00781C78"/>
    <w:rsid w:val="00782864"/>
    <w:rsid w:val="007828A9"/>
    <w:rsid w:val="00783207"/>
    <w:rsid w:val="00783AC5"/>
    <w:rsid w:val="007849D3"/>
    <w:rsid w:val="00784F8E"/>
    <w:rsid w:val="0078582C"/>
    <w:rsid w:val="007858C8"/>
    <w:rsid w:val="00786734"/>
    <w:rsid w:val="00786AE8"/>
    <w:rsid w:val="007879EA"/>
    <w:rsid w:val="00787E04"/>
    <w:rsid w:val="00790B41"/>
    <w:rsid w:val="00791D2C"/>
    <w:rsid w:val="00794601"/>
    <w:rsid w:val="00794AD5"/>
    <w:rsid w:val="00796128"/>
    <w:rsid w:val="00797548"/>
    <w:rsid w:val="007A0458"/>
    <w:rsid w:val="007A0DCE"/>
    <w:rsid w:val="007A1597"/>
    <w:rsid w:val="007A2D99"/>
    <w:rsid w:val="007A3E91"/>
    <w:rsid w:val="007A42E2"/>
    <w:rsid w:val="007A4676"/>
    <w:rsid w:val="007A5597"/>
    <w:rsid w:val="007A5A92"/>
    <w:rsid w:val="007B09F6"/>
    <w:rsid w:val="007B1BC8"/>
    <w:rsid w:val="007B1D27"/>
    <w:rsid w:val="007B2872"/>
    <w:rsid w:val="007B4F37"/>
    <w:rsid w:val="007B5373"/>
    <w:rsid w:val="007B5B43"/>
    <w:rsid w:val="007B7182"/>
    <w:rsid w:val="007B7299"/>
    <w:rsid w:val="007B74E7"/>
    <w:rsid w:val="007B76AC"/>
    <w:rsid w:val="007C0F0B"/>
    <w:rsid w:val="007C1615"/>
    <w:rsid w:val="007C2798"/>
    <w:rsid w:val="007C3C00"/>
    <w:rsid w:val="007C51BE"/>
    <w:rsid w:val="007C589D"/>
    <w:rsid w:val="007C74F3"/>
    <w:rsid w:val="007D0A83"/>
    <w:rsid w:val="007D0DA5"/>
    <w:rsid w:val="007D0F02"/>
    <w:rsid w:val="007D1E6B"/>
    <w:rsid w:val="007D1FDA"/>
    <w:rsid w:val="007D2176"/>
    <w:rsid w:val="007D368C"/>
    <w:rsid w:val="007D3979"/>
    <w:rsid w:val="007D3F06"/>
    <w:rsid w:val="007D646E"/>
    <w:rsid w:val="007D7102"/>
    <w:rsid w:val="007E17C7"/>
    <w:rsid w:val="007E21D7"/>
    <w:rsid w:val="007E3CC1"/>
    <w:rsid w:val="007E5A09"/>
    <w:rsid w:val="007E63F4"/>
    <w:rsid w:val="007E6CEB"/>
    <w:rsid w:val="007E79FE"/>
    <w:rsid w:val="007F06B0"/>
    <w:rsid w:val="007F2DF2"/>
    <w:rsid w:val="007F3486"/>
    <w:rsid w:val="007F3ABB"/>
    <w:rsid w:val="007F4590"/>
    <w:rsid w:val="007F6EC3"/>
    <w:rsid w:val="007F79A9"/>
    <w:rsid w:val="00801D19"/>
    <w:rsid w:val="0080233B"/>
    <w:rsid w:val="00803CAC"/>
    <w:rsid w:val="00803DCF"/>
    <w:rsid w:val="00803F54"/>
    <w:rsid w:val="008042B5"/>
    <w:rsid w:val="0080434A"/>
    <w:rsid w:val="008053F7"/>
    <w:rsid w:val="00805B2C"/>
    <w:rsid w:val="008065D0"/>
    <w:rsid w:val="00806C7B"/>
    <w:rsid w:val="00811616"/>
    <w:rsid w:val="008116D4"/>
    <w:rsid w:val="00811CD8"/>
    <w:rsid w:val="00811F94"/>
    <w:rsid w:val="008129BE"/>
    <w:rsid w:val="008132C3"/>
    <w:rsid w:val="008161D8"/>
    <w:rsid w:val="00816288"/>
    <w:rsid w:val="00816300"/>
    <w:rsid w:val="0081758A"/>
    <w:rsid w:val="00817EE2"/>
    <w:rsid w:val="00821641"/>
    <w:rsid w:val="00821FC5"/>
    <w:rsid w:val="00822553"/>
    <w:rsid w:val="008229C5"/>
    <w:rsid w:val="00822C88"/>
    <w:rsid w:val="0082325B"/>
    <w:rsid w:val="00824D0E"/>
    <w:rsid w:val="00824D1A"/>
    <w:rsid w:val="0082536A"/>
    <w:rsid w:val="00825A42"/>
    <w:rsid w:val="00826357"/>
    <w:rsid w:val="00826EE2"/>
    <w:rsid w:val="008277A8"/>
    <w:rsid w:val="00827C13"/>
    <w:rsid w:val="00827F31"/>
    <w:rsid w:val="008308E0"/>
    <w:rsid w:val="00830BBD"/>
    <w:rsid w:val="0083100C"/>
    <w:rsid w:val="008312AF"/>
    <w:rsid w:val="008317AA"/>
    <w:rsid w:val="00831D29"/>
    <w:rsid w:val="008320A8"/>
    <w:rsid w:val="0083233D"/>
    <w:rsid w:val="00832489"/>
    <w:rsid w:val="00832497"/>
    <w:rsid w:val="00834AE9"/>
    <w:rsid w:val="00835BE8"/>
    <w:rsid w:val="008364B0"/>
    <w:rsid w:val="00841794"/>
    <w:rsid w:val="00841D83"/>
    <w:rsid w:val="00841D84"/>
    <w:rsid w:val="00842107"/>
    <w:rsid w:val="00843328"/>
    <w:rsid w:val="008436BB"/>
    <w:rsid w:val="00843A1F"/>
    <w:rsid w:val="00843BB4"/>
    <w:rsid w:val="008476DC"/>
    <w:rsid w:val="00847D6A"/>
    <w:rsid w:val="00850C70"/>
    <w:rsid w:val="00852012"/>
    <w:rsid w:val="008531DB"/>
    <w:rsid w:val="00853D5E"/>
    <w:rsid w:val="00854352"/>
    <w:rsid w:val="0085525B"/>
    <w:rsid w:val="0085613D"/>
    <w:rsid w:val="00856DB0"/>
    <w:rsid w:val="0085779A"/>
    <w:rsid w:val="0086219D"/>
    <w:rsid w:val="00866C55"/>
    <w:rsid w:val="00866C7B"/>
    <w:rsid w:val="008702B5"/>
    <w:rsid w:val="00870C13"/>
    <w:rsid w:val="0087404C"/>
    <w:rsid w:val="00874BF6"/>
    <w:rsid w:val="00876AC8"/>
    <w:rsid w:val="00876D76"/>
    <w:rsid w:val="0087703F"/>
    <w:rsid w:val="0088106C"/>
    <w:rsid w:val="00881629"/>
    <w:rsid w:val="0088450B"/>
    <w:rsid w:val="00886646"/>
    <w:rsid w:val="008866A9"/>
    <w:rsid w:val="008879D9"/>
    <w:rsid w:val="008905AC"/>
    <w:rsid w:val="00890B2C"/>
    <w:rsid w:val="00890B51"/>
    <w:rsid w:val="00892D94"/>
    <w:rsid w:val="00893066"/>
    <w:rsid w:val="008939EE"/>
    <w:rsid w:val="00893CBB"/>
    <w:rsid w:val="00893D7E"/>
    <w:rsid w:val="0089421D"/>
    <w:rsid w:val="008959DA"/>
    <w:rsid w:val="008977FE"/>
    <w:rsid w:val="008A1EEA"/>
    <w:rsid w:val="008A3372"/>
    <w:rsid w:val="008A5632"/>
    <w:rsid w:val="008B06F0"/>
    <w:rsid w:val="008B0EC4"/>
    <w:rsid w:val="008B213A"/>
    <w:rsid w:val="008B28D4"/>
    <w:rsid w:val="008B384D"/>
    <w:rsid w:val="008B5CAE"/>
    <w:rsid w:val="008B5EE5"/>
    <w:rsid w:val="008B77B7"/>
    <w:rsid w:val="008C383F"/>
    <w:rsid w:val="008C3A01"/>
    <w:rsid w:val="008D0E57"/>
    <w:rsid w:val="008D1196"/>
    <w:rsid w:val="008D2FE0"/>
    <w:rsid w:val="008D5874"/>
    <w:rsid w:val="008D5DEE"/>
    <w:rsid w:val="008E0071"/>
    <w:rsid w:val="008E1788"/>
    <w:rsid w:val="008E1995"/>
    <w:rsid w:val="008E3809"/>
    <w:rsid w:val="008E3984"/>
    <w:rsid w:val="008E5FE0"/>
    <w:rsid w:val="008E6341"/>
    <w:rsid w:val="008F02EA"/>
    <w:rsid w:val="008F0526"/>
    <w:rsid w:val="008F068F"/>
    <w:rsid w:val="008F0AE5"/>
    <w:rsid w:val="008F32EA"/>
    <w:rsid w:val="008F37F1"/>
    <w:rsid w:val="008F3D8E"/>
    <w:rsid w:val="008F5395"/>
    <w:rsid w:val="008F6B71"/>
    <w:rsid w:val="008F6E1E"/>
    <w:rsid w:val="008F6E81"/>
    <w:rsid w:val="008F772B"/>
    <w:rsid w:val="008F79D2"/>
    <w:rsid w:val="008F7A11"/>
    <w:rsid w:val="00900314"/>
    <w:rsid w:val="00901000"/>
    <w:rsid w:val="009010CE"/>
    <w:rsid w:val="0090132D"/>
    <w:rsid w:val="009021B8"/>
    <w:rsid w:val="00902E83"/>
    <w:rsid w:val="009032E7"/>
    <w:rsid w:val="00904106"/>
    <w:rsid w:val="009046E3"/>
    <w:rsid w:val="00904ECC"/>
    <w:rsid w:val="0090575C"/>
    <w:rsid w:val="0090673C"/>
    <w:rsid w:val="00907699"/>
    <w:rsid w:val="00907707"/>
    <w:rsid w:val="00907879"/>
    <w:rsid w:val="00910315"/>
    <w:rsid w:val="0091282B"/>
    <w:rsid w:val="0091312D"/>
    <w:rsid w:val="009131CA"/>
    <w:rsid w:val="009139AC"/>
    <w:rsid w:val="00914F48"/>
    <w:rsid w:val="009151FB"/>
    <w:rsid w:val="00916052"/>
    <w:rsid w:val="0091653C"/>
    <w:rsid w:val="00917A7B"/>
    <w:rsid w:val="00917DEC"/>
    <w:rsid w:val="0092025D"/>
    <w:rsid w:val="009206AA"/>
    <w:rsid w:val="00921DD3"/>
    <w:rsid w:val="00922277"/>
    <w:rsid w:val="00924E36"/>
    <w:rsid w:val="009256A7"/>
    <w:rsid w:val="00925F27"/>
    <w:rsid w:val="0092766D"/>
    <w:rsid w:val="009278C0"/>
    <w:rsid w:val="00927CC0"/>
    <w:rsid w:val="00930532"/>
    <w:rsid w:val="009308EE"/>
    <w:rsid w:val="00932EA4"/>
    <w:rsid w:val="0094131B"/>
    <w:rsid w:val="00941800"/>
    <w:rsid w:val="0094227B"/>
    <w:rsid w:val="009423AF"/>
    <w:rsid w:val="009430F7"/>
    <w:rsid w:val="00943B05"/>
    <w:rsid w:val="009459D9"/>
    <w:rsid w:val="00945A25"/>
    <w:rsid w:val="00945BBA"/>
    <w:rsid w:val="009503B9"/>
    <w:rsid w:val="0095292B"/>
    <w:rsid w:val="00952C74"/>
    <w:rsid w:val="00953DED"/>
    <w:rsid w:val="00955D98"/>
    <w:rsid w:val="00957407"/>
    <w:rsid w:val="009579BE"/>
    <w:rsid w:val="00960064"/>
    <w:rsid w:val="00961552"/>
    <w:rsid w:val="009615FA"/>
    <w:rsid w:val="009630EB"/>
    <w:rsid w:val="009642A7"/>
    <w:rsid w:val="00964509"/>
    <w:rsid w:val="00964B01"/>
    <w:rsid w:val="00964B4D"/>
    <w:rsid w:val="009664F2"/>
    <w:rsid w:val="00966AE0"/>
    <w:rsid w:val="009673C0"/>
    <w:rsid w:val="00967603"/>
    <w:rsid w:val="00967DD6"/>
    <w:rsid w:val="00971E66"/>
    <w:rsid w:val="009723DD"/>
    <w:rsid w:val="0097557D"/>
    <w:rsid w:val="00982F16"/>
    <w:rsid w:val="00983218"/>
    <w:rsid w:val="00984C8D"/>
    <w:rsid w:val="009852F9"/>
    <w:rsid w:val="00986986"/>
    <w:rsid w:val="00986D37"/>
    <w:rsid w:val="00986ED7"/>
    <w:rsid w:val="009875D8"/>
    <w:rsid w:val="00987D3C"/>
    <w:rsid w:val="00990D81"/>
    <w:rsid w:val="00991AC6"/>
    <w:rsid w:val="00992461"/>
    <w:rsid w:val="00993D57"/>
    <w:rsid w:val="00994A27"/>
    <w:rsid w:val="00995FDB"/>
    <w:rsid w:val="00996656"/>
    <w:rsid w:val="0099711F"/>
    <w:rsid w:val="009A054E"/>
    <w:rsid w:val="009A3CE8"/>
    <w:rsid w:val="009A42FB"/>
    <w:rsid w:val="009A4637"/>
    <w:rsid w:val="009A6280"/>
    <w:rsid w:val="009A659D"/>
    <w:rsid w:val="009A7A50"/>
    <w:rsid w:val="009A7EB2"/>
    <w:rsid w:val="009B0AF3"/>
    <w:rsid w:val="009B157C"/>
    <w:rsid w:val="009B21A8"/>
    <w:rsid w:val="009B267E"/>
    <w:rsid w:val="009B4027"/>
    <w:rsid w:val="009B4A48"/>
    <w:rsid w:val="009B4AF2"/>
    <w:rsid w:val="009B4BB1"/>
    <w:rsid w:val="009B7B55"/>
    <w:rsid w:val="009B7BBC"/>
    <w:rsid w:val="009C01AA"/>
    <w:rsid w:val="009C32DF"/>
    <w:rsid w:val="009C5D65"/>
    <w:rsid w:val="009C77D3"/>
    <w:rsid w:val="009D0A9A"/>
    <w:rsid w:val="009D0C12"/>
    <w:rsid w:val="009D30E0"/>
    <w:rsid w:val="009D4261"/>
    <w:rsid w:val="009D5C6F"/>
    <w:rsid w:val="009D74F2"/>
    <w:rsid w:val="009D75A4"/>
    <w:rsid w:val="009E0523"/>
    <w:rsid w:val="009E0A81"/>
    <w:rsid w:val="009E12F3"/>
    <w:rsid w:val="009E23BE"/>
    <w:rsid w:val="009E536F"/>
    <w:rsid w:val="009E59B0"/>
    <w:rsid w:val="009E71B4"/>
    <w:rsid w:val="009E7442"/>
    <w:rsid w:val="009F03AE"/>
    <w:rsid w:val="009F0D3A"/>
    <w:rsid w:val="009F0FF1"/>
    <w:rsid w:val="009F1ADF"/>
    <w:rsid w:val="009F4500"/>
    <w:rsid w:val="009F4BAD"/>
    <w:rsid w:val="009F6ECB"/>
    <w:rsid w:val="00A02368"/>
    <w:rsid w:val="00A0298B"/>
    <w:rsid w:val="00A06155"/>
    <w:rsid w:val="00A06ABA"/>
    <w:rsid w:val="00A0785A"/>
    <w:rsid w:val="00A1160B"/>
    <w:rsid w:val="00A11D07"/>
    <w:rsid w:val="00A11FAE"/>
    <w:rsid w:val="00A1208E"/>
    <w:rsid w:val="00A12270"/>
    <w:rsid w:val="00A12872"/>
    <w:rsid w:val="00A128F1"/>
    <w:rsid w:val="00A15F84"/>
    <w:rsid w:val="00A16777"/>
    <w:rsid w:val="00A16FCA"/>
    <w:rsid w:val="00A20C81"/>
    <w:rsid w:val="00A225A8"/>
    <w:rsid w:val="00A2435E"/>
    <w:rsid w:val="00A26463"/>
    <w:rsid w:val="00A30468"/>
    <w:rsid w:val="00A315A1"/>
    <w:rsid w:val="00A318CD"/>
    <w:rsid w:val="00A332F7"/>
    <w:rsid w:val="00A334B6"/>
    <w:rsid w:val="00A338BD"/>
    <w:rsid w:val="00A37ADE"/>
    <w:rsid w:val="00A46D70"/>
    <w:rsid w:val="00A47045"/>
    <w:rsid w:val="00A471C7"/>
    <w:rsid w:val="00A5010A"/>
    <w:rsid w:val="00A5057E"/>
    <w:rsid w:val="00A527B2"/>
    <w:rsid w:val="00A5314C"/>
    <w:rsid w:val="00A53411"/>
    <w:rsid w:val="00A53908"/>
    <w:rsid w:val="00A54D10"/>
    <w:rsid w:val="00A55F45"/>
    <w:rsid w:val="00A5681D"/>
    <w:rsid w:val="00A60F74"/>
    <w:rsid w:val="00A61F2E"/>
    <w:rsid w:val="00A62F33"/>
    <w:rsid w:val="00A63D65"/>
    <w:rsid w:val="00A63DF9"/>
    <w:rsid w:val="00A73393"/>
    <w:rsid w:val="00A73D54"/>
    <w:rsid w:val="00A74983"/>
    <w:rsid w:val="00A74FFF"/>
    <w:rsid w:val="00A75DF6"/>
    <w:rsid w:val="00A76ED4"/>
    <w:rsid w:val="00A77376"/>
    <w:rsid w:val="00A82DEA"/>
    <w:rsid w:val="00A84B94"/>
    <w:rsid w:val="00A84F68"/>
    <w:rsid w:val="00A85024"/>
    <w:rsid w:val="00A85148"/>
    <w:rsid w:val="00A8636A"/>
    <w:rsid w:val="00A86EA0"/>
    <w:rsid w:val="00A917F1"/>
    <w:rsid w:val="00A928E3"/>
    <w:rsid w:val="00A92C16"/>
    <w:rsid w:val="00A93195"/>
    <w:rsid w:val="00A96595"/>
    <w:rsid w:val="00A9666E"/>
    <w:rsid w:val="00AA102E"/>
    <w:rsid w:val="00AA193D"/>
    <w:rsid w:val="00AA233F"/>
    <w:rsid w:val="00AA291E"/>
    <w:rsid w:val="00AA3CBA"/>
    <w:rsid w:val="00AA73C3"/>
    <w:rsid w:val="00AB1B42"/>
    <w:rsid w:val="00AB1FF6"/>
    <w:rsid w:val="00AB27E0"/>
    <w:rsid w:val="00AB3602"/>
    <w:rsid w:val="00AB3C6B"/>
    <w:rsid w:val="00AB4E2B"/>
    <w:rsid w:val="00AB54F4"/>
    <w:rsid w:val="00AB7BB7"/>
    <w:rsid w:val="00AC0621"/>
    <w:rsid w:val="00AC0E93"/>
    <w:rsid w:val="00AC1446"/>
    <w:rsid w:val="00AC1478"/>
    <w:rsid w:val="00AC165F"/>
    <w:rsid w:val="00AC1D3E"/>
    <w:rsid w:val="00AC2D65"/>
    <w:rsid w:val="00AC4086"/>
    <w:rsid w:val="00AC478F"/>
    <w:rsid w:val="00AC7CA2"/>
    <w:rsid w:val="00AD0F09"/>
    <w:rsid w:val="00AD662F"/>
    <w:rsid w:val="00AD6CA9"/>
    <w:rsid w:val="00AD746C"/>
    <w:rsid w:val="00AD7755"/>
    <w:rsid w:val="00AE0C2C"/>
    <w:rsid w:val="00AE1831"/>
    <w:rsid w:val="00AE1F45"/>
    <w:rsid w:val="00AE25C9"/>
    <w:rsid w:val="00AE5968"/>
    <w:rsid w:val="00AF1966"/>
    <w:rsid w:val="00AF1ECA"/>
    <w:rsid w:val="00AF26B9"/>
    <w:rsid w:val="00AF412A"/>
    <w:rsid w:val="00AF4CAF"/>
    <w:rsid w:val="00AF587E"/>
    <w:rsid w:val="00AF6591"/>
    <w:rsid w:val="00AF742D"/>
    <w:rsid w:val="00AF7C91"/>
    <w:rsid w:val="00B002A5"/>
    <w:rsid w:val="00B00A6C"/>
    <w:rsid w:val="00B02D93"/>
    <w:rsid w:val="00B0518B"/>
    <w:rsid w:val="00B066E4"/>
    <w:rsid w:val="00B107B7"/>
    <w:rsid w:val="00B107C5"/>
    <w:rsid w:val="00B1236E"/>
    <w:rsid w:val="00B125BC"/>
    <w:rsid w:val="00B12FE9"/>
    <w:rsid w:val="00B13213"/>
    <w:rsid w:val="00B15C4A"/>
    <w:rsid w:val="00B17253"/>
    <w:rsid w:val="00B20917"/>
    <w:rsid w:val="00B20A98"/>
    <w:rsid w:val="00B20C17"/>
    <w:rsid w:val="00B211D8"/>
    <w:rsid w:val="00B22181"/>
    <w:rsid w:val="00B22836"/>
    <w:rsid w:val="00B23933"/>
    <w:rsid w:val="00B240BA"/>
    <w:rsid w:val="00B24A13"/>
    <w:rsid w:val="00B25558"/>
    <w:rsid w:val="00B257F4"/>
    <w:rsid w:val="00B26901"/>
    <w:rsid w:val="00B27050"/>
    <w:rsid w:val="00B2777D"/>
    <w:rsid w:val="00B300A2"/>
    <w:rsid w:val="00B30F6E"/>
    <w:rsid w:val="00B31500"/>
    <w:rsid w:val="00B31C4A"/>
    <w:rsid w:val="00B3205E"/>
    <w:rsid w:val="00B321D5"/>
    <w:rsid w:val="00B325A3"/>
    <w:rsid w:val="00B326D2"/>
    <w:rsid w:val="00B337F3"/>
    <w:rsid w:val="00B33975"/>
    <w:rsid w:val="00B36606"/>
    <w:rsid w:val="00B375E4"/>
    <w:rsid w:val="00B405E8"/>
    <w:rsid w:val="00B42420"/>
    <w:rsid w:val="00B43499"/>
    <w:rsid w:val="00B44BEA"/>
    <w:rsid w:val="00B45385"/>
    <w:rsid w:val="00B46CAD"/>
    <w:rsid w:val="00B478AB"/>
    <w:rsid w:val="00B5176F"/>
    <w:rsid w:val="00B51F61"/>
    <w:rsid w:val="00B52C43"/>
    <w:rsid w:val="00B53F3F"/>
    <w:rsid w:val="00B54E09"/>
    <w:rsid w:val="00B54E7D"/>
    <w:rsid w:val="00B55714"/>
    <w:rsid w:val="00B558B8"/>
    <w:rsid w:val="00B55DB4"/>
    <w:rsid w:val="00B5646A"/>
    <w:rsid w:val="00B566B5"/>
    <w:rsid w:val="00B573E4"/>
    <w:rsid w:val="00B633FE"/>
    <w:rsid w:val="00B6367E"/>
    <w:rsid w:val="00B63784"/>
    <w:rsid w:val="00B63DE2"/>
    <w:rsid w:val="00B644CE"/>
    <w:rsid w:val="00B66DCE"/>
    <w:rsid w:val="00B676B9"/>
    <w:rsid w:val="00B67CDA"/>
    <w:rsid w:val="00B7039C"/>
    <w:rsid w:val="00B70836"/>
    <w:rsid w:val="00B70BD5"/>
    <w:rsid w:val="00B70D4B"/>
    <w:rsid w:val="00B71010"/>
    <w:rsid w:val="00B7104C"/>
    <w:rsid w:val="00B716C9"/>
    <w:rsid w:val="00B7217E"/>
    <w:rsid w:val="00B73DA9"/>
    <w:rsid w:val="00B74B43"/>
    <w:rsid w:val="00B754FF"/>
    <w:rsid w:val="00B76120"/>
    <w:rsid w:val="00B76AEA"/>
    <w:rsid w:val="00B770EE"/>
    <w:rsid w:val="00B77C9B"/>
    <w:rsid w:val="00B81904"/>
    <w:rsid w:val="00B81B1A"/>
    <w:rsid w:val="00B82C42"/>
    <w:rsid w:val="00B8332A"/>
    <w:rsid w:val="00B83B60"/>
    <w:rsid w:val="00B83F74"/>
    <w:rsid w:val="00B84230"/>
    <w:rsid w:val="00B84E44"/>
    <w:rsid w:val="00B87641"/>
    <w:rsid w:val="00B9098C"/>
    <w:rsid w:val="00B9197D"/>
    <w:rsid w:val="00B91B4A"/>
    <w:rsid w:val="00B9263C"/>
    <w:rsid w:val="00B96069"/>
    <w:rsid w:val="00B96745"/>
    <w:rsid w:val="00B96C1E"/>
    <w:rsid w:val="00B97384"/>
    <w:rsid w:val="00B97656"/>
    <w:rsid w:val="00BA07BC"/>
    <w:rsid w:val="00BA281C"/>
    <w:rsid w:val="00BA2D6B"/>
    <w:rsid w:val="00BA3C5C"/>
    <w:rsid w:val="00BA5F48"/>
    <w:rsid w:val="00BA6769"/>
    <w:rsid w:val="00BA7431"/>
    <w:rsid w:val="00BA746A"/>
    <w:rsid w:val="00BB08EF"/>
    <w:rsid w:val="00BB0F73"/>
    <w:rsid w:val="00BB1B8B"/>
    <w:rsid w:val="00BB2332"/>
    <w:rsid w:val="00BB5CC2"/>
    <w:rsid w:val="00BB653A"/>
    <w:rsid w:val="00BC1102"/>
    <w:rsid w:val="00BC1EBD"/>
    <w:rsid w:val="00BC258C"/>
    <w:rsid w:val="00BC30F1"/>
    <w:rsid w:val="00BC3DCA"/>
    <w:rsid w:val="00BC4412"/>
    <w:rsid w:val="00BC4F58"/>
    <w:rsid w:val="00BC53AE"/>
    <w:rsid w:val="00BC5735"/>
    <w:rsid w:val="00BC5789"/>
    <w:rsid w:val="00BC5825"/>
    <w:rsid w:val="00BC6E3E"/>
    <w:rsid w:val="00BD09CA"/>
    <w:rsid w:val="00BD3471"/>
    <w:rsid w:val="00BD3998"/>
    <w:rsid w:val="00BD3C1D"/>
    <w:rsid w:val="00BD3F4F"/>
    <w:rsid w:val="00BD4197"/>
    <w:rsid w:val="00BD42BE"/>
    <w:rsid w:val="00BD599C"/>
    <w:rsid w:val="00BD5E08"/>
    <w:rsid w:val="00BD6216"/>
    <w:rsid w:val="00BD6B3D"/>
    <w:rsid w:val="00BD7AC7"/>
    <w:rsid w:val="00BD7E28"/>
    <w:rsid w:val="00BE06CC"/>
    <w:rsid w:val="00BE0A63"/>
    <w:rsid w:val="00BE10BA"/>
    <w:rsid w:val="00BE35DE"/>
    <w:rsid w:val="00BE3EC4"/>
    <w:rsid w:val="00BE43D9"/>
    <w:rsid w:val="00BE6EAE"/>
    <w:rsid w:val="00BE6F9C"/>
    <w:rsid w:val="00BF08A2"/>
    <w:rsid w:val="00BF0DCC"/>
    <w:rsid w:val="00BF2793"/>
    <w:rsid w:val="00BF3720"/>
    <w:rsid w:val="00C00253"/>
    <w:rsid w:val="00C010F6"/>
    <w:rsid w:val="00C01814"/>
    <w:rsid w:val="00C01AAD"/>
    <w:rsid w:val="00C01C7C"/>
    <w:rsid w:val="00C02404"/>
    <w:rsid w:val="00C033C4"/>
    <w:rsid w:val="00C06BAF"/>
    <w:rsid w:val="00C06EAC"/>
    <w:rsid w:val="00C10290"/>
    <w:rsid w:val="00C1163A"/>
    <w:rsid w:val="00C116F1"/>
    <w:rsid w:val="00C132E2"/>
    <w:rsid w:val="00C1369E"/>
    <w:rsid w:val="00C1528B"/>
    <w:rsid w:val="00C2072B"/>
    <w:rsid w:val="00C21738"/>
    <w:rsid w:val="00C26D0E"/>
    <w:rsid w:val="00C26F5D"/>
    <w:rsid w:val="00C27094"/>
    <w:rsid w:val="00C27230"/>
    <w:rsid w:val="00C300FF"/>
    <w:rsid w:val="00C3254C"/>
    <w:rsid w:val="00C34A05"/>
    <w:rsid w:val="00C34B9D"/>
    <w:rsid w:val="00C34C29"/>
    <w:rsid w:val="00C34CFA"/>
    <w:rsid w:val="00C36B0E"/>
    <w:rsid w:val="00C36F0A"/>
    <w:rsid w:val="00C409AB"/>
    <w:rsid w:val="00C41C53"/>
    <w:rsid w:val="00C423DC"/>
    <w:rsid w:val="00C4307B"/>
    <w:rsid w:val="00C44189"/>
    <w:rsid w:val="00C4436D"/>
    <w:rsid w:val="00C45558"/>
    <w:rsid w:val="00C4760C"/>
    <w:rsid w:val="00C506DC"/>
    <w:rsid w:val="00C5094A"/>
    <w:rsid w:val="00C5249B"/>
    <w:rsid w:val="00C54A5B"/>
    <w:rsid w:val="00C5515A"/>
    <w:rsid w:val="00C5531E"/>
    <w:rsid w:val="00C57673"/>
    <w:rsid w:val="00C57769"/>
    <w:rsid w:val="00C57AC1"/>
    <w:rsid w:val="00C57C91"/>
    <w:rsid w:val="00C61BC6"/>
    <w:rsid w:val="00C638E2"/>
    <w:rsid w:val="00C639DC"/>
    <w:rsid w:val="00C63E14"/>
    <w:rsid w:val="00C66B1E"/>
    <w:rsid w:val="00C67E7B"/>
    <w:rsid w:val="00C70166"/>
    <w:rsid w:val="00C70459"/>
    <w:rsid w:val="00C736C7"/>
    <w:rsid w:val="00C73825"/>
    <w:rsid w:val="00C75EFB"/>
    <w:rsid w:val="00C76339"/>
    <w:rsid w:val="00C7656A"/>
    <w:rsid w:val="00C84E5A"/>
    <w:rsid w:val="00C90869"/>
    <w:rsid w:val="00C90D23"/>
    <w:rsid w:val="00C94796"/>
    <w:rsid w:val="00C94E0D"/>
    <w:rsid w:val="00C95E2D"/>
    <w:rsid w:val="00C97874"/>
    <w:rsid w:val="00CA31B9"/>
    <w:rsid w:val="00CA34BF"/>
    <w:rsid w:val="00CA3DDC"/>
    <w:rsid w:val="00CA3E2E"/>
    <w:rsid w:val="00CA4500"/>
    <w:rsid w:val="00CA4CDD"/>
    <w:rsid w:val="00CA61BE"/>
    <w:rsid w:val="00CA620A"/>
    <w:rsid w:val="00CA6579"/>
    <w:rsid w:val="00CA65D7"/>
    <w:rsid w:val="00CA6B4E"/>
    <w:rsid w:val="00CA78D6"/>
    <w:rsid w:val="00CB0E3E"/>
    <w:rsid w:val="00CB6002"/>
    <w:rsid w:val="00CC2903"/>
    <w:rsid w:val="00CC37B0"/>
    <w:rsid w:val="00CC3F67"/>
    <w:rsid w:val="00CC4B9A"/>
    <w:rsid w:val="00CC662D"/>
    <w:rsid w:val="00CC7211"/>
    <w:rsid w:val="00CC7529"/>
    <w:rsid w:val="00CC7712"/>
    <w:rsid w:val="00CD0D05"/>
    <w:rsid w:val="00CD4F1D"/>
    <w:rsid w:val="00CD5F39"/>
    <w:rsid w:val="00CD6A02"/>
    <w:rsid w:val="00CD6D4F"/>
    <w:rsid w:val="00CE088E"/>
    <w:rsid w:val="00CE4662"/>
    <w:rsid w:val="00CE52C6"/>
    <w:rsid w:val="00CE5547"/>
    <w:rsid w:val="00CE56F4"/>
    <w:rsid w:val="00CE5F8E"/>
    <w:rsid w:val="00CE6841"/>
    <w:rsid w:val="00CE68EE"/>
    <w:rsid w:val="00CE79AA"/>
    <w:rsid w:val="00CE7DCB"/>
    <w:rsid w:val="00CF04D8"/>
    <w:rsid w:val="00CF1645"/>
    <w:rsid w:val="00CF1E6C"/>
    <w:rsid w:val="00CF2015"/>
    <w:rsid w:val="00CF2860"/>
    <w:rsid w:val="00CF2AAD"/>
    <w:rsid w:val="00CF50F1"/>
    <w:rsid w:val="00CF6631"/>
    <w:rsid w:val="00CF7121"/>
    <w:rsid w:val="00CF7E2E"/>
    <w:rsid w:val="00D017E8"/>
    <w:rsid w:val="00D01C06"/>
    <w:rsid w:val="00D0202C"/>
    <w:rsid w:val="00D0291B"/>
    <w:rsid w:val="00D02E76"/>
    <w:rsid w:val="00D0314F"/>
    <w:rsid w:val="00D03400"/>
    <w:rsid w:val="00D04A36"/>
    <w:rsid w:val="00D04AC5"/>
    <w:rsid w:val="00D04C2E"/>
    <w:rsid w:val="00D0691C"/>
    <w:rsid w:val="00D11234"/>
    <w:rsid w:val="00D12FC4"/>
    <w:rsid w:val="00D1521C"/>
    <w:rsid w:val="00D17B52"/>
    <w:rsid w:val="00D17FE7"/>
    <w:rsid w:val="00D22D18"/>
    <w:rsid w:val="00D23211"/>
    <w:rsid w:val="00D234AB"/>
    <w:rsid w:val="00D25582"/>
    <w:rsid w:val="00D274CA"/>
    <w:rsid w:val="00D30A71"/>
    <w:rsid w:val="00D322A3"/>
    <w:rsid w:val="00D328C0"/>
    <w:rsid w:val="00D352F3"/>
    <w:rsid w:val="00D35EEB"/>
    <w:rsid w:val="00D373BF"/>
    <w:rsid w:val="00D3747D"/>
    <w:rsid w:val="00D413C4"/>
    <w:rsid w:val="00D45556"/>
    <w:rsid w:val="00D45D5B"/>
    <w:rsid w:val="00D462CC"/>
    <w:rsid w:val="00D4641F"/>
    <w:rsid w:val="00D4780F"/>
    <w:rsid w:val="00D47C0D"/>
    <w:rsid w:val="00D51203"/>
    <w:rsid w:val="00D52BB2"/>
    <w:rsid w:val="00D53D06"/>
    <w:rsid w:val="00D546CB"/>
    <w:rsid w:val="00D559DD"/>
    <w:rsid w:val="00D607FA"/>
    <w:rsid w:val="00D60ADA"/>
    <w:rsid w:val="00D617BF"/>
    <w:rsid w:val="00D6190D"/>
    <w:rsid w:val="00D621CB"/>
    <w:rsid w:val="00D62F1A"/>
    <w:rsid w:val="00D64386"/>
    <w:rsid w:val="00D64859"/>
    <w:rsid w:val="00D64FF1"/>
    <w:rsid w:val="00D65D66"/>
    <w:rsid w:val="00D65F53"/>
    <w:rsid w:val="00D660B8"/>
    <w:rsid w:val="00D6632B"/>
    <w:rsid w:val="00D66412"/>
    <w:rsid w:val="00D673E7"/>
    <w:rsid w:val="00D70B13"/>
    <w:rsid w:val="00D7121D"/>
    <w:rsid w:val="00D71A10"/>
    <w:rsid w:val="00D739AC"/>
    <w:rsid w:val="00D74657"/>
    <w:rsid w:val="00D760CD"/>
    <w:rsid w:val="00D76A71"/>
    <w:rsid w:val="00D777A0"/>
    <w:rsid w:val="00D77FF4"/>
    <w:rsid w:val="00D82B38"/>
    <w:rsid w:val="00D834C5"/>
    <w:rsid w:val="00D8486C"/>
    <w:rsid w:val="00D84AE0"/>
    <w:rsid w:val="00D84D16"/>
    <w:rsid w:val="00D856FE"/>
    <w:rsid w:val="00D86BB6"/>
    <w:rsid w:val="00D871A4"/>
    <w:rsid w:val="00D91327"/>
    <w:rsid w:val="00D916EF"/>
    <w:rsid w:val="00D9262E"/>
    <w:rsid w:val="00D92D73"/>
    <w:rsid w:val="00D93978"/>
    <w:rsid w:val="00D93B12"/>
    <w:rsid w:val="00D9441B"/>
    <w:rsid w:val="00D94621"/>
    <w:rsid w:val="00D94D1D"/>
    <w:rsid w:val="00D95F9A"/>
    <w:rsid w:val="00DA2A9C"/>
    <w:rsid w:val="00DA2B83"/>
    <w:rsid w:val="00DA59CF"/>
    <w:rsid w:val="00DA7783"/>
    <w:rsid w:val="00DB0347"/>
    <w:rsid w:val="00DB04C7"/>
    <w:rsid w:val="00DB1C39"/>
    <w:rsid w:val="00DB27E8"/>
    <w:rsid w:val="00DB3A56"/>
    <w:rsid w:val="00DB3A6D"/>
    <w:rsid w:val="00DB436B"/>
    <w:rsid w:val="00DB5104"/>
    <w:rsid w:val="00DB5107"/>
    <w:rsid w:val="00DB5DF9"/>
    <w:rsid w:val="00DB7518"/>
    <w:rsid w:val="00DC18AD"/>
    <w:rsid w:val="00DC56DA"/>
    <w:rsid w:val="00DD1682"/>
    <w:rsid w:val="00DD1C5B"/>
    <w:rsid w:val="00DD209E"/>
    <w:rsid w:val="00DD6046"/>
    <w:rsid w:val="00DD67A0"/>
    <w:rsid w:val="00DD6F5B"/>
    <w:rsid w:val="00DD7B89"/>
    <w:rsid w:val="00DE094C"/>
    <w:rsid w:val="00DE459E"/>
    <w:rsid w:val="00DE6BEA"/>
    <w:rsid w:val="00DE7D6A"/>
    <w:rsid w:val="00DF067F"/>
    <w:rsid w:val="00DF1A14"/>
    <w:rsid w:val="00DF1EF5"/>
    <w:rsid w:val="00DF29B4"/>
    <w:rsid w:val="00DF302B"/>
    <w:rsid w:val="00DF3561"/>
    <w:rsid w:val="00DF36E1"/>
    <w:rsid w:val="00DF44E8"/>
    <w:rsid w:val="00DF6007"/>
    <w:rsid w:val="00DF63FE"/>
    <w:rsid w:val="00E0010C"/>
    <w:rsid w:val="00E00A2F"/>
    <w:rsid w:val="00E0290F"/>
    <w:rsid w:val="00E03A1F"/>
    <w:rsid w:val="00E044B2"/>
    <w:rsid w:val="00E04668"/>
    <w:rsid w:val="00E055E4"/>
    <w:rsid w:val="00E0614F"/>
    <w:rsid w:val="00E0687C"/>
    <w:rsid w:val="00E10E72"/>
    <w:rsid w:val="00E10F6F"/>
    <w:rsid w:val="00E1152B"/>
    <w:rsid w:val="00E11A86"/>
    <w:rsid w:val="00E12865"/>
    <w:rsid w:val="00E1410D"/>
    <w:rsid w:val="00E14CB9"/>
    <w:rsid w:val="00E15941"/>
    <w:rsid w:val="00E15C26"/>
    <w:rsid w:val="00E16F8B"/>
    <w:rsid w:val="00E24A96"/>
    <w:rsid w:val="00E2667F"/>
    <w:rsid w:val="00E27509"/>
    <w:rsid w:val="00E30622"/>
    <w:rsid w:val="00E313EF"/>
    <w:rsid w:val="00E31DD3"/>
    <w:rsid w:val="00E333B1"/>
    <w:rsid w:val="00E349DB"/>
    <w:rsid w:val="00E34BEB"/>
    <w:rsid w:val="00E34C4D"/>
    <w:rsid w:val="00E356F5"/>
    <w:rsid w:val="00E36129"/>
    <w:rsid w:val="00E36398"/>
    <w:rsid w:val="00E364ED"/>
    <w:rsid w:val="00E3659A"/>
    <w:rsid w:val="00E41043"/>
    <w:rsid w:val="00E416B6"/>
    <w:rsid w:val="00E420AE"/>
    <w:rsid w:val="00E4275D"/>
    <w:rsid w:val="00E4351C"/>
    <w:rsid w:val="00E4687A"/>
    <w:rsid w:val="00E473D1"/>
    <w:rsid w:val="00E513D8"/>
    <w:rsid w:val="00E518AB"/>
    <w:rsid w:val="00E530D9"/>
    <w:rsid w:val="00E533AD"/>
    <w:rsid w:val="00E5564B"/>
    <w:rsid w:val="00E55727"/>
    <w:rsid w:val="00E571BA"/>
    <w:rsid w:val="00E6202B"/>
    <w:rsid w:val="00E62CC7"/>
    <w:rsid w:val="00E63AFE"/>
    <w:rsid w:val="00E64272"/>
    <w:rsid w:val="00E64641"/>
    <w:rsid w:val="00E657AD"/>
    <w:rsid w:val="00E6621A"/>
    <w:rsid w:val="00E664E1"/>
    <w:rsid w:val="00E66BCE"/>
    <w:rsid w:val="00E6724E"/>
    <w:rsid w:val="00E71B55"/>
    <w:rsid w:val="00E71E46"/>
    <w:rsid w:val="00E72260"/>
    <w:rsid w:val="00E7275E"/>
    <w:rsid w:val="00E73729"/>
    <w:rsid w:val="00E74AC3"/>
    <w:rsid w:val="00E753A3"/>
    <w:rsid w:val="00E75545"/>
    <w:rsid w:val="00E76030"/>
    <w:rsid w:val="00E76664"/>
    <w:rsid w:val="00E76951"/>
    <w:rsid w:val="00E76EC5"/>
    <w:rsid w:val="00E8047F"/>
    <w:rsid w:val="00E8173F"/>
    <w:rsid w:val="00E81D12"/>
    <w:rsid w:val="00E82170"/>
    <w:rsid w:val="00E82ACD"/>
    <w:rsid w:val="00E82DB2"/>
    <w:rsid w:val="00E82EB5"/>
    <w:rsid w:val="00E83AA3"/>
    <w:rsid w:val="00E84796"/>
    <w:rsid w:val="00E87433"/>
    <w:rsid w:val="00E877F2"/>
    <w:rsid w:val="00E90936"/>
    <w:rsid w:val="00E92A64"/>
    <w:rsid w:val="00E9390B"/>
    <w:rsid w:val="00E93A30"/>
    <w:rsid w:val="00E94485"/>
    <w:rsid w:val="00EA0F90"/>
    <w:rsid w:val="00EA3329"/>
    <w:rsid w:val="00EA5294"/>
    <w:rsid w:val="00EA727C"/>
    <w:rsid w:val="00EB077B"/>
    <w:rsid w:val="00EB0DD8"/>
    <w:rsid w:val="00EB1D57"/>
    <w:rsid w:val="00EB2680"/>
    <w:rsid w:val="00EB2A5C"/>
    <w:rsid w:val="00EB4187"/>
    <w:rsid w:val="00EB43F4"/>
    <w:rsid w:val="00EB4478"/>
    <w:rsid w:val="00EB4633"/>
    <w:rsid w:val="00EB538F"/>
    <w:rsid w:val="00EB643A"/>
    <w:rsid w:val="00EB74EB"/>
    <w:rsid w:val="00EC00DF"/>
    <w:rsid w:val="00EC13C8"/>
    <w:rsid w:val="00EC2551"/>
    <w:rsid w:val="00EC3348"/>
    <w:rsid w:val="00EC3436"/>
    <w:rsid w:val="00EC34C3"/>
    <w:rsid w:val="00EC395A"/>
    <w:rsid w:val="00EC48A3"/>
    <w:rsid w:val="00ED024B"/>
    <w:rsid w:val="00ED1DEB"/>
    <w:rsid w:val="00ED39B6"/>
    <w:rsid w:val="00ED417C"/>
    <w:rsid w:val="00ED4705"/>
    <w:rsid w:val="00ED4D70"/>
    <w:rsid w:val="00ED5585"/>
    <w:rsid w:val="00ED7A17"/>
    <w:rsid w:val="00EE09C6"/>
    <w:rsid w:val="00EE0AA1"/>
    <w:rsid w:val="00EE0CBD"/>
    <w:rsid w:val="00EE263C"/>
    <w:rsid w:val="00EE3603"/>
    <w:rsid w:val="00EE3A0C"/>
    <w:rsid w:val="00EE4338"/>
    <w:rsid w:val="00EE4A0D"/>
    <w:rsid w:val="00EE7269"/>
    <w:rsid w:val="00EE79A5"/>
    <w:rsid w:val="00EF0411"/>
    <w:rsid w:val="00EF22C1"/>
    <w:rsid w:val="00EF303E"/>
    <w:rsid w:val="00EF3694"/>
    <w:rsid w:val="00EF48AF"/>
    <w:rsid w:val="00EF562C"/>
    <w:rsid w:val="00EF5A11"/>
    <w:rsid w:val="00EF5D31"/>
    <w:rsid w:val="00EF7C62"/>
    <w:rsid w:val="00F027F1"/>
    <w:rsid w:val="00F03BC5"/>
    <w:rsid w:val="00F03F51"/>
    <w:rsid w:val="00F04D3E"/>
    <w:rsid w:val="00F04E7F"/>
    <w:rsid w:val="00F06AFA"/>
    <w:rsid w:val="00F072A7"/>
    <w:rsid w:val="00F07357"/>
    <w:rsid w:val="00F07E6E"/>
    <w:rsid w:val="00F117B3"/>
    <w:rsid w:val="00F13015"/>
    <w:rsid w:val="00F155C4"/>
    <w:rsid w:val="00F160E9"/>
    <w:rsid w:val="00F161C9"/>
    <w:rsid w:val="00F16ADF"/>
    <w:rsid w:val="00F209BD"/>
    <w:rsid w:val="00F2207C"/>
    <w:rsid w:val="00F23AE1"/>
    <w:rsid w:val="00F24CBE"/>
    <w:rsid w:val="00F24CCA"/>
    <w:rsid w:val="00F24F76"/>
    <w:rsid w:val="00F25EBB"/>
    <w:rsid w:val="00F26F3B"/>
    <w:rsid w:val="00F27255"/>
    <w:rsid w:val="00F27D52"/>
    <w:rsid w:val="00F30131"/>
    <w:rsid w:val="00F307A9"/>
    <w:rsid w:val="00F33F15"/>
    <w:rsid w:val="00F34DBB"/>
    <w:rsid w:val="00F355DE"/>
    <w:rsid w:val="00F35920"/>
    <w:rsid w:val="00F35A6F"/>
    <w:rsid w:val="00F362D7"/>
    <w:rsid w:val="00F37FD2"/>
    <w:rsid w:val="00F40FC7"/>
    <w:rsid w:val="00F41652"/>
    <w:rsid w:val="00F416A3"/>
    <w:rsid w:val="00F424DB"/>
    <w:rsid w:val="00F4368F"/>
    <w:rsid w:val="00F439B9"/>
    <w:rsid w:val="00F44FF1"/>
    <w:rsid w:val="00F45BE5"/>
    <w:rsid w:val="00F468BC"/>
    <w:rsid w:val="00F470AA"/>
    <w:rsid w:val="00F50A00"/>
    <w:rsid w:val="00F51A7A"/>
    <w:rsid w:val="00F51B59"/>
    <w:rsid w:val="00F537BC"/>
    <w:rsid w:val="00F5411A"/>
    <w:rsid w:val="00F5439B"/>
    <w:rsid w:val="00F56C59"/>
    <w:rsid w:val="00F579DE"/>
    <w:rsid w:val="00F60D6D"/>
    <w:rsid w:val="00F60DD2"/>
    <w:rsid w:val="00F62902"/>
    <w:rsid w:val="00F63132"/>
    <w:rsid w:val="00F63F09"/>
    <w:rsid w:val="00F64872"/>
    <w:rsid w:val="00F65DE0"/>
    <w:rsid w:val="00F66C13"/>
    <w:rsid w:val="00F66C7B"/>
    <w:rsid w:val="00F676A4"/>
    <w:rsid w:val="00F67AF6"/>
    <w:rsid w:val="00F70429"/>
    <w:rsid w:val="00F70825"/>
    <w:rsid w:val="00F7215D"/>
    <w:rsid w:val="00F722C9"/>
    <w:rsid w:val="00F72501"/>
    <w:rsid w:val="00F728CB"/>
    <w:rsid w:val="00F72DED"/>
    <w:rsid w:val="00F7362D"/>
    <w:rsid w:val="00F73D21"/>
    <w:rsid w:val="00F741E3"/>
    <w:rsid w:val="00F76C19"/>
    <w:rsid w:val="00F77C7C"/>
    <w:rsid w:val="00F80B68"/>
    <w:rsid w:val="00F813CE"/>
    <w:rsid w:val="00F81F60"/>
    <w:rsid w:val="00F82583"/>
    <w:rsid w:val="00F82675"/>
    <w:rsid w:val="00F8326A"/>
    <w:rsid w:val="00F85457"/>
    <w:rsid w:val="00F863E9"/>
    <w:rsid w:val="00F8643C"/>
    <w:rsid w:val="00F86E21"/>
    <w:rsid w:val="00F8774B"/>
    <w:rsid w:val="00F877D9"/>
    <w:rsid w:val="00F87E13"/>
    <w:rsid w:val="00F90313"/>
    <w:rsid w:val="00F90F64"/>
    <w:rsid w:val="00F90FD8"/>
    <w:rsid w:val="00F91ED5"/>
    <w:rsid w:val="00F9372C"/>
    <w:rsid w:val="00F93BBB"/>
    <w:rsid w:val="00F93CF3"/>
    <w:rsid w:val="00F94B19"/>
    <w:rsid w:val="00F9518A"/>
    <w:rsid w:val="00F963F4"/>
    <w:rsid w:val="00F96A00"/>
    <w:rsid w:val="00F96CBA"/>
    <w:rsid w:val="00F97CC3"/>
    <w:rsid w:val="00FA0416"/>
    <w:rsid w:val="00FA04C7"/>
    <w:rsid w:val="00FA0FB4"/>
    <w:rsid w:val="00FA164B"/>
    <w:rsid w:val="00FA1774"/>
    <w:rsid w:val="00FA1EF1"/>
    <w:rsid w:val="00FA3769"/>
    <w:rsid w:val="00FA4425"/>
    <w:rsid w:val="00FA4DA7"/>
    <w:rsid w:val="00FA58BF"/>
    <w:rsid w:val="00FA7C44"/>
    <w:rsid w:val="00FB25D4"/>
    <w:rsid w:val="00FB273E"/>
    <w:rsid w:val="00FB2C2C"/>
    <w:rsid w:val="00FB3F06"/>
    <w:rsid w:val="00FB40DB"/>
    <w:rsid w:val="00FB4899"/>
    <w:rsid w:val="00FB688D"/>
    <w:rsid w:val="00FB74E2"/>
    <w:rsid w:val="00FC0F6F"/>
    <w:rsid w:val="00FC3698"/>
    <w:rsid w:val="00FC4B39"/>
    <w:rsid w:val="00FC599C"/>
    <w:rsid w:val="00FC77C6"/>
    <w:rsid w:val="00FD09CA"/>
    <w:rsid w:val="00FD18B8"/>
    <w:rsid w:val="00FD193E"/>
    <w:rsid w:val="00FD1DBE"/>
    <w:rsid w:val="00FD251E"/>
    <w:rsid w:val="00FD3DD1"/>
    <w:rsid w:val="00FD532B"/>
    <w:rsid w:val="00FD77FC"/>
    <w:rsid w:val="00FE0A26"/>
    <w:rsid w:val="00FE13A6"/>
    <w:rsid w:val="00FE2BDE"/>
    <w:rsid w:val="00FE3C74"/>
    <w:rsid w:val="00FE52D5"/>
    <w:rsid w:val="00FE5688"/>
    <w:rsid w:val="00FE5798"/>
    <w:rsid w:val="00FE5FDD"/>
    <w:rsid w:val="00FE7956"/>
    <w:rsid w:val="00FF290F"/>
    <w:rsid w:val="00FF58F4"/>
    <w:rsid w:val="00FF5F08"/>
    <w:rsid w:val="00FF6AAD"/>
    <w:rsid w:val="00FF7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29F01"/>
  <w15:docId w15:val="{78E4078A-87BE-4159-A485-AE6104ADE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DF1EF5"/>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link w:val="Heading2Char"/>
    <w:uiPriority w:val="9"/>
    <w:qFormat/>
    <w:rsid w:val="00843328"/>
    <w:pPr>
      <w:spacing w:before="100" w:beforeAutospacing="1" w:after="100" w:afterAutospacing="1" w:line="240" w:lineRule="auto"/>
      <w:outlineLvl w:val="1"/>
    </w:pPr>
    <w:rPr>
      <w:rFonts w:ascii="Times New Roman" w:eastAsia="Times New Roman" w:hAnsi="Times New Roman" w:cs="Times New Roman"/>
      <w:bCs/>
      <w:sz w:val="24"/>
      <w:szCs w:val="36"/>
      <w:lang w:val="en-US"/>
    </w:rPr>
  </w:style>
  <w:style w:type="paragraph" w:styleId="Heading3">
    <w:name w:val="heading 3"/>
    <w:basedOn w:val="Normal"/>
    <w:next w:val="Normal"/>
    <w:link w:val="Heading3Char"/>
    <w:uiPriority w:val="9"/>
    <w:unhideWhenUsed/>
    <w:qFormat/>
    <w:rsid w:val="004E48A9"/>
    <w:pPr>
      <w:keepNext/>
      <w:keepLines/>
      <w:spacing w:before="40" w:after="0"/>
      <w:outlineLvl w:val="2"/>
    </w:pPr>
    <w:rPr>
      <w:rFonts w:ascii="Times New Roman" w:eastAsiaTheme="majorEastAsia" w:hAnsi="Times New Roman" w:cstheme="majorBidi"/>
      <w:b/>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43328"/>
    <w:rPr>
      <w:rFonts w:ascii="Times New Roman" w:eastAsia="Times New Roman" w:hAnsi="Times New Roman" w:cs="Times New Roman"/>
      <w:bCs/>
      <w:sz w:val="24"/>
      <w:szCs w:val="36"/>
    </w:rPr>
  </w:style>
  <w:style w:type="paragraph" w:styleId="NormalWeb">
    <w:name w:val="Normal (Web)"/>
    <w:basedOn w:val="Normal"/>
    <w:uiPriority w:val="99"/>
    <w:unhideWhenUsed/>
    <w:rsid w:val="005F6E3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5F6E3F"/>
    <w:rPr>
      <w:rFonts w:ascii="Courier New" w:eastAsia="Times New Roman" w:hAnsi="Courier New" w:cs="Courier New"/>
      <w:sz w:val="20"/>
      <w:szCs w:val="20"/>
    </w:rPr>
  </w:style>
  <w:style w:type="character" w:styleId="Hyperlink">
    <w:name w:val="Hyperlink"/>
    <w:basedOn w:val="DefaultParagraphFont"/>
    <w:uiPriority w:val="99"/>
    <w:unhideWhenUsed/>
    <w:rsid w:val="005F6E3F"/>
    <w:rPr>
      <w:color w:val="0000FF"/>
      <w:u w:val="single"/>
    </w:rPr>
  </w:style>
  <w:style w:type="character" w:customStyle="1" w:styleId="Heading1Char">
    <w:name w:val="Heading 1 Char"/>
    <w:basedOn w:val="DefaultParagraphFont"/>
    <w:link w:val="Heading1"/>
    <w:uiPriority w:val="9"/>
    <w:rsid w:val="00DF1EF5"/>
    <w:rPr>
      <w:rFonts w:ascii="Times New Roman" w:eastAsiaTheme="majorEastAsia" w:hAnsi="Times New Roman" w:cstheme="majorBidi"/>
      <w:b/>
      <w:sz w:val="28"/>
      <w:szCs w:val="32"/>
      <w:lang w:val="en-GB"/>
    </w:rPr>
  </w:style>
  <w:style w:type="paragraph" w:customStyle="1" w:styleId="Default">
    <w:name w:val="Default"/>
    <w:rsid w:val="00561437"/>
    <w:pPr>
      <w:suppressAutoHyphens/>
      <w:spacing w:after="0" w:line="240" w:lineRule="auto"/>
    </w:pPr>
    <w:rPr>
      <w:rFonts w:ascii="Arial" w:eastAsia="Droid Sans Fallback" w:hAnsi="Arial" w:cs="Arial"/>
      <w:color w:val="000000"/>
      <w:sz w:val="24"/>
      <w:szCs w:val="24"/>
    </w:rPr>
  </w:style>
  <w:style w:type="character" w:styleId="FollowedHyperlink">
    <w:name w:val="FollowedHyperlink"/>
    <w:basedOn w:val="DefaultParagraphFont"/>
    <w:uiPriority w:val="99"/>
    <w:semiHidden/>
    <w:unhideWhenUsed/>
    <w:rsid w:val="00561437"/>
    <w:rPr>
      <w:color w:val="954F72" w:themeColor="followedHyperlink"/>
      <w:u w:val="single"/>
    </w:rPr>
  </w:style>
  <w:style w:type="character" w:customStyle="1" w:styleId="header-section-number">
    <w:name w:val="header-section-number"/>
    <w:basedOn w:val="DefaultParagraphFont"/>
    <w:rsid w:val="00356F67"/>
  </w:style>
  <w:style w:type="table" w:styleId="PlainTable1">
    <w:name w:val="Plain Table 1"/>
    <w:basedOn w:val="TableNormal"/>
    <w:uiPriority w:val="41"/>
    <w:rsid w:val="007E6C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4E48A9"/>
    <w:rPr>
      <w:rFonts w:ascii="Times New Roman" w:eastAsiaTheme="majorEastAsia" w:hAnsi="Times New Roman" w:cstheme="majorBidi"/>
      <w:b/>
      <w:color w:val="1F4D78" w:themeColor="accent1" w:themeShade="7F"/>
      <w:sz w:val="24"/>
      <w:szCs w:val="24"/>
      <w:lang w:val="en-GB"/>
    </w:rPr>
  </w:style>
  <w:style w:type="paragraph" w:styleId="BodyText">
    <w:name w:val="Body Text"/>
    <w:basedOn w:val="Normal"/>
    <w:link w:val="BodyTextChar"/>
    <w:semiHidden/>
    <w:unhideWhenUsed/>
    <w:qFormat/>
    <w:rsid w:val="008E5FE0"/>
    <w:pPr>
      <w:spacing w:before="180" w:after="180" w:line="240" w:lineRule="auto"/>
    </w:pPr>
    <w:rPr>
      <w:sz w:val="24"/>
      <w:szCs w:val="24"/>
      <w:lang w:val="en-US"/>
    </w:rPr>
  </w:style>
  <w:style w:type="character" w:customStyle="1" w:styleId="BodyTextChar">
    <w:name w:val="Body Text Char"/>
    <w:basedOn w:val="DefaultParagraphFont"/>
    <w:link w:val="BodyText"/>
    <w:semiHidden/>
    <w:rsid w:val="008E5FE0"/>
    <w:rPr>
      <w:sz w:val="24"/>
      <w:szCs w:val="24"/>
    </w:rPr>
  </w:style>
  <w:style w:type="paragraph" w:customStyle="1" w:styleId="FirstParagraph">
    <w:name w:val="First Paragraph"/>
    <w:basedOn w:val="BodyText"/>
    <w:next w:val="BodyText"/>
    <w:qFormat/>
    <w:rsid w:val="008E5FE0"/>
  </w:style>
  <w:style w:type="character" w:styleId="Strong">
    <w:name w:val="Strong"/>
    <w:basedOn w:val="DefaultParagraphFont"/>
    <w:uiPriority w:val="22"/>
    <w:qFormat/>
    <w:rsid w:val="006145FC"/>
    <w:rPr>
      <w:b/>
      <w:bCs/>
    </w:rPr>
  </w:style>
  <w:style w:type="paragraph" w:customStyle="1" w:styleId="has-plink">
    <w:name w:val="has-plink"/>
    <w:basedOn w:val="Normal"/>
    <w:rsid w:val="0039053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F33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33F15"/>
    <w:rPr>
      <w:rFonts w:ascii="Courier New" w:eastAsia="Times New Roman" w:hAnsi="Courier New" w:cs="Courier New"/>
      <w:sz w:val="20"/>
      <w:szCs w:val="20"/>
    </w:rPr>
  </w:style>
  <w:style w:type="character" w:customStyle="1" w:styleId="gd15mcfceub">
    <w:name w:val="gd15mcfceub"/>
    <w:basedOn w:val="DefaultParagraphFont"/>
    <w:rsid w:val="00F33F15"/>
  </w:style>
  <w:style w:type="character" w:styleId="PlaceholderText">
    <w:name w:val="Placeholder Text"/>
    <w:basedOn w:val="DefaultParagraphFont"/>
    <w:uiPriority w:val="99"/>
    <w:semiHidden/>
    <w:rsid w:val="00DF6007"/>
    <w:rPr>
      <w:color w:val="808080"/>
    </w:rPr>
  </w:style>
  <w:style w:type="character" w:styleId="Emphasis">
    <w:name w:val="Emphasis"/>
    <w:basedOn w:val="DefaultParagraphFont"/>
    <w:uiPriority w:val="20"/>
    <w:qFormat/>
    <w:rsid w:val="00916052"/>
    <w:rPr>
      <w:i/>
      <w:iCs/>
    </w:rPr>
  </w:style>
  <w:style w:type="table" w:styleId="PlainTable2">
    <w:name w:val="Plain Table 2"/>
    <w:basedOn w:val="TableNormal"/>
    <w:uiPriority w:val="42"/>
    <w:rsid w:val="003535E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674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85525B"/>
  </w:style>
  <w:style w:type="paragraph" w:styleId="Header">
    <w:name w:val="header"/>
    <w:basedOn w:val="Normal"/>
    <w:link w:val="HeaderChar"/>
    <w:uiPriority w:val="99"/>
    <w:unhideWhenUsed/>
    <w:rsid w:val="000013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139B"/>
    <w:rPr>
      <w:lang w:val="en-GB"/>
    </w:rPr>
  </w:style>
  <w:style w:type="paragraph" w:styleId="Footer">
    <w:name w:val="footer"/>
    <w:basedOn w:val="Normal"/>
    <w:link w:val="FooterChar"/>
    <w:uiPriority w:val="99"/>
    <w:unhideWhenUsed/>
    <w:rsid w:val="000013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139B"/>
    <w:rPr>
      <w:lang w:val="en-GB"/>
    </w:rPr>
  </w:style>
  <w:style w:type="character" w:customStyle="1" w:styleId="fontstyle01">
    <w:name w:val="fontstyle01"/>
    <w:basedOn w:val="DefaultParagraphFont"/>
    <w:rsid w:val="00824D1A"/>
    <w:rPr>
      <w:rFonts w:ascii="NimbusRomNo9L-Regu" w:hAnsi="NimbusRomNo9L-Regu" w:hint="default"/>
      <w:b w:val="0"/>
      <w:bCs w:val="0"/>
      <w:i w:val="0"/>
      <w:iCs w:val="0"/>
      <w:color w:val="000000"/>
      <w:sz w:val="20"/>
      <w:szCs w:val="20"/>
    </w:rPr>
  </w:style>
  <w:style w:type="paragraph" w:customStyle="1" w:styleId="hh">
    <w:name w:val="hh"/>
    <w:basedOn w:val="Normal"/>
    <w:rsid w:val="00B30F6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fontstyle21">
    <w:name w:val="fontstyle21"/>
    <w:basedOn w:val="DefaultParagraphFont"/>
    <w:rsid w:val="0062602B"/>
    <w:rPr>
      <w:rFonts w:ascii="CMR10" w:hAnsi="CMR10" w:hint="default"/>
      <w:b w:val="0"/>
      <w:bCs w:val="0"/>
      <w:i w:val="0"/>
      <w:iCs w:val="0"/>
      <w:color w:val="000000"/>
      <w:sz w:val="20"/>
      <w:szCs w:val="20"/>
    </w:rPr>
  </w:style>
  <w:style w:type="paragraph" w:styleId="ListParagraph">
    <w:name w:val="List Paragraph"/>
    <w:basedOn w:val="Normal"/>
    <w:uiPriority w:val="34"/>
    <w:qFormat/>
    <w:rsid w:val="009206AA"/>
    <w:pPr>
      <w:ind w:left="720"/>
      <w:contextualSpacing/>
    </w:pPr>
  </w:style>
  <w:style w:type="character" w:customStyle="1" w:styleId="t">
    <w:name w:val="t"/>
    <w:basedOn w:val="DefaultParagraphFont"/>
    <w:rsid w:val="00A332F7"/>
  </w:style>
  <w:style w:type="character" w:customStyle="1" w:styleId="anchor-text">
    <w:name w:val="anchor-text"/>
    <w:basedOn w:val="DefaultParagraphFont"/>
    <w:rsid w:val="001B46ED"/>
  </w:style>
  <w:style w:type="character" w:customStyle="1" w:styleId="fontstyle31">
    <w:name w:val="fontstyle31"/>
    <w:basedOn w:val="DefaultParagraphFont"/>
    <w:rsid w:val="00342688"/>
    <w:rPr>
      <w:rFonts w:ascii="MinionPro-Capt" w:hAnsi="MinionPro-Capt" w:hint="default"/>
      <w:b w:val="0"/>
      <w:bCs w:val="0"/>
      <w:i w:val="0"/>
      <w:iCs w:val="0"/>
      <w:color w:val="242021"/>
      <w:sz w:val="16"/>
      <w:szCs w:val="16"/>
    </w:rPr>
  </w:style>
  <w:style w:type="character" w:styleId="CommentReference">
    <w:name w:val="annotation reference"/>
    <w:basedOn w:val="DefaultParagraphFont"/>
    <w:uiPriority w:val="99"/>
    <w:semiHidden/>
    <w:unhideWhenUsed/>
    <w:rsid w:val="00B51F61"/>
    <w:rPr>
      <w:sz w:val="16"/>
      <w:szCs w:val="16"/>
    </w:rPr>
  </w:style>
  <w:style w:type="paragraph" w:styleId="CommentText">
    <w:name w:val="annotation text"/>
    <w:basedOn w:val="Normal"/>
    <w:link w:val="CommentTextChar"/>
    <w:uiPriority w:val="99"/>
    <w:semiHidden/>
    <w:unhideWhenUsed/>
    <w:rsid w:val="00B51F61"/>
    <w:pPr>
      <w:spacing w:line="240" w:lineRule="auto"/>
    </w:pPr>
    <w:rPr>
      <w:sz w:val="20"/>
      <w:szCs w:val="20"/>
    </w:rPr>
  </w:style>
  <w:style w:type="character" w:customStyle="1" w:styleId="CommentTextChar">
    <w:name w:val="Comment Text Char"/>
    <w:basedOn w:val="DefaultParagraphFont"/>
    <w:link w:val="CommentText"/>
    <w:uiPriority w:val="99"/>
    <w:semiHidden/>
    <w:rsid w:val="00B51F61"/>
    <w:rPr>
      <w:sz w:val="20"/>
      <w:szCs w:val="20"/>
      <w:lang w:val="en-GB"/>
    </w:rPr>
  </w:style>
  <w:style w:type="paragraph" w:styleId="CommentSubject">
    <w:name w:val="annotation subject"/>
    <w:basedOn w:val="CommentText"/>
    <w:next w:val="CommentText"/>
    <w:link w:val="CommentSubjectChar"/>
    <w:uiPriority w:val="99"/>
    <w:semiHidden/>
    <w:unhideWhenUsed/>
    <w:rsid w:val="00B51F61"/>
    <w:rPr>
      <w:b/>
      <w:bCs/>
    </w:rPr>
  </w:style>
  <w:style w:type="character" w:customStyle="1" w:styleId="CommentSubjectChar">
    <w:name w:val="Comment Subject Char"/>
    <w:basedOn w:val="CommentTextChar"/>
    <w:link w:val="CommentSubject"/>
    <w:uiPriority w:val="99"/>
    <w:semiHidden/>
    <w:rsid w:val="00B51F61"/>
    <w:rPr>
      <w:b/>
      <w:bCs/>
      <w:sz w:val="20"/>
      <w:szCs w:val="20"/>
      <w:lang w:val="en-GB"/>
    </w:rPr>
  </w:style>
  <w:style w:type="paragraph" w:styleId="BalloonText">
    <w:name w:val="Balloon Text"/>
    <w:basedOn w:val="Normal"/>
    <w:link w:val="BalloonTextChar"/>
    <w:uiPriority w:val="99"/>
    <w:semiHidden/>
    <w:unhideWhenUsed/>
    <w:rsid w:val="00B51F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1F61"/>
    <w:rPr>
      <w:rFonts w:ascii="Segoe UI" w:hAnsi="Segoe UI" w:cs="Segoe UI"/>
      <w:sz w:val="18"/>
      <w:szCs w:val="18"/>
      <w:lang w:val="en-GB"/>
    </w:rPr>
  </w:style>
  <w:style w:type="paragraph" w:styleId="Revision">
    <w:name w:val="Revision"/>
    <w:hidden/>
    <w:uiPriority w:val="99"/>
    <w:semiHidden/>
    <w:rsid w:val="00B51F61"/>
    <w:pPr>
      <w:spacing w:after="0" w:line="240" w:lineRule="auto"/>
    </w:pPr>
    <w:rPr>
      <w:lang w:val="en-GB"/>
    </w:rPr>
  </w:style>
  <w:style w:type="character" w:customStyle="1" w:styleId="UnresolvedMention1">
    <w:name w:val="Unresolved Mention1"/>
    <w:basedOn w:val="DefaultParagraphFont"/>
    <w:uiPriority w:val="99"/>
    <w:semiHidden/>
    <w:unhideWhenUsed/>
    <w:rsid w:val="00C90D23"/>
    <w:rPr>
      <w:color w:val="605E5C"/>
      <w:shd w:val="clear" w:color="auto" w:fill="E1DFDD"/>
    </w:rPr>
  </w:style>
  <w:style w:type="character" w:customStyle="1" w:styleId="UnresolvedMention2">
    <w:name w:val="Unresolved Mention2"/>
    <w:basedOn w:val="DefaultParagraphFont"/>
    <w:uiPriority w:val="99"/>
    <w:semiHidden/>
    <w:unhideWhenUsed/>
    <w:rsid w:val="005F5E31"/>
    <w:rPr>
      <w:color w:val="605E5C"/>
      <w:shd w:val="clear" w:color="auto" w:fill="E1DFDD"/>
    </w:rPr>
  </w:style>
  <w:style w:type="paragraph" w:styleId="Bibliography">
    <w:name w:val="Bibliography"/>
    <w:basedOn w:val="Normal"/>
    <w:next w:val="Normal"/>
    <w:uiPriority w:val="37"/>
    <w:unhideWhenUsed/>
    <w:rsid w:val="005748AF"/>
    <w:pPr>
      <w:tabs>
        <w:tab w:val="left" w:pos="504"/>
      </w:tabs>
      <w:spacing w:after="240" w:line="240" w:lineRule="auto"/>
      <w:ind w:left="504" w:hanging="504"/>
    </w:pPr>
  </w:style>
  <w:style w:type="character" w:customStyle="1" w:styleId="UnresolvedMention3">
    <w:name w:val="Unresolved Mention3"/>
    <w:basedOn w:val="DefaultParagraphFont"/>
    <w:uiPriority w:val="99"/>
    <w:semiHidden/>
    <w:unhideWhenUsed/>
    <w:rsid w:val="00881629"/>
    <w:rPr>
      <w:color w:val="605E5C"/>
      <w:shd w:val="clear" w:color="auto" w:fill="E1DFDD"/>
    </w:rPr>
  </w:style>
  <w:style w:type="character" w:styleId="UnresolvedMention">
    <w:name w:val="Unresolved Mention"/>
    <w:basedOn w:val="DefaultParagraphFont"/>
    <w:uiPriority w:val="99"/>
    <w:semiHidden/>
    <w:unhideWhenUsed/>
    <w:rsid w:val="00866C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8320">
      <w:bodyDiv w:val="1"/>
      <w:marLeft w:val="0"/>
      <w:marRight w:val="0"/>
      <w:marTop w:val="0"/>
      <w:marBottom w:val="0"/>
      <w:divBdr>
        <w:top w:val="none" w:sz="0" w:space="0" w:color="auto"/>
        <w:left w:val="none" w:sz="0" w:space="0" w:color="auto"/>
        <w:bottom w:val="none" w:sz="0" w:space="0" w:color="auto"/>
        <w:right w:val="none" w:sz="0" w:space="0" w:color="auto"/>
      </w:divBdr>
    </w:div>
    <w:div w:id="125777162">
      <w:bodyDiv w:val="1"/>
      <w:marLeft w:val="0"/>
      <w:marRight w:val="0"/>
      <w:marTop w:val="0"/>
      <w:marBottom w:val="0"/>
      <w:divBdr>
        <w:top w:val="none" w:sz="0" w:space="0" w:color="auto"/>
        <w:left w:val="none" w:sz="0" w:space="0" w:color="auto"/>
        <w:bottom w:val="none" w:sz="0" w:space="0" w:color="auto"/>
        <w:right w:val="none" w:sz="0" w:space="0" w:color="auto"/>
      </w:divBdr>
    </w:div>
    <w:div w:id="196503565">
      <w:bodyDiv w:val="1"/>
      <w:marLeft w:val="0"/>
      <w:marRight w:val="0"/>
      <w:marTop w:val="0"/>
      <w:marBottom w:val="0"/>
      <w:divBdr>
        <w:top w:val="none" w:sz="0" w:space="0" w:color="auto"/>
        <w:left w:val="none" w:sz="0" w:space="0" w:color="auto"/>
        <w:bottom w:val="none" w:sz="0" w:space="0" w:color="auto"/>
        <w:right w:val="none" w:sz="0" w:space="0" w:color="auto"/>
      </w:divBdr>
    </w:div>
    <w:div w:id="261038460">
      <w:bodyDiv w:val="1"/>
      <w:marLeft w:val="0"/>
      <w:marRight w:val="0"/>
      <w:marTop w:val="0"/>
      <w:marBottom w:val="0"/>
      <w:divBdr>
        <w:top w:val="none" w:sz="0" w:space="0" w:color="auto"/>
        <w:left w:val="none" w:sz="0" w:space="0" w:color="auto"/>
        <w:bottom w:val="none" w:sz="0" w:space="0" w:color="auto"/>
        <w:right w:val="none" w:sz="0" w:space="0" w:color="auto"/>
      </w:divBdr>
    </w:div>
    <w:div w:id="315957393">
      <w:bodyDiv w:val="1"/>
      <w:marLeft w:val="0"/>
      <w:marRight w:val="0"/>
      <w:marTop w:val="0"/>
      <w:marBottom w:val="0"/>
      <w:divBdr>
        <w:top w:val="none" w:sz="0" w:space="0" w:color="auto"/>
        <w:left w:val="none" w:sz="0" w:space="0" w:color="auto"/>
        <w:bottom w:val="none" w:sz="0" w:space="0" w:color="auto"/>
        <w:right w:val="none" w:sz="0" w:space="0" w:color="auto"/>
      </w:divBdr>
    </w:div>
    <w:div w:id="360596808">
      <w:bodyDiv w:val="1"/>
      <w:marLeft w:val="0"/>
      <w:marRight w:val="0"/>
      <w:marTop w:val="0"/>
      <w:marBottom w:val="0"/>
      <w:divBdr>
        <w:top w:val="none" w:sz="0" w:space="0" w:color="auto"/>
        <w:left w:val="none" w:sz="0" w:space="0" w:color="auto"/>
        <w:bottom w:val="none" w:sz="0" w:space="0" w:color="auto"/>
        <w:right w:val="none" w:sz="0" w:space="0" w:color="auto"/>
      </w:divBdr>
    </w:div>
    <w:div w:id="492256364">
      <w:bodyDiv w:val="1"/>
      <w:marLeft w:val="0"/>
      <w:marRight w:val="0"/>
      <w:marTop w:val="0"/>
      <w:marBottom w:val="0"/>
      <w:divBdr>
        <w:top w:val="none" w:sz="0" w:space="0" w:color="auto"/>
        <w:left w:val="none" w:sz="0" w:space="0" w:color="auto"/>
        <w:bottom w:val="none" w:sz="0" w:space="0" w:color="auto"/>
        <w:right w:val="none" w:sz="0" w:space="0" w:color="auto"/>
      </w:divBdr>
    </w:div>
    <w:div w:id="500432906">
      <w:bodyDiv w:val="1"/>
      <w:marLeft w:val="0"/>
      <w:marRight w:val="0"/>
      <w:marTop w:val="0"/>
      <w:marBottom w:val="0"/>
      <w:divBdr>
        <w:top w:val="none" w:sz="0" w:space="0" w:color="auto"/>
        <w:left w:val="none" w:sz="0" w:space="0" w:color="auto"/>
        <w:bottom w:val="none" w:sz="0" w:space="0" w:color="auto"/>
        <w:right w:val="none" w:sz="0" w:space="0" w:color="auto"/>
      </w:divBdr>
    </w:div>
    <w:div w:id="547841878">
      <w:bodyDiv w:val="1"/>
      <w:marLeft w:val="0"/>
      <w:marRight w:val="0"/>
      <w:marTop w:val="0"/>
      <w:marBottom w:val="0"/>
      <w:divBdr>
        <w:top w:val="none" w:sz="0" w:space="0" w:color="auto"/>
        <w:left w:val="none" w:sz="0" w:space="0" w:color="auto"/>
        <w:bottom w:val="none" w:sz="0" w:space="0" w:color="auto"/>
        <w:right w:val="none" w:sz="0" w:space="0" w:color="auto"/>
      </w:divBdr>
    </w:div>
    <w:div w:id="654191235">
      <w:bodyDiv w:val="1"/>
      <w:marLeft w:val="0"/>
      <w:marRight w:val="0"/>
      <w:marTop w:val="0"/>
      <w:marBottom w:val="0"/>
      <w:divBdr>
        <w:top w:val="none" w:sz="0" w:space="0" w:color="auto"/>
        <w:left w:val="none" w:sz="0" w:space="0" w:color="auto"/>
        <w:bottom w:val="none" w:sz="0" w:space="0" w:color="auto"/>
        <w:right w:val="none" w:sz="0" w:space="0" w:color="auto"/>
      </w:divBdr>
    </w:div>
    <w:div w:id="812868177">
      <w:bodyDiv w:val="1"/>
      <w:marLeft w:val="0"/>
      <w:marRight w:val="0"/>
      <w:marTop w:val="0"/>
      <w:marBottom w:val="0"/>
      <w:divBdr>
        <w:top w:val="none" w:sz="0" w:space="0" w:color="auto"/>
        <w:left w:val="none" w:sz="0" w:space="0" w:color="auto"/>
        <w:bottom w:val="none" w:sz="0" w:space="0" w:color="auto"/>
        <w:right w:val="none" w:sz="0" w:space="0" w:color="auto"/>
      </w:divBdr>
    </w:div>
    <w:div w:id="859440986">
      <w:bodyDiv w:val="1"/>
      <w:marLeft w:val="0"/>
      <w:marRight w:val="0"/>
      <w:marTop w:val="0"/>
      <w:marBottom w:val="0"/>
      <w:divBdr>
        <w:top w:val="none" w:sz="0" w:space="0" w:color="auto"/>
        <w:left w:val="none" w:sz="0" w:space="0" w:color="auto"/>
        <w:bottom w:val="none" w:sz="0" w:space="0" w:color="auto"/>
        <w:right w:val="none" w:sz="0" w:space="0" w:color="auto"/>
      </w:divBdr>
    </w:div>
    <w:div w:id="983393984">
      <w:bodyDiv w:val="1"/>
      <w:marLeft w:val="0"/>
      <w:marRight w:val="0"/>
      <w:marTop w:val="0"/>
      <w:marBottom w:val="0"/>
      <w:divBdr>
        <w:top w:val="none" w:sz="0" w:space="0" w:color="auto"/>
        <w:left w:val="none" w:sz="0" w:space="0" w:color="auto"/>
        <w:bottom w:val="none" w:sz="0" w:space="0" w:color="auto"/>
        <w:right w:val="none" w:sz="0" w:space="0" w:color="auto"/>
      </w:divBdr>
    </w:div>
    <w:div w:id="1023164734">
      <w:bodyDiv w:val="1"/>
      <w:marLeft w:val="0"/>
      <w:marRight w:val="0"/>
      <w:marTop w:val="0"/>
      <w:marBottom w:val="0"/>
      <w:divBdr>
        <w:top w:val="none" w:sz="0" w:space="0" w:color="auto"/>
        <w:left w:val="none" w:sz="0" w:space="0" w:color="auto"/>
        <w:bottom w:val="none" w:sz="0" w:space="0" w:color="auto"/>
        <w:right w:val="none" w:sz="0" w:space="0" w:color="auto"/>
      </w:divBdr>
    </w:div>
    <w:div w:id="1044868503">
      <w:bodyDiv w:val="1"/>
      <w:marLeft w:val="0"/>
      <w:marRight w:val="0"/>
      <w:marTop w:val="0"/>
      <w:marBottom w:val="0"/>
      <w:divBdr>
        <w:top w:val="none" w:sz="0" w:space="0" w:color="auto"/>
        <w:left w:val="none" w:sz="0" w:space="0" w:color="auto"/>
        <w:bottom w:val="none" w:sz="0" w:space="0" w:color="auto"/>
        <w:right w:val="none" w:sz="0" w:space="0" w:color="auto"/>
      </w:divBdr>
    </w:div>
    <w:div w:id="1135952096">
      <w:bodyDiv w:val="1"/>
      <w:marLeft w:val="0"/>
      <w:marRight w:val="0"/>
      <w:marTop w:val="0"/>
      <w:marBottom w:val="0"/>
      <w:divBdr>
        <w:top w:val="none" w:sz="0" w:space="0" w:color="auto"/>
        <w:left w:val="none" w:sz="0" w:space="0" w:color="auto"/>
        <w:bottom w:val="none" w:sz="0" w:space="0" w:color="auto"/>
        <w:right w:val="none" w:sz="0" w:space="0" w:color="auto"/>
      </w:divBdr>
    </w:div>
    <w:div w:id="1151945093">
      <w:bodyDiv w:val="1"/>
      <w:marLeft w:val="0"/>
      <w:marRight w:val="0"/>
      <w:marTop w:val="0"/>
      <w:marBottom w:val="0"/>
      <w:divBdr>
        <w:top w:val="none" w:sz="0" w:space="0" w:color="auto"/>
        <w:left w:val="none" w:sz="0" w:space="0" w:color="auto"/>
        <w:bottom w:val="none" w:sz="0" w:space="0" w:color="auto"/>
        <w:right w:val="none" w:sz="0" w:space="0" w:color="auto"/>
      </w:divBdr>
    </w:div>
    <w:div w:id="1180000469">
      <w:bodyDiv w:val="1"/>
      <w:marLeft w:val="0"/>
      <w:marRight w:val="0"/>
      <w:marTop w:val="0"/>
      <w:marBottom w:val="0"/>
      <w:divBdr>
        <w:top w:val="none" w:sz="0" w:space="0" w:color="auto"/>
        <w:left w:val="none" w:sz="0" w:space="0" w:color="auto"/>
        <w:bottom w:val="none" w:sz="0" w:space="0" w:color="auto"/>
        <w:right w:val="none" w:sz="0" w:space="0" w:color="auto"/>
      </w:divBdr>
    </w:div>
    <w:div w:id="1358002526">
      <w:bodyDiv w:val="1"/>
      <w:marLeft w:val="0"/>
      <w:marRight w:val="0"/>
      <w:marTop w:val="0"/>
      <w:marBottom w:val="0"/>
      <w:divBdr>
        <w:top w:val="none" w:sz="0" w:space="0" w:color="auto"/>
        <w:left w:val="none" w:sz="0" w:space="0" w:color="auto"/>
        <w:bottom w:val="none" w:sz="0" w:space="0" w:color="auto"/>
        <w:right w:val="none" w:sz="0" w:space="0" w:color="auto"/>
      </w:divBdr>
    </w:div>
    <w:div w:id="1398935238">
      <w:bodyDiv w:val="1"/>
      <w:marLeft w:val="0"/>
      <w:marRight w:val="0"/>
      <w:marTop w:val="0"/>
      <w:marBottom w:val="0"/>
      <w:divBdr>
        <w:top w:val="none" w:sz="0" w:space="0" w:color="auto"/>
        <w:left w:val="none" w:sz="0" w:space="0" w:color="auto"/>
        <w:bottom w:val="none" w:sz="0" w:space="0" w:color="auto"/>
        <w:right w:val="none" w:sz="0" w:space="0" w:color="auto"/>
      </w:divBdr>
    </w:div>
    <w:div w:id="1399355021">
      <w:bodyDiv w:val="1"/>
      <w:marLeft w:val="0"/>
      <w:marRight w:val="0"/>
      <w:marTop w:val="0"/>
      <w:marBottom w:val="0"/>
      <w:divBdr>
        <w:top w:val="none" w:sz="0" w:space="0" w:color="auto"/>
        <w:left w:val="none" w:sz="0" w:space="0" w:color="auto"/>
        <w:bottom w:val="none" w:sz="0" w:space="0" w:color="auto"/>
        <w:right w:val="none" w:sz="0" w:space="0" w:color="auto"/>
      </w:divBdr>
    </w:div>
    <w:div w:id="1441341440">
      <w:bodyDiv w:val="1"/>
      <w:marLeft w:val="0"/>
      <w:marRight w:val="0"/>
      <w:marTop w:val="0"/>
      <w:marBottom w:val="0"/>
      <w:divBdr>
        <w:top w:val="none" w:sz="0" w:space="0" w:color="auto"/>
        <w:left w:val="none" w:sz="0" w:space="0" w:color="auto"/>
        <w:bottom w:val="none" w:sz="0" w:space="0" w:color="auto"/>
        <w:right w:val="none" w:sz="0" w:space="0" w:color="auto"/>
      </w:divBdr>
    </w:div>
    <w:div w:id="1449743546">
      <w:bodyDiv w:val="1"/>
      <w:marLeft w:val="0"/>
      <w:marRight w:val="0"/>
      <w:marTop w:val="0"/>
      <w:marBottom w:val="0"/>
      <w:divBdr>
        <w:top w:val="none" w:sz="0" w:space="0" w:color="auto"/>
        <w:left w:val="none" w:sz="0" w:space="0" w:color="auto"/>
        <w:bottom w:val="none" w:sz="0" w:space="0" w:color="auto"/>
        <w:right w:val="none" w:sz="0" w:space="0" w:color="auto"/>
      </w:divBdr>
    </w:div>
    <w:div w:id="1486581398">
      <w:bodyDiv w:val="1"/>
      <w:marLeft w:val="0"/>
      <w:marRight w:val="0"/>
      <w:marTop w:val="0"/>
      <w:marBottom w:val="0"/>
      <w:divBdr>
        <w:top w:val="none" w:sz="0" w:space="0" w:color="auto"/>
        <w:left w:val="none" w:sz="0" w:space="0" w:color="auto"/>
        <w:bottom w:val="none" w:sz="0" w:space="0" w:color="auto"/>
        <w:right w:val="none" w:sz="0" w:space="0" w:color="auto"/>
      </w:divBdr>
    </w:div>
    <w:div w:id="1497456646">
      <w:bodyDiv w:val="1"/>
      <w:marLeft w:val="0"/>
      <w:marRight w:val="0"/>
      <w:marTop w:val="0"/>
      <w:marBottom w:val="0"/>
      <w:divBdr>
        <w:top w:val="none" w:sz="0" w:space="0" w:color="auto"/>
        <w:left w:val="none" w:sz="0" w:space="0" w:color="auto"/>
        <w:bottom w:val="none" w:sz="0" w:space="0" w:color="auto"/>
        <w:right w:val="none" w:sz="0" w:space="0" w:color="auto"/>
      </w:divBdr>
    </w:div>
    <w:div w:id="1594586024">
      <w:bodyDiv w:val="1"/>
      <w:marLeft w:val="0"/>
      <w:marRight w:val="0"/>
      <w:marTop w:val="0"/>
      <w:marBottom w:val="0"/>
      <w:divBdr>
        <w:top w:val="none" w:sz="0" w:space="0" w:color="auto"/>
        <w:left w:val="none" w:sz="0" w:space="0" w:color="auto"/>
        <w:bottom w:val="none" w:sz="0" w:space="0" w:color="auto"/>
        <w:right w:val="none" w:sz="0" w:space="0" w:color="auto"/>
      </w:divBdr>
    </w:div>
    <w:div w:id="1608075997">
      <w:bodyDiv w:val="1"/>
      <w:marLeft w:val="0"/>
      <w:marRight w:val="0"/>
      <w:marTop w:val="0"/>
      <w:marBottom w:val="0"/>
      <w:divBdr>
        <w:top w:val="none" w:sz="0" w:space="0" w:color="auto"/>
        <w:left w:val="none" w:sz="0" w:space="0" w:color="auto"/>
        <w:bottom w:val="none" w:sz="0" w:space="0" w:color="auto"/>
        <w:right w:val="none" w:sz="0" w:space="0" w:color="auto"/>
      </w:divBdr>
    </w:div>
    <w:div w:id="1881356144">
      <w:bodyDiv w:val="1"/>
      <w:marLeft w:val="0"/>
      <w:marRight w:val="0"/>
      <w:marTop w:val="0"/>
      <w:marBottom w:val="0"/>
      <w:divBdr>
        <w:top w:val="none" w:sz="0" w:space="0" w:color="auto"/>
        <w:left w:val="none" w:sz="0" w:space="0" w:color="auto"/>
        <w:bottom w:val="none" w:sz="0" w:space="0" w:color="auto"/>
        <w:right w:val="none" w:sz="0" w:space="0" w:color="auto"/>
      </w:divBdr>
    </w:div>
    <w:div w:id="1897859344">
      <w:bodyDiv w:val="1"/>
      <w:marLeft w:val="0"/>
      <w:marRight w:val="0"/>
      <w:marTop w:val="0"/>
      <w:marBottom w:val="0"/>
      <w:divBdr>
        <w:top w:val="none" w:sz="0" w:space="0" w:color="auto"/>
        <w:left w:val="none" w:sz="0" w:space="0" w:color="auto"/>
        <w:bottom w:val="none" w:sz="0" w:space="0" w:color="auto"/>
        <w:right w:val="none" w:sz="0" w:space="0" w:color="auto"/>
      </w:divBdr>
    </w:div>
    <w:div w:id="1903060936">
      <w:bodyDiv w:val="1"/>
      <w:marLeft w:val="0"/>
      <w:marRight w:val="0"/>
      <w:marTop w:val="0"/>
      <w:marBottom w:val="0"/>
      <w:divBdr>
        <w:top w:val="none" w:sz="0" w:space="0" w:color="auto"/>
        <w:left w:val="none" w:sz="0" w:space="0" w:color="auto"/>
        <w:bottom w:val="none" w:sz="0" w:space="0" w:color="auto"/>
        <w:right w:val="none" w:sz="0" w:space="0" w:color="auto"/>
      </w:divBdr>
    </w:div>
    <w:div w:id="1957053396">
      <w:bodyDiv w:val="1"/>
      <w:marLeft w:val="0"/>
      <w:marRight w:val="0"/>
      <w:marTop w:val="0"/>
      <w:marBottom w:val="0"/>
      <w:divBdr>
        <w:top w:val="none" w:sz="0" w:space="0" w:color="auto"/>
        <w:left w:val="none" w:sz="0" w:space="0" w:color="auto"/>
        <w:bottom w:val="none" w:sz="0" w:space="0" w:color="auto"/>
        <w:right w:val="none" w:sz="0" w:space="0" w:color="auto"/>
      </w:divBdr>
    </w:div>
    <w:div w:id="1968199746">
      <w:bodyDiv w:val="1"/>
      <w:marLeft w:val="0"/>
      <w:marRight w:val="0"/>
      <w:marTop w:val="0"/>
      <w:marBottom w:val="0"/>
      <w:divBdr>
        <w:top w:val="none" w:sz="0" w:space="0" w:color="auto"/>
        <w:left w:val="none" w:sz="0" w:space="0" w:color="auto"/>
        <w:bottom w:val="none" w:sz="0" w:space="0" w:color="auto"/>
        <w:right w:val="none" w:sz="0" w:space="0" w:color="auto"/>
      </w:divBdr>
    </w:div>
    <w:div w:id="2020307045">
      <w:bodyDiv w:val="1"/>
      <w:marLeft w:val="0"/>
      <w:marRight w:val="0"/>
      <w:marTop w:val="0"/>
      <w:marBottom w:val="0"/>
      <w:divBdr>
        <w:top w:val="none" w:sz="0" w:space="0" w:color="auto"/>
        <w:left w:val="none" w:sz="0" w:space="0" w:color="auto"/>
        <w:bottom w:val="none" w:sz="0" w:space="0" w:color="auto"/>
        <w:right w:val="none" w:sz="0" w:space="0" w:color="auto"/>
      </w:divBdr>
    </w:div>
    <w:div w:id="2020807800">
      <w:bodyDiv w:val="1"/>
      <w:marLeft w:val="0"/>
      <w:marRight w:val="0"/>
      <w:marTop w:val="0"/>
      <w:marBottom w:val="0"/>
      <w:divBdr>
        <w:top w:val="none" w:sz="0" w:space="0" w:color="auto"/>
        <w:left w:val="none" w:sz="0" w:space="0" w:color="auto"/>
        <w:bottom w:val="none" w:sz="0" w:space="0" w:color="auto"/>
        <w:right w:val="none" w:sz="0" w:space="0" w:color="auto"/>
      </w:divBdr>
    </w:div>
    <w:div w:id="2025400018">
      <w:bodyDiv w:val="1"/>
      <w:marLeft w:val="0"/>
      <w:marRight w:val="0"/>
      <w:marTop w:val="0"/>
      <w:marBottom w:val="0"/>
      <w:divBdr>
        <w:top w:val="none" w:sz="0" w:space="0" w:color="auto"/>
        <w:left w:val="none" w:sz="0" w:space="0" w:color="auto"/>
        <w:bottom w:val="none" w:sz="0" w:space="0" w:color="auto"/>
        <w:right w:val="none" w:sz="0" w:space="0" w:color="auto"/>
      </w:divBdr>
    </w:div>
    <w:div w:id="2039231604">
      <w:bodyDiv w:val="1"/>
      <w:marLeft w:val="0"/>
      <w:marRight w:val="0"/>
      <w:marTop w:val="0"/>
      <w:marBottom w:val="0"/>
      <w:divBdr>
        <w:top w:val="none" w:sz="0" w:space="0" w:color="auto"/>
        <w:left w:val="none" w:sz="0" w:space="0" w:color="auto"/>
        <w:bottom w:val="none" w:sz="0" w:space="0" w:color="auto"/>
        <w:right w:val="none" w:sz="0" w:space="0" w:color="auto"/>
      </w:divBdr>
    </w:div>
    <w:div w:id="21184513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bit.ly/cleveland-heart-disease-databas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microsoft.com/office/2011/relationships/people" Target="people.xml"/><Relationship Id="rId8" Type="http://schemas.openxmlformats.org/officeDocument/2006/relationships/hyperlink" Target="https://orcid.org/0000-0003-3974-2733"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yperlink" Target="https://bit.ly/statlog-heart-disease-database"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github.com/gbganalyst/Heart-disease-pap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9ABF5-24FC-4F1F-AFFA-FAA0EA0E8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25</Pages>
  <Words>12316</Words>
  <Characters>70207</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OGUNDEPO EZEKIEL .A</dc:creator>
  <cp:keywords/>
  <dc:description/>
  <cp:lastModifiedBy>Ezekiel Ogundepo</cp:lastModifiedBy>
  <cp:revision>6</cp:revision>
  <cp:lastPrinted>2022-05-19T19:57:00Z</cp:lastPrinted>
  <dcterms:created xsi:type="dcterms:W3CDTF">2022-11-06T18:56:00Z</dcterms:created>
  <dcterms:modified xsi:type="dcterms:W3CDTF">2022-11-06T21:17:00Z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id="O4vHeWLk"/&gt;&lt;style id="http://www.zotero.org/styles/innovations-in-systems-and-software-engineering" hasBibliography="1" bibliographyStyleHasBeenSet="1"/&gt;&lt;prefs&gt;&lt;pref name="fieldType" value="Field</vt:lpwstr>
  </property>
  <property fmtid="{D5CDD505-2E9C-101B-9397-08002B2CF9AE}" pid="3" name="ZOTERO_PREF_2">
    <vt:lpwstr>"/&gt;&lt;/prefs&gt;&lt;/data&gt;</vt:lpwstr>
  </property>
</Properties>
</file>